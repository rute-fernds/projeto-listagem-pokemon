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B90B7" w14:textId="77777777" w:rsidR="00A176F8" w:rsidRPr="008F18EC" w:rsidRDefault="00A176F8" w:rsidP="00A176F8">
      <w:pPr>
        <w:rPr>
          <w:rFonts w:asciiTheme="minorHAnsi" w:hAnsiTheme="minorHAnsi"/>
        </w:rPr>
      </w:pPr>
      <w:bookmarkStart w:id="0" w:name="_Hlk94538903"/>
    </w:p>
    <w:p w14:paraId="53964CDF" w14:textId="77777777" w:rsidR="00B750BF" w:rsidRPr="008F18EC" w:rsidRDefault="00B750BF" w:rsidP="00A176F8">
      <w:pPr>
        <w:rPr>
          <w:rFonts w:asciiTheme="minorHAnsi" w:hAnsiTheme="minorHAnsi"/>
        </w:rPr>
      </w:pPr>
    </w:p>
    <w:p w14:paraId="19DB9BDE" w14:textId="77777777" w:rsidR="00A176F8" w:rsidRPr="008F18EC" w:rsidRDefault="00A176F8" w:rsidP="00A176F8">
      <w:pPr>
        <w:spacing w:after="240"/>
        <w:jc w:val="center"/>
        <w:rPr>
          <w:rFonts w:asciiTheme="minorHAnsi" w:hAnsiTheme="minorHAnsi" w:cstheme="minorHAnsi"/>
          <w:b/>
        </w:rPr>
      </w:pPr>
      <w:r w:rsidRPr="008F18EC">
        <w:rPr>
          <w:rFonts w:asciiTheme="minorHAnsi" w:hAnsiTheme="minorHAnsi" w:cstheme="minorHAnsi"/>
          <w:b/>
        </w:rPr>
        <w:t>UNIÃO</w:t>
      </w:r>
    </w:p>
    <w:p w14:paraId="18F74FE5" w14:textId="22D29265" w:rsidR="00A176F8" w:rsidRPr="008F18EC" w:rsidRDefault="00A176F8" w:rsidP="00A176F8">
      <w:pPr>
        <w:spacing w:after="240"/>
        <w:jc w:val="center"/>
        <w:rPr>
          <w:rFonts w:asciiTheme="minorHAnsi" w:hAnsiTheme="minorHAnsi" w:cstheme="minorHAnsi"/>
          <w:b/>
        </w:rPr>
      </w:pPr>
      <w:r w:rsidRPr="008F18EC">
        <w:rPr>
          <w:rFonts w:asciiTheme="minorHAnsi" w:hAnsiTheme="minorHAnsi" w:cstheme="minorHAnsi"/>
          <w:b/>
        </w:rPr>
        <w:t xml:space="preserve">MINISTÉRIO </w:t>
      </w:r>
      <w:r w:rsidR="005C705A" w:rsidRPr="008F18EC">
        <w:rPr>
          <w:rFonts w:asciiTheme="minorHAnsi" w:hAnsiTheme="minorHAnsi" w:cstheme="minorHAnsi"/>
          <w:b/>
        </w:rPr>
        <w:t>DE PORTOS E AEROPORTOS</w:t>
      </w:r>
    </w:p>
    <w:p w14:paraId="62C0B92A" w14:textId="77777777" w:rsidR="00A176F8" w:rsidRPr="008F18EC" w:rsidRDefault="00A176F8" w:rsidP="00A176F8">
      <w:pPr>
        <w:spacing w:after="720"/>
        <w:jc w:val="center"/>
        <w:rPr>
          <w:rFonts w:asciiTheme="minorHAnsi" w:hAnsiTheme="minorHAnsi" w:cstheme="minorHAnsi"/>
          <w:b/>
        </w:rPr>
      </w:pPr>
      <w:r w:rsidRPr="008F18EC">
        <w:rPr>
          <w:rFonts w:asciiTheme="minorHAnsi" w:hAnsiTheme="minorHAnsi" w:cstheme="minorHAnsi"/>
          <w:b/>
        </w:rPr>
        <w:t>AGÊNCIA NACIONAL DE TRANSPORTES AQUAVIÁRIOS</w:t>
      </w:r>
    </w:p>
    <w:p w14:paraId="168C6A36" w14:textId="6EE844F3" w:rsidR="00A176F8" w:rsidRPr="008F18EC" w:rsidRDefault="00A176F8" w:rsidP="00A176F8">
      <w:pPr>
        <w:spacing w:before="720" w:after="720"/>
        <w:jc w:val="center"/>
        <w:rPr>
          <w:rFonts w:asciiTheme="minorHAnsi" w:hAnsiTheme="minorHAnsi" w:cstheme="minorHAnsi"/>
          <w:b/>
          <w:bCs/>
        </w:rPr>
      </w:pPr>
      <w:r w:rsidRPr="008F18EC">
        <w:rPr>
          <w:rFonts w:asciiTheme="minorHAnsi" w:hAnsiTheme="minorHAnsi" w:cstheme="minorHAnsi"/>
          <w:b/>
        </w:rPr>
        <w:t xml:space="preserve">EDITAL DO LEILÃO Nº </w:t>
      </w:r>
      <w:r w:rsidRPr="008F18EC">
        <w:rPr>
          <w:rFonts w:asciiTheme="minorHAnsi" w:hAnsiTheme="minorHAnsi" w:cstheme="minorHAnsi"/>
          <w:b/>
          <w:bCs/>
        </w:rPr>
        <w:t>[</w:t>
      </w:r>
      <w:proofErr w:type="gramStart"/>
      <w:r w:rsidRPr="008F18EC">
        <w:rPr>
          <w:rFonts w:ascii="Cambria Math" w:hAnsi="Cambria Math" w:cs="Cambria Math"/>
          <w:b/>
          <w:bCs/>
          <w:highlight w:val="yellow"/>
        </w:rPr>
        <w:t>⦁</w:t>
      </w:r>
      <w:r w:rsidRPr="008F18EC">
        <w:rPr>
          <w:rFonts w:asciiTheme="minorHAnsi" w:hAnsiTheme="minorHAnsi" w:cstheme="minorHAnsi"/>
          <w:b/>
          <w:bCs/>
        </w:rPr>
        <w:t>]</w:t>
      </w:r>
      <w:r w:rsidRPr="008F18EC">
        <w:rPr>
          <w:rFonts w:asciiTheme="minorHAnsi" w:hAnsiTheme="minorHAnsi" w:cstheme="minorHAnsi"/>
          <w:b/>
        </w:rPr>
        <w:t>/</w:t>
      </w:r>
      <w:proofErr w:type="gramEnd"/>
      <w:r w:rsidRPr="008F18EC">
        <w:rPr>
          <w:rFonts w:asciiTheme="minorHAnsi" w:hAnsiTheme="minorHAnsi" w:cstheme="minorHAnsi"/>
          <w:b/>
          <w:bCs/>
        </w:rPr>
        <w:t>[</w:t>
      </w:r>
      <w:r w:rsidRPr="008F18EC">
        <w:rPr>
          <w:rFonts w:ascii="Cambria Math" w:hAnsi="Cambria Math" w:cs="Cambria Math"/>
          <w:b/>
          <w:bCs/>
          <w:highlight w:val="yellow"/>
        </w:rPr>
        <w:t>⦁</w:t>
      </w:r>
      <w:r w:rsidRPr="008F18EC">
        <w:rPr>
          <w:rFonts w:asciiTheme="minorHAnsi" w:hAnsiTheme="minorHAnsi" w:cstheme="minorHAnsi"/>
          <w:b/>
          <w:bCs/>
        </w:rPr>
        <w:t>]</w:t>
      </w:r>
      <w:r w:rsidRPr="008F18EC">
        <w:rPr>
          <w:rFonts w:asciiTheme="minorHAnsi" w:hAnsiTheme="minorHAnsi" w:cstheme="minorHAnsi"/>
          <w:b/>
        </w:rPr>
        <w:t xml:space="preserve"> – ANTAQ</w:t>
      </w:r>
    </w:p>
    <w:p w14:paraId="23D346F3" w14:textId="5FAA17F6" w:rsidR="00A176F8" w:rsidRPr="008F18EC" w:rsidRDefault="00A176F8" w:rsidP="00112892">
      <w:pPr>
        <w:rPr>
          <w:rFonts w:asciiTheme="minorHAnsi" w:hAnsiTheme="minorHAnsi" w:cstheme="minorHAnsi"/>
          <w:b/>
          <w:bCs/>
        </w:rPr>
      </w:pPr>
      <w:r w:rsidRPr="008F18EC">
        <w:rPr>
          <w:rFonts w:asciiTheme="minorHAnsi" w:hAnsiTheme="minorHAnsi" w:cstheme="minorHAnsi"/>
          <w:b/>
          <w:bCs/>
        </w:rPr>
        <w:t xml:space="preserve">CONCESSÃO </w:t>
      </w:r>
      <w:r w:rsidR="006B0330" w:rsidRPr="008F18EC">
        <w:rPr>
          <w:rFonts w:asciiTheme="minorHAnsi" w:hAnsiTheme="minorHAnsi" w:cstheme="minorHAnsi"/>
          <w:b/>
          <w:bCs/>
        </w:rPr>
        <w:t xml:space="preserve">DO ACESSO AQUAVIÁRIO </w:t>
      </w:r>
      <w:r w:rsidR="00555F53" w:rsidRPr="008F18EC">
        <w:rPr>
          <w:rFonts w:asciiTheme="minorHAnsi" w:hAnsiTheme="minorHAnsi" w:cstheme="minorHAnsi"/>
          <w:b/>
          <w:bCs/>
        </w:rPr>
        <w:t xml:space="preserve">AO </w:t>
      </w:r>
      <w:r w:rsidR="006B0330" w:rsidRPr="008F18EC">
        <w:rPr>
          <w:rFonts w:asciiTheme="minorHAnsi" w:hAnsiTheme="minorHAnsi" w:cstheme="minorHAnsi"/>
          <w:b/>
          <w:bCs/>
        </w:rPr>
        <w:t xml:space="preserve">PORTO DE </w:t>
      </w:r>
      <w:r w:rsidR="00C1735A" w:rsidRPr="008F18EC">
        <w:rPr>
          <w:rFonts w:asciiTheme="minorHAnsi" w:hAnsiTheme="minorHAnsi" w:cstheme="minorHAnsi"/>
          <w:b/>
          <w:bCs/>
        </w:rPr>
        <w:t>SANTOS</w:t>
      </w:r>
    </w:p>
    <w:p w14:paraId="7B55ADFE" w14:textId="739504FF" w:rsidR="00A176F8" w:rsidRPr="008F18EC" w:rsidRDefault="00A176F8" w:rsidP="00A176F8">
      <w:pPr>
        <w:pStyle w:val="Corpodetexto"/>
        <w:spacing w:before="240" w:after="240" w:line="300" w:lineRule="exact"/>
        <w:jc w:val="both"/>
        <w:rPr>
          <w:rFonts w:asciiTheme="minorHAnsi" w:hAnsiTheme="minorHAnsi" w:cstheme="minorHAnsi"/>
        </w:rPr>
      </w:pPr>
      <w:r w:rsidRPr="008F18EC">
        <w:rPr>
          <w:rFonts w:asciiTheme="minorHAnsi" w:hAnsiTheme="minorHAnsi" w:cstheme="minorHAnsi"/>
        </w:rPr>
        <w:t xml:space="preserve">A Agência Nacional de Transportes Aquaviários – ANTAQ, autarquia especial, criada pela </w:t>
      </w:r>
      <w:r w:rsidR="00051497" w:rsidRPr="008F18EC">
        <w:rPr>
          <w:rFonts w:asciiTheme="minorHAnsi" w:hAnsiTheme="minorHAnsi" w:cstheme="minorHAnsi"/>
        </w:rPr>
        <w:t>Lei Federal nº</w:t>
      </w:r>
      <w:r w:rsidRPr="008F18EC">
        <w:rPr>
          <w:rFonts w:asciiTheme="minorHAnsi" w:hAnsiTheme="minorHAnsi" w:cstheme="minorHAnsi"/>
        </w:rPr>
        <w:t xml:space="preserve"> 10.233, </w:t>
      </w:r>
      <w:r w:rsidR="00FB3B2C" w:rsidRPr="008F18EC">
        <w:rPr>
          <w:rFonts w:asciiTheme="minorHAnsi" w:hAnsiTheme="minorHAnsi" w:cstheme="minorHAnsi"/>
        </w:rPr>
        <w:t>de 5 de junho de 2001</w:t>
      </w:r>
      <w:r w:rsidR="00051497" w:rsidRPr="008F18EC">
        <w:rPr>
          <w:rFonts w:asciiTheme="minorHAnsi" w:hAnsiTheme="minorHAnsi" w:cstheme="minorHAnsi"/>
        </w:rPr>
        <w:t>,</w:t>
      </w:r>
      <w:r w:rsidRPr="008F18EC">
        <w:rPr>
          <w:rFonts w:asciiTheme="minorHAnsi" w:hAnsiTheme="minorHAnsi" w:cstheme="minorHAnsi"/>
        </w:rPr>
        <w:t xml:space="preserve"> com sede no SEPN – Quadra 514 – Conjunto E – Brasília/DF, inscrita no CNPJ/ME sob o n° 04.903.587/0001-08, no uso da competência que lhe foi outorgada pelo </w:t>
      </w:r>
      <w:r w:rsidR="00C230F6" w:rsidRPr="008F18EC">
        <w:rPr>
          <w:rFonts w:asciiTheme="minorHAnsi" w:hAnsiTheme="minorHAnsi" w:cstheme="minorHAnsi"/>
        </w:rPr>
        <w:t>artigo</w:t>
      </w:r>
      <w:r w:rsidRPr="008F18EC">
        <w:rPr>
          <w:rFonts w:asciiTheme="minorHAnsi" w:hAnsiTheme="minorHAnsi" w:cstheme="minorHAnsi"/>
        </w:rPr>
        <w:t xml:space="preserve"> 6º, §2º, da </w:t>
      </w:r>
      <w:r w:rsidR="00051497" w:rsidRPr="008F18EC">
        <w:rPr>
          <w:rFonts w:asciiTheme="minorHAnsi" w:hAnsiTheme="minorHAnsi" w:cstheme="minorHAnsi"/>
        </w:rPr>
        <w:t>Lei Federal nº</w:t>
      </w:r>
      <w:r w:rsidRPr="008F18EC">
        <w:rPr>
          <w:rFonts w:asciiTheme="minorHAnsi" w:hAnsiTheme="minorHAnsi" w:cstheme="minorHAnsi"/>
        </w:rPr>
        <w:t xml:space="preserve"> 12.815, </w:t>
      </w:r>
      <w:r w:rsidR="00FB3B2C" w:rsidRPr="008F18EC">
        <w:rPr>
          <w:rFonts w:asciiTheme="minorHAnsi" w:hAnsiTheme="minorHAnsi" w:cstheme="minorHAnsi"/>
        </w:rPr>
        <w:t>de 5 de junho de 2013</w:t>
      </w:r>
      <w:r w:rsidRPr="008F18EC">
        <w:rPr>
          <w:rFonts w:asciiTheme="minorHAnsi" w:hAnsiTheme="minorHAnsi" w:cstheme="minorHAnsi"/>
        </w:rPr>
        <w:t xml:space="preserve">, conforme as diretrizes estabelecidas pelo </w:t>
      </w:r>
      <w:r w:rsidR="00C230F6" w:rsidRPr="008F18EC">
        <w:rPr>
          <w:rFonts w:asciiTheme="minorHAnsi" w:hAnsiTheme="minorHAnsi" w:cstheme="minorHAnsi"/>
          <w:b/>
          <w:bCs/>
        </w:rPr>
        <w:t>Poder Concedente</w:t>
      </w:r>
      <w:r w:rsidRPr="008F18EC">
        <w:rPr>
          <w:rFonts w:asciiTheme="minorHAnsi" w:hAnsiTheme="minorHAnsi" w:cstheme="minorHAnsi"/>
        </w:rPr>
        <w:t xml:space="preserve">, representado pelo </w:t>
      </w:r>
      <w:r w:rsidRPr="008F18EC">
        <w:rPr>
          <w:rFonts w:asciiTheme="minorHAnsi" w:hAnsiTheme="minorHAnsi" w:cstheme="minorHAnsi"/>
          <w:b/>
          <w:bCs/>
        </w:rPr>
        <w:t xml:space="preserve">Ministério </w:t>
      </w:r>
      <w:r w:rsidR="00272CB0" w:rsidRPr="008F18EC">
        <w:rPr>
          <w:rFonts w:asciiTheme="minorHAnsi" w:hAnsiTheme="minorHAnsi" w:cstheme="minorHAnsi"/>
          <w:b/>
          <w:bCs/>
        </w:rPr>
        <w:t>de Portos e Aeroportos</w:t>
      </w:r>
      <w:r w:rsidRPr="008F18EC">
        <w:rPr>
          <w:rFonts w:asciiTheme="minorHAnsi" w:hAnsiTheme="minorHAnsi" w:cstheme="minorHAnsi"/>
        </w:rPr>
        <w:t xml:space="preserve">, torna públicas as condições da </w:t>
      </w:r>
      <w:r w:rsidR="00D332DB" w:rsidRPr="008F18EC">
        <w:rPr>
          <w:rFonts w:asciiTheme="minorHAnsi" w:hAnsiTheme="minorHAnsi" w:cstheme="minorHAnsi"/>
        </w:rPr>
        <w:t>c</w:t>
      </w:r>
      <w:r w:rsidRPr="008F18EC">
        <w:rPr>
          <w:rFonts w:asciiTheme="minorHAnsi" w:hAnsiTheme="minorHAnsi" w:cstheme="minorHAnsi"/>
        </w:rPr>
        <w:t xml:space="preserve">oncessão </w:t>
      </w:r>
      <w:r w:rsidR="00217238" w:rsidRPr="008F18EC">
        <w:rPr>
          <w:rFonts w:asciiTheme="minorHAnsi" w:hAnsiTheme="minorHAnsi" w:cstheme="minorHAnsi"/>
        </w:rPr>
        <w:t xml:space="preserve">do </w:t>
      </w:r>
      <w:r w:rsidR="00A56BFA" w:rsidRPr="008F18EC">
        <w:rPr>
          <w:rFonts w:asciiTheme="minorHAnsi" w:hAnsiTheme="minorHAnsi" w:cstheme="minorHAnsi"/>
          <w:b/>
          <w:bCs/>
        </w:rPr>
        <w:t xml:space="preserve">Acesso Aquaviário </w:t>
      </w:r>
      <w:r w:rsidR="00555F53" w:rsidRPr="008F18EC">
        <w:rPr>
          <w:rFonts w:asciiTheme="minorHAnsi" w:hAnsiTheme="minorHAnsi" w:cstheme="minorHAnsi"/>
          <w:b/>
          <w:bCs/>
        </w:rPr>
        <w:t xml:space="preserve">ao </w:t>
      </w:r>
      <w:r w:rsidR="00A56BFA" w:rsidRPr="008F18EC">
        <w:rPr>
          <w:rFonts w:asciiTheme="minorHAnsi" w:hAnsiTheme="minorHAnsi" w:cstheme="minorHAnsi"/>
          <w:b/>
          <w:bCs/>
        </w:rPr>
        <w:t xml:space="preserve">Porto de </w:t>
      </w:r>
      <w:r w:rsidR="00C1735A" w:rsidRPr="008F18EC">
        <w:rPr>
          <w:rFonts w:asciiTheme="minorHAnsi" w:hAnsiTheme="minorHAnsi" w:cstheme="minorHAnsi"/>
          <w:b/>
          <w:bCs/>
        </w:rPr>
        <w:t>Santos</w:t>
      </w:r>
      <w:r w:rsidR="00217238" w:rsidRPr="008F18EC">
        <w:rPr>
          <w:rFonts w:asciiTheme="minorHAnsi" w:hAnsiTheme="minorHAnsi" w:cstheme="minorHAnsi"/>
        </w:rPr>
        <w:t>, com vistas à sua administração e exploração da sua infraestrutura</w:t>
      </w:r>
      <w:r w:rsidRPr="008F18EC">
        <w:rPr>
          <w:rFonts w:asciiTheme="minorHAnsi" w:hAnsiTheme="minorHAnsi" w:cstheme="minorHAnsi"/>
        </w:rPr>
        <w:t>.</w:t>
      </w:r>
    </w:p>
    <w:p w14:paraId="2100E1AF" w14:textId="546652E2" w:rsidR="00A176F8" w:rsidRPr="008F18EC" w:rsidDel="000C525C" w:rsidRDefault="00A176F8" w:rsidP="00A176F8">
      <w:pPr>
        <w:pStyle w:val="Corpodetexto"/>
        <w:spacing w:before="240" w:after="240" w:line="300" w:lineRule="exact"/>
        <w:jc w:val="both"/>
        <w:rPr>
          <w:rFonts w:asciiTheme="minorHAnsi" w:hAnsiTheme="minorHAnsi" w:cstheme="minorHAnsi"/>
        </w:rPr>
      </w:pPr>
      <w:r w:rsidRPr="008F18EC">
        <w:rPr>
          <w:rFonts w:asciiTheme="minorHAnsi" w:hAnsiTheme="minorHAnsi" w:cstheme="minorHAnsi"/>
        </w:rPr>
        <w:t xml:space="preserve">A presente licitação será regida pelas regras previstas neste </w:t>
      </w:r>
      <w:r w:rsidRPr="008F18EC">
        <w:rPr>
          <w:rFonts w:asciiTheme="minorHAnsi" w:hAnsiTheme="minorHAnsi" w:cstheme="minorHAnsi"/>
          <w:b/>
          <w:bCs/>
        </w:rPr>
        <w:t>Edital</w:t>
      </w:r>
      <w:r w:rsidRPr="008F18EC">
        <w:rPr>
          <w:rFonts w:asciiTheme="minorHAnsi" w:hAnsiTheme="minorHAnsi" w:cstheme="minorHAnsi"/>
        </w:rPr>
        <w:t xml:space="preserve"> e em seus </w:t>
      </w:r>
      <w:r w:rsidR="0080697D" w:rsidRPr="008F18EC">
        <w:rPr>
          <w:rFonts w:asciiTheme="minorHAnsi" w:hAnsiTheme="minorHAnsi" w:cstheme="minorHAnsi"/>
          <w:b/>
        </w:rPr>
        <w:t>A</w:t>
      </w:r>
      <w:r w:rsidR="00BF3540" w:rsidRPr="008F18EC">
        <w:rPr>
          <w:rFonts w:asciiTheme="minorHAnsi" w:hAnsiTheme="minorHAnsi" w:cstheme="minorHAnsi"/>
          <w:b/>
        </w:rPr>
        <w:t>nexos</w:t>
      </w:r>
      <w:r w:rsidRPr="008F18EC">
        <w:rPr>
          <w:rFonts w:asciiTheme="minorHAnsi" w:hAnsiTheme="minorHAnsi" w:cstheme="minorHAnsi"/>
        </w:rPr>
        <w:t xml:space="preserve">, pela </w:t>
      </w:r>
      <w:r w:rsidR="00051497" w:rsidRPr="008F18EC">
        <w:rPr>
          <w:rFonts w:asciiTheme="minorHAnsi" w:hAnsiTheme="minorHAnsi" w:cstheme="minorHAnsi"/>
        </w:rPr>
        <w:t>Lei Federal nº 10.233/2001</w:t>
      </w:r>
      <w:r w:rsidRPr="008F18EC">
        <w:rPr>
          <w:rFonts w:asciiTheme="minorHAnsi" w:hAnsiTheme="minorHAnsi" w:cstheme="minorHAnsi"/>
        </w:rPr>
        <w:t xml:space="preserve">, pela </w:t>
      </w:r>
      <w:r w:rsidR="00051497" w:rsidRPr="008F18EC">
        <w:rPr>
          <w:rFonts w:asciiTheme="minorHAnsi" w:hAnsiTheme="minorHAnsi" w:cstheme="minorHAnsi"/>
        </w:rPr>
        <w:t>Lei Federal nº</w:t>
      </w:r>
      <w:r w:rsidRPr="008F18EC">
        <w:rPr>
          <w:rFonts w:asciiTheme="minorHAnsi" w:hAnsiTheme="minorHAnsi" w:cstheme="minorHAnsi"/>
        </w:rPr>
        <w:t xml:space="preserve"> 12.815/2013, pela </w:t>
      </w:r>
      <w:r w:rsidR="00051497" w:rsidRPr="008F18EC">
        <w:rPr>
          <w:rFonts w:asciiTheme="minorHAnsi" w:hAnsiTheme="minorHAnsi" w:cstheme="minorHAnsi"/>
        </w:rPr>
        <w:t>Lei Federal nº</w:t>
      </w:r>
      <w:r w:rsidRPr="008F18EC">
        <w:rPr>
          <w:rFonts w:asciiTheme="minorHAnsi" w:hAnsiTheme="minorHAnsi" w:cstheme="minorHAnsi"/>
        </w:rPr>
        <w:t xml:space="preserve"> 13.334</w:t>
      </w:r>
      <w:r w:rsidR="002265B8" w:rsidRPr="008F18EC">
        <w:rPr>
          <w:rFonts w:asciiTheme="minorHAnsi" w:hAnsiTheme="minorHAnsi" w:cstheme="minorHAnsi"/>
        </w:rPr>
        <w:t>/</w:t>
      </w:r>
      <w:r w:rsidRPr="008F18EC">
        <w:rPr>
          <w:rFonts w:asciiTheme="minorHAnsi" w:hAnsiTheme="minorHAnsi" w:cstheme="minorHAnsi"/>
        </w:rPr>
        <w:t xml:space="preserve">2016, pelo Decreto </w:t>
      </w:r>
      <w:r w:rsidR="00690CEB" w:rsidRPr="008F18EC">
        <w:rPr>
          <w:rFonts w:asciiTheme="minorHAnsi" w:hAnsiTheme="minorHAnsi" w:cstheme="minorHAnsi"/>
        </w:rPr>
        <w:t xml:space="preserve">Federal </w:t>
      </w:r>
      <w:r w:rsidRPr="008F18EC">
        <w:rPr>
          <w:rFonts w:asciiTheme="minorHAnsi" w:hAnsiTheme="minorHAnsi" w:cstheme="minorHAnsi"/>
        </w:rPr>
        <w:t>nº 8.033</w:t>
      </w:r>
      <w:r w:rsidR="002265B8" w:rsidRPr="008F18EC">
        <w:rPr>
          <w:rFonts w:asciiTheme="minorHAnsi" w:hAnsiTheme="minorHAnsi" w:cstheme="minorHAnsi"/>
        </w:rPr>
        <w:t>/</w:t>
      </w:r>
      <w:r w:rsidRPr="008F18EC">
        <w:rPr>
          <w:rFonts w:asciiTheme="minorHAnsi" w:hAnsiTheme="minorHAnsi" w:cstheme="minorHAnsi"/>
        </w:rPr>
        <w:t>2013, pela Instrução Normativa TCU nº 81</w:t>
      </w:r>
      <w:r w:rsidR="002265B8" w:rsidRPr="008F18EC">
        <w:rPr>
          <w:rFonts w:asciiTheme="minorHAnsi" w:hAnsiTheme="minorHAnsi" w:cstheme="minorHAnsi"/>
        </w:rPr>
        <w:t>/</w:t>
      </w:r>
      <w:r w:rsidRPr="008F18EC">
        <w:rPr>
          <w:rFonts w:asciiTheme="minorHAnsi" w:hAnsiTheme="minorHAnsi" w:cstheme="minorHAnsi"/>
        </w:rPr>
        <w:t xml:space="preserve">2018, pela </w:t>
      </w:r>
      <w:r w:rsidR="00FF2DB4" w:rsidRPr="008F18EC">
        <w:rPr>
          <w:rFonts w:asciiTheme="minorHAnsi" w:hAnsiTheme="minorHAnsi" w:cstheme="minorHAnsi"/>
        </w:rPr>
        <w:t>Resolução CPPI nº 237</w:t>
      </w:r>
      <w:r w:rsidR="002265B8" w:rsidRPr="008F18EC">
        <w:rPr>
          <w:rFonts w:asciiTheme="minorHAnsi" w:hAnsiTheme="minorHAnsi" w:cstheme="minorHAnsi"/>
        </w:rPr>
        <w:t>/</w:t>
      </w:r>
      <w:r w:rsidR="00FF2DB4" w:rsidRPr="008F18EC">
        <w:rPr>
          <w:rFonts w:asciiTheme="minorHAnsi" w:hAnsiTheme="minorHAnsi" w:cstheme="minorHAnsi"/>
        </w:rPr>
        <w:t>2021, conforme alterada pela Resolução CPPI nº 291</w:t>
      </w:r>
      <w:r w:rsidR="002265B8" w:rsidRPr="008F18EC">
        <w:rPr>
          <w:rFonts w:asciiTheme="minorHAnsi" w:hAnsiTheme="minorHAnsi" w:cstheme="minorHAnsi"/>
        </w:rPr>
        <w:t>/</w:t>
      </w:r>
      <w:r w:rsidR="00FF2DB4" w:rsidRPr="008F18EC">
        <w:rPr>
          <w:rFonts w:asciiTheme="minorHAnsi" w:hAnsiTheme="minorHAnsi" w:cstheme="minorHAnsi"/>
        </w:rPr>
        <w:t xml:space="preserve">2023, </w:t>
      </w:r>
      <w:r w:rsidRPr="008F18EC">
        <w:rPr>
          <w:rFonts w:asciiTheme="minorHAnsi" w:hAnsiTheme="minorHAnsi" w:cstheme="minorHAnsi"/>
        </w:rPr>
        <w:t>e demais normas vigentes e aplicáveis sobre a matéria. Aplicam-se subsidiariament</w:t>
      </w:r>
      <w:r w:rsidR="00FF2DB4" w:rsidRPr="008F18EC">
        <w:rPr>
          <w:rFonts w:asciiTheme="minorHAnsi" w:hAnsiTheme="minorHAnsi" w:cstheme="minorHAnsi"/>
        </w:rPr>
        <w:t>e</w:t>
      </w:r>
      <w:r w:rsidRPr="008F18EC">
        <w:rPr>
          <w:rFonts w:asciiTheme="minorHAnsi" w:hAnsiTheme="minorHAnsi" w:cstheme="minorHAnsi"/>
        </w:rPr>
        <w:t xml:space="preserve"> </w:t>
      </w:r>
      <w:r w:rsidR="002265B8" w:rsidRPr="008F18EC">
        <w:rPr>
          <w:rFonts w:asciiTheme="minorHAnsi" w:hAnsiTheme="minorHAnsi" w:cstheme="minorHAnsi"/>
        </w:rPr>
        <w:t>a</w:t>
      </w:r>
      <w:r w:rsidRPr="008F18EC">
        <w:rPr>
          <w:rFonts w:asciiTheme="minorHAnsi" w:hAnsiTheme="minorHAnsi" w:cstheme="minorHAnsi"/>
        </w:rPr>
        <w:t xml:space="preserve"> esta licitação o disposto </w:t>
      </w:r>
      <w:r w:rsidR="0057346A" w:rsidRPr="008F18EC">
        <w:rPr>
          <w:rFonts w:asciiTheme="minorHAnsi" w:hAnsiTheme="minorHAnsi" w:cstheme="minorHAnsi"/>
        </w:rPr>
        <w:t xml:space="preserve">na </w:t>
      </w:r>
      <w:r w:rsidR="00051497" w:rsidRPr="008F18EC">
        <w:rPr>
          <w:rFonts w:asciiTheme="minorHAnsi" w:hAnsiTheme="minorHAnsi" w:cstheme="minorHAnsi"/>
        </w:rPr>
        <w:t>Lei Federal nº</w:t>
      </w:r>
      <w:r w:rsidR="0057346A" w:rsidRPr="008F18EC">
        <w:rPr>
          <w:rFonts w:asciiTheme="minorHAnsi" w:hAnsiTheme="minorHAnsi" w:cstheme="minorHAnsi"/>
        </w:rPr>
        <w:t> 8.987</w:t>
      </w:r>
      <w:r w:rsidR="002265B8" w:rsidRPr="008F18EC">
        <w:rPr>
          <w:rFonts w:asciiTheme="minorHAnsi" w:hAnsiTheme="minorHAnsi" w:cstheme="minorHAnsi"/>
        </w:rPr>
        <w:t>/</w:t>
      </w:r>
      <w:r w:rsidR="0057346A" w:rsidRPr="008F18EC">
        <w:rPr>
          <w:rFonts w:asciiTheme="minorHAnsi" w:hAnsiTheme="minorHAnsi" w:cstheme="minorHAnsi"/>
        </w:rPr>
        <w:t xml:space="preserve">1995, e na </w:t>
      </w:r>
      <w:r w:rsidR="00051497" w:rsidRPr="008F18EC">
        <w:rPr>
          <w:rFonts w:asciiTheme="minorHAnsi" w:hAnsiTheme="minorHAnsi" w:cstheme="minorHAnsi"/>
        </w:rPr>
        <w:t>Lei Federal nº</w:t>
      </w:r>
      <w:r w:rsidR="0057346A" w:rsidRPr="008F18EC">
        <w:rPr>
          <w:rFonts w:asciiTheme="minorHAnsi" w:hAnsiTheme="minorHAnsi" w:cstheme="minorHAnsi"/>
        </w:rPr>
        <w:t xml:space="preserve"> 14.133</w:t>
      </w:r>
      <w:r w:rsidR="002265B8" w:rsidRPr="008F18EC">
        <w:rPr>
          <w:rFonts w:asciiTheme="minorHAnsi" w:hAnsiTheme="minorHAnsi" w:cstheme="minorHAnsi"/>
        </w:rPr>
        <w:t>/</w:t>
      </w:r>
      <w:r w:rsidR="0057346A" w:rsidRPr="008F18EC">
        <w:rPr>
          <w:rFonts w:asciiTheme="minorHAnsi" w:hAnsiTheme="minorHAnsi" w:cstheme="minorHAnsi"/>
        </w:rPr>
        <w:t>2021.</w:t>
      </w:r>
    </w:p>
    <w:p w14:paraId="358EB006" w14:textId="18BA8452" w:rsidR="00FB3B2C" w:rsidRPr="008F18EC" w:rsidRDefault="00FB3B2C" w:rsidP="00FB3B2C">
      <w:pPr>
        <w:pStyle w:val="Corpodetexto"/>
        <w:spacing w:before="240" w:after="240" w:line="300" w:lineRule="exact"/>
        <w:jc w:val="both"/>
        <w:rPr>
          <w:rFonts w:asciiTheme="minorHAnsi" w:hAnsiTheme="minorHAnsi" w:cstheme="minorHAnsi"/>
        </w:rPr>
      </w:pPr>
      <w:r w:rsidRPr="008F18EC">
        <w:rPr>
          <w:rFonts w:asciiTheme="minorHAnsi" w:hAnsiTheme="minorHAnsi" w:cstheme="minorHAnsi"/>
        </w:rPr>
        <w:t xml:space="preserve">O aviso sobre este </w:t>
      </w:r>
      <w:r w:rsidRPr="008F18EC">
        <w:rPr>
          <w:rFonts w:asciiTheme="minorHAnsi" w:hAnsiTheme="minorHAnsi" w:cstheme="minorHAnsi"/>
          <w:b/>
          <w:bCs/>
        </w:rPr>
        <w:t>Edital</w:t>
      </w:r>
      <w:r w:rsidRPr="008F18EC">
        <w:rPr>
          <w:rFonts w:asciiTheme="minorHAnsi" w:hAnsiTheme="minorHAnsi" w:cstheme="minorHAnsi"/>
        </w:rPr>
        <w:t xml:space="preserve"> será publicado no Diário Oficial da União. Ressalte-se que todas as publicações posteriores, relativas ao certame, serão feitas no sítio eletrônico do </w:t>
      </w:r>
      <w:r w:rsidRPr="008F18EC">
        <w:rPr>
          <w:rFonts w:asciiTheme="minorHAnsi" w:hAnsiTheme="minorHAnsi" w:cstheme="minorHAnsi"/>
          <w:b/>
          <w:bCs/>
        </w:rPr>
        <w:t xml:space="preserve">Ministério </w:t>
      </w:r>
      <w:r w:rsidR="00272CB0" w:rsidRPr="008F18EC">
        <w:rPr>
          <w:rFonts w:asciiTheme="minorHAnsi" w:hAnsiTheme="minorHAnsi" w:cstheme="minorHAnsi"/>
          <w:b/>
          <w:bCs/>
        </w:rPr>
        <w:t>de Portos e Aeroportos</w:t>
      </w:r>
      <w:r w:rsidRPr="008F18EC">
        <w:rPr>
          <w:rFonts w:asciiTheme="minorHAnsi" w:hAnsiTheme="minorHAnsi" w:cstheme="minorHAnsi"/>
        </w:rPr>
        <w:t xml:space="preserve">, </w:t>
      </w:r>
      <w:r w:rsidR="0080697D" w:rsidRPr="008F18EC">
        <w:rPr>
          <w:rFonts w:asciiTheme="minorHAnsi" w:hAnsiTheme="minorHAnsi" w:cstheme="minorHAnsi"/>
        </w:rPr>
        <w:t>[</w:t>
      </w:r>
      <w:r w:rsidR="0080697D" w:rsidRPr="008F18EC">
        <w:rPr>
          <w:rFonts w:asciiTheme="minorHAnsi" w:hAnsiTheme="minorHAnsi" w:cstheme="minorHAnsi"/>
          <w:highlight w:val="yellow"/>
        </w:rPr>
        <w:t>•</w:t>
      </w:r>
      <w:r w:rsidR="0080697D" w:rsidRPr="008F18EC">
        <w:rPr>
          <w:rFonts w:asciiTheme="minorHAnsi" w:hAnsiTheme="minorHAnsi" w:cstheme="minorHAnsi"/>
        </w:rPr>
        <w:t>]</w:t>
      </w:r>
      <w:r w:rsidRPr="008F18EC">
        <w:rPr>
          <w:rFonts w:asciiTheme="minorHAnsi" w:hAnsiTheme="minorHAnsi" w:cstheme="minorHAnsi"/>
        </w:rPr>
        <w:t xml:space="preserve">, e da </w:t>
      </w:r>
      <w:r w:rsidRPr="008F18EC">
        <w:rPr>
          <w:rFonts w:asciiTheme="minorHAnsi" w:hAnsiTheme="minorHAnsi" w:cstheme="minorHAnsi"/>
          <w:b/>
          <w:bCs/>
        </w:rPr>
        <w:t>ANTAQ</w:t>
      </w:r>
      <w:r w:rsidRPr="008F18EC">
        <w:rPr>
          <w:rFonts w:asciiTheme="minorHAnsi" w:hAnsiTheme="minorHAnsi" w:cstheme="minorHAnsi"/>
        </w:rPr>
        <w:t xml:space="preserve">, </w:t>
      </w:r>
      <w:r w:rsidR="0080697D" w:rsidRPr="008F18EC">
        <w:rPr>
          <w:rFonts w:asciiTheme="minorHAnsi" w:hAnsiTheme="minorHAnsi" w:cstheme="minorHAnsi"/>
        </w:rPr>
        <w:t>[</w:t>
      </w:r>
      <w:r w:rsidR="0080697D" w:rsidRPr="008F18EC">
        <w:rPr>
          <w:rFonts w:asciiTheme="minorHAnsi" w:hAnsiTheme="minorHAnsi" w:cstheme="minorHAnsi"/>
          <w:highlight w:val="yellow"/>
        </w:rPr>
        <w:t>•</w:t>
      </w:r>
      <w:r w:rsidR="0080697D" w:rsidRPr="008F18EC">
        <w:rPr>
          <w:rFonts w:asciiTheme="minorHAnsi" w:hAnsiTheme="minorHAnsi" w:cstheme="minorHAnsi"/>
        </w:rPr>
        <w:t>]</w:t>
      </w:r>
      <w:r w:rsidRPr="008F18EC">
        <w:rPr>
          <w:rFonts w:asciiTheme="minorHAnsi" w:hAnsiTheme="minorHAnsi" w:cstheme="minorHAnsi"/>
        </w:rPr>
        <w:t>, com exceção da declaração da proponente vencedora</w:t>
      </w:r>
      <w:r w:rsidR="00FF6262" w:rsidRPr="008F18EC">
        <w:rPr>
          <w:rFonts w:asciiTheme="minorHAnsi" w:hAnsiTheme="minorHAnsi" w:cstheme="minorHAnsi"/>
        </w:rPr>
        <w:t>,</w:t>
      </w:r>
      <w:r w:rsidRPr="008F18EC">
        <w:rPr>
          <w:rFonts w:asciiTheme="minorHAnsi" w:hAnsiTheme="minorHAnsi" w:cstheme="minorHAnsi"/>
        </w:rPr>
        <w:t xml:space="preserve"> que será publicada também no Diário Oficial da União.</w:t>
      </w:r>
    </w:p>
    <w:p w14:paraId="3E03AEBF" w14:textId="43FA5FBA" w:rsidR="00FB3B2C" w:rsidRPr="008F18EC" w:rsidRDefault="00FB3B2C" w:rsidP="00FB3B2C">
      <w:pPr>
        <w:pStyle w:val="Corpodetexto"/>
        <w:spacing w:before="240" w:after="240" w:line="300" w:lineRule="exact"/>
        <w:jc w:val="both"/>
        <w:rPr>
          <w:rFonts w:asciiTheme="minorHAnsi" w:hAnsiTheme="minorHAnsi" w:cstheme="minorHAnsi"/>
        </w:rPr>
      </w:pPr>
      <w:r w:rsidRPr="008F18EC">
        <w:rPr>
          <w:rFonts w:asciiTheme="minorHAnsi" w:hAnsiTheme="minorHAnsi" w:cstheme="minorHAnsi"/>
        </w:rPr>
        <w:t xml:space="preserve">O </w:t>
      </w:r>
      <w:r w:rsidRPr="008F18EC">
        <w:rPr>
          <w:rFonts w:asciiTheme="minorHAnsi" w:hAnsiTheme="minorHAnsi" w:cstheme="minorHAnsi"/>
          <w:b/>
          <w:bCs/>
        </w:rPr>
        <w:t>Edital</w:t>
      </w:r>
      <w:r w:rsidRPr="008F18EC">
        <w:rPr>
          <w:rFonts w:asciiTheme="minorHAnsi" w:hAnsiTheme="minorHAnsi" w:cstheme="minorHAnsi"/>
        </w:rPr>
        <w:t xml:space="preserve"> e os demais documentos que dele fazem parte estarão disponíveis para consulta pela Internet, a partir do dia </w:t>
      </w:r>
      <w:r w:rsidR="0080697D" w:rsidRPr="008F18EC">
        <w:rPr>
          <w:rFonts w:asciiTheme="minorHAnsi" w:hAnsiTheme="minorHAnsi" w:cstheme="minorHAnsi"/>
        </w:rPr>
        <w:t>[</w:t>
      </w:r>
      <w:r w:rsidR="0080697D" w:rsidRPr="008F18EC">
        <w:rPr>
          <w:rFonts w:asciiTheme="minorHAnsi" w:hAnsiTheme="minorHAnsi" w:cstheme="minorHAnsi"/>
          <w:highlight w:val="yellow"/>
        </w:rPr>
        <w:t>•</w:t>
      </w:r>
      <w:r w:rsidR="0080697D" w:rsidRPr="008F18EC">
        <w:rPr>
          <w:rFonts w:asciiTheme="minorHAnsi" w:hAnsiTheme="minorHAnsi" w:cstheme="minorHAnsi"/>
        </w:rPr>
        <w:t>]</w:t>
      </w:r>
      <w:r w:rsidRPr="008F18EC">
        <w:rPr>
          <w:rFonts w:asciiTheme="minorHAnsi" w:hAnsiTheme="minorHAnsi" w:cstheme="minorHAnsi"/>
        </w:rPr>
        <w:t xml:space="preserve">, no sítio eletrônico do </w:t>
      </w:r>
      <w:r w:rsidR="00272CB0" w:rsidRPr="008F18EC">
        <w:rPr>
          <w:rFonts w:asciiTheme="minorHAnsi" w:hAnsiTheme="minorHAnsi" w:cstheme="minorHAnsi"/>
          <w:b/>
          <w:bCs/>
        </w:rPr>
        <w:t>Ministério de Portos e Aeroportos</w:t>
      </w:r>
      <w:r w:rsidR="00272CB0" w:rsidRPr="008F18EC" w:rsidDel="00272CB0">
        <w:rPr>
          <w:rFonts w:asciiTheme="minorHAnsi" w:hAnsiTheme="minorHAnsi" w:cstheme="minorHAnsi"/>
        </w:rPr>
        <w:t xml:space="preserve"> </w:t>
      </w:r>
      <w:r w:rsidRPr="008F18EC">
        <w:rPr>
          <w:rFonts w:asciiTheme="minorHAnsi" w:hAnsiTheme="minorHAnsi" w:cstheme="minorHAnsi"/>
        </w:rPr>
        <w:t xml:space="preserve">e da </w:t>
      </w:r>
      <w:r w:rsidRPr="008F18EC">
        <w:rPr>
          <w:rFonts w:asciiTheme="minorHAnsi" w:hAnsiTheme="minorHAnsi" w:cstheme="minorHAnsi"/>
          <w:b/>
          <w:bCs/>
        </w:rPr>
        <w:t>ANTAQ</w:t>
      </w:r>
      <w:r w:rsidRPr="008F18EC">
        <w:rPr>
          <w:rFonts w:asciiTheme="minorHAnsi" w:hAnsiTheme="minorHAnsi" w:cstheme="minorHAnsi"/>
        </w:rPr>
        <w:t xml:space="preserve">. O instrumento convocatório também poderá ser obtido na sede da </w:t>
      </w:r>
      <w:r w:rsidRPr="008F18EC">
        <w:rPr>
          <w:rFonts w:asciiTheme="minorHAnsi" w:hAnsiTheme="minorHAnsi" w:cstheme="minorHAnsi"/>
          <w:b/>
          <w:bCs/>
        </w:rPr>
        <w:t>ANTAQ</w:t>
      </w:r>
      <w:r w:rsidRPr="008F18EC">
        <w:rPr>
          <w:rFonts w:asciiTheme="minorHAnsi" w:hAnsiTheme="minorHAnsi" w:cstheme="minorHAnsi"/>
        </w:rPr>
        <w:t>, localizada no SEPN, Quadra 514, Conjunto "E", Edifício ANTAQ, Brasília, Distrito Federal, CEP 70760-545.</w:t>
      </w:r>
    </w:p>
    <w:p w14:paraId="39DECC85" w14:textId="678FC815" w:rsidR="00655D41" w:rsidRPr="008F18EC" w:rsidRDefault="00A176F8" w:rsidP="0D5207EE">
      <w:pPr>
        <w:pStyle w:val="Corpodetexto"/>
        <w:spacing w:before="240" w:after="240" w:line="300" w:lineRule="exact"/>
        <w:jc w:val="both"/>
        <w:rPr>
          <w:rFonts w:asciiTheme="minorHAnsi" w:hAnsiTheme="minorHAnsi" w:cstheme="minorBidi"/>
        </w:rPr>
      </w:pPr>
      <w:r w:rsidRPr="008F18EC">
        <w:rPr>
          <w:rFonts w:asciiTheme="minorHAnsi" w:hAnsiTheme="minorHAnsi" w:cstheme="minorBidi"/>
        </w:rPr>
        <w:t xml:space="preserve">A presente licitação foi precedida de </w:t>
      </w:r>
      <w:r w:rsidR="00E01F62" w:rsidRPr="008F18EC">
        <w:rPr>
          <w:rFonts w:asciiTheme="minorHAnsi" w:hAnsiTheme="minorHAnsi" w:cstheme="minorBidi"/>
          <w:highlight w:val="yellow"/>
        </w:rPr>
        <w:t>[</w:t>
      </w:r>
      <w:r w:rsidR="00E01F62" w:rsidRPr="008F18EC">
        <w:rPr>
          <w:rFonts w:ascii="Cambria Math" w:hAnsi="Cambria Math" w:cs="Cambria Math"/>
          <w:highlight w:val="yellow"/>
        </w:rPr>
        <w:t>⦁</w:t>
      </w:r>
      <w:r w:rsidR="00E01F62" w:rsidRPr="008F18EC">
        <w:rPr>
          <w:rFonts w:asciiTheme="minorHAnsi" w:hAnsiTheme="minorHAnsi" w:cstheme="minorBidi"/>
          <w:highlight w:val="yellow"/>
        </w:rPr>
        <w:t>]</w:t>
      </w:r>
      <w:r w:rsidRPr="008F18EC">
        <w:rPr>
          <w:rFonts w:asciiTheme="minorHAnsi" w:hAnsiTheme="minorHAnsi" w:cstheme="minorBidi"/>
        </w:rPr>
        <w:t xml:space="preserve"> consulta e audiência públicas, nos termos do §</w:t>
      </w:r>
      <w:r w:rsidR="1F131F3D" w:rsidRPr="008F18EC">
        <w:rPr>
          <w:rFonts w:asciiTheme="minorHAnsi" w:hAnsiTheme="minorHAnsi" w:cstheme="minorBidi"/>
        </w:rPr>
        <w:t xml:space="preserve"> </w:t>
      </w:r>
      <w:r w:rsidRPr="008F18EC">
        <w:rPr>
          <w:rFonts w:asciiTheme="minorHAnsi" w:hAnsiTheme="minorHAnsi" w:cstheme="minorBidi"/>
        </w:rPr>
        <w:t xml:space="preserve">1º do artigo 34-A da </w:t>
      </w:r>
      <w:r w:rsidR="00051497" w:rsidRPr="008F18EC">
        <w:rPr>
          <w:rFonts w:asciiTheme="minorHAnsi" w:hAnsiTheme="minorHAnsi" w:cstheme="minorBidi"/>
        </w:rPr>
        <w:t>Lei Federal nº 10.233/2001</w:t>
      </w:r>
      <w:r w:rsidRPr="008F18EC">
        <w:rPr>
          <w:rFonts w:asciiTheme="minorHAnsi" w:hAnsiTheme="minorHAnsi" w:cstheme="minorBidi"/>
        </w:rPr>
        <w:t xml:space="preserve">, do artigo </w:t>
      </w:r>
      <w:r w:rsidR="005168CB" w:rsidRPr="008F18EC">
        <w:rPr>
          <w:rFonts w:asciiTheme="minorHAnsi" w:hAnsiTheme="minorHAnsi" w:cstheme="minorBidi"/>
        </w:rPr>
        <w:t xml:space="preserve">21 da </w:t>
      </w:r>
      <w:r w:rsidR="00051497" w:rsidRPr="008F18EC">
        <w:rPr>
          <w:rFonts w:asciiTheme="minorHAnsi" w:hAnsiTheme="minorHAnsi" w:cstheme="minorBidi"/>
        </w:rPr>
        <w:t>Lei Federal nº</w:t>
      </w:r>
      <w:r w:rsidR="005168CB" w:rsidRPr="008F18EC">
        <w:rPr>
          <w:rFonts w:asciiTheme="minorHAnsi" w:hAnsiTheme="minorHAnsi" w:cstheme="minorBidi"/>
        </w:rPr>
        <w:t xml:space="preserve"> 14.133/2021 </w:t>
      </w:r>
      <w:r w:rsidRPr="008F18EC">
        <w:rPr>
          <w:rFonts w:asciiTheme="minorHAnsi" w:hAnsiTheme="minorHAnsi" w:cstheme="minorBidi"/>
        </w:rPr>
        <w:t>e do §</w:t>
      </w:r>
      <w:r w:rsidR="001D1535" w:rsidRPr="008F18EC">
        <w:rPr>
          <w:rFonts w:asciiTheme="minorHAnsi" w:hAnsiTheme="minorHAnsi" w:cstheme="minorBidi"/>
        </w:rPr>
        <w:t xml:space="preserve"> </w:t>
      </w:r>
      <w:r w:rsidRPr="008F18EC">
        <w:rPr>
          <w:rFonts w:asciiTheme="minorHAnsi" w:hAnsiTheme="minorHAnsi" w:cstheme="minorBidi"/>
        </w:rPr>
        <w:t xml:space="preserve">3º do artigo 11 do Decreto </w:t>
      </w:r>
      <w:r w:rsidR="655D37CA" w:rsidRPr="008F18EC">
        <w:rPr>
          <w:rFonts w:asciiTheme="minorHAnsi" w:hAnsiTheme="minorHAnsi" w:cstheme="minorBidi"/>
        </w:rPr>
        <w:t xml:space="preserve">Federal </w:t>
      </w:r>
      <w:r w:rsidRPr="008F18EC">
        <w:rPr>
          <w:rFonts w:asciiTheme="minorHAnsi" w:hAnsiTheme="minorHAnsi" w:cstheme="minorBidi"/>
        </w:rPr>
        <w:t xml:space="preserve">nº 8.033/2013, para fins da </w:t>
      </w:r>
      <w:r w:rsidR="00217238" w:rsidRPr="008F18EC">
        <w:rPr>
          <w:rFonts w:asciiTheme="minorHAnsi" w:hAnsiTheme="minorHAnsi" w:cstheme="minorBidi"/>
        </w:rPr>
        <w:t xml:space="preserve">concessão do </w:t>
      </w:r>
      <w:r w:rsidR="000A1450" w:rsidRPr="008F18EC">
        <w:rPr>
          <w:rFonts w:asciiTheme="minorHAnsi" w:hAnsiTheme="minorHAnsi" w:cstheme="minorBidi"/>
          <w:b/>
          <w:bCs/>
        </w:rPr>
        <w:t xml:space="preserve">Acesso Aquaviário </w:t>
      </w:r>
      <w:r w:rsidR="00B3278E" w:rsidRPr="008F18EC">
        <w:rPr>
          <w:rFonts w:asciiTheme="minorHAnsi" w:hAnsiTheme="minorHAnsi" w:cstheme="minorBidi"/>
          <w:b/>
          <w:bCs/>
        </w:rPr>
        <w:t xml:space="preserve">ao </w:t>
      </w:r>
      <w:r w:rsidR="000A1450" w:rsidRPr="008F18EC">
        <w:rPr>
          <w:rFonts w:asciiTheme="minorHAnsi" w:hAnsiTheme="minorHAnsi" w:cstheme="minorBidi"/>
          <w:b/>
          <w:bCs/>
        </w:rPr>
        <w:t xml:space="preserve">Porto de </w:t>
      </w:r>
      <w:r w:rsidR="00C1735A" w:rsidRPr="008F18EC">
        <w:rPr>
          <w:rFonts w:asciiTheme="minorHAnsi" w:hAnsiTheme="minorHAnsi" w:cstheme="minorBidi"/>
          <w:b/>
          <w:bCs/>
        </w:rPr>
        <w:t>Santos</w:t>
      </w:r>
      <w:r w:rsidRPr="008F18EC">
        <w:rPr>
          <w:rFonts w:asciiTheme="minorHAnsi" w:hAnsiTheme="minorHAnsi" w:cstheme="minorBidi"/>
        </w:rPr>
        <w:t xml:space="preserve">, </w:t>
      </w:r>
      <w:r w:rsidR="00655D41" w:rsidRPr="008F18EC">
        <w:rPr>
          <w:rFonts w:asciiTheme="minorHAnsi" w:hAnsiTheme="minorHAnsi" w:cstheme="minorBidi"/>
        </w:rPr>
        <w:t xml:space="preserve">no </w:t>
      </w:r>
      <w:r w:rsidR="00037DA2" w:rsidRPr="008F18EC">
        <w:rPr>
          <w:rFonts w:asciiTheme="minorHAnsi" w:hAnsiTheme="minorHAnsi" w:cstheme="minorBidi"/>
        </w:rPr>
        <w:t xml:space="preserve">Estado </w:t>
      </w:r>
      <w:r w:rsidR="002265B8" w:rsidRPr="008F18EC">
        <w:rPr>
          <w:rFonts w:asciiTheme="minorHAnsi" w:hAnsiTheme="minorHAnsi" w:cstheme="minorBidi"/>
        </w:rPr>
        <w:t>d</w:t>
      </w:r>
      <w:r w:rsidR="00B00809" w:rsidRPr="008F18EC">
        <w:rPr>
          <w:rFonts w:asciiTheme="minorHAnsi" w:hAnsiTheme="minorHAnsi" w:cstheme="minorBidi"/>
        </w:rPr>
        <w:t xml:space="preserve">e São </w:t>
      </w:r>
      <w:r w:rsidR="001E12A8" w:rsidRPr="008F18EC">
        <w:rPr>
          <w:rFonts w:asciiTheme="minorHAnsi" w:hAnsiTheme="minorHAnsi" w:cstheme="minorBidi"/>
        </w:rPr>
        <w:t>Paulo</w:t>
      </w:r>
      <w:r w:rsidR="00655D41" w:rsidRPr="008F18EC">
        <w:rPr>
          <w:rFonts w:asciiTheme="minorHAnsi" w:hAnsiTheme="minorHAnsi" w:cstheme="minorBidi"/>
        </w:rPr>
        <w:t xml:space="preserve">, </w:t>
      </w:r>
      <w:r w:rsidRPr="008F18EC">
        <w:rPr>
          <w:rFonts w:asciiTheme="minorHAnsi" w:hAnsiTheme="minorHAnsi" w:cstheme="minorBidi"/>
        </w:rPr>
        <w:t>devidamente divulgada</w:t>
      </w:r>
      <w:r w:rsidR="002265B8" w:rsidRPr="008F18EC">
        <w:rPr>
          <w:rFonts w:asciiTheme="minorHAnsi" w:hAnsiTheme="minorHAnsi" w:cstheme="minorBidi"/>
        </w:rPr>
        <w:t>s</w:t>
      </w:r>
      <w:r w:rsidRPr="008F18EC">
        <w:rPr>
          <w:rFonts w:asciiTheme="minorHAnsi" w:hAnsiTheme="minorHAnsi" w:cstheme="minorBidi"/>
        </w:rPr>
        <w:t xml:space="preserve"> no sítio eletrônico [</w:t>
      </w:r>
      <w:r w:rsidRPr="008F18EC">
        <w:rPr>
          <w:rFonts w:asciiTheme="minorHAnsi" w:hAnsiTheme="minorHAnsi" w:cstheme="minorBidi"/>
          <w:highlight w:val="yellow"/>
        </w:rPr>
        <w:t>•</w:t>
      </w:r>
      <w:r w:rsidRPr="008F18EC">
        <w:rPr>
          <w:rFonts w:asciiTheme="minorHAnsi" w:hAnsiTheme="minorHAnsi" w:cstheme="minorBidi"/>
        </w:rPr>
        <w:t>] e publicada</w:t>
      </w:r>
      <w:r w:rsidR="002265B8" w:rsidRPr="008F18EC">
        <w:rPr>
          <w:rFonts w:asciiTheme="minorHAnsi" w:hAnsiTheme="minorHAnsi" w:cstheme="minorBidi"/>
        </w:rPr>
        <w:t>s</w:t>
      </w:r>
      <w:r w:rsidRPr="008F18EC">
        <w:rPr>
          <w:rFonts w:asciiTheme="minorHAnsi" w:hAnsiTheme="minorHAnsi" w:cstheme="minorBidi"/>
        </w:rPr>
        <w:t xml:space="preserve"> no Diário Oficial da União e em jornais de grande circulação nas seguintes datas: [</w:t>
      </w:r>
      <w:r w:rsidRPr="008F18EC">
        <w:rPr>
          <w:rFonts w:asciiTheme="minorHAnsi" w:hAnsiTheme="minorHAnsi" w:cstheme="minorBidi"/>
          <w:highlight w:val="yellow"/>
        </w:rPr>
        <w:t>•</w:t>
      </w:r>
      <w:r w:rsidRPr="008F18EC">
        <w:rPr>
          <w:rFonts w:asciiTheme="minorHAnsi" w:hAnsiTheme="minorHAnsi" w:cstheme="minorBidi"/>
        </w:rPr>
        <w:t>]</w:t>
      </w:r>
      <w:r w:rsidR="001D1535" w:rsidRPr="008F18EC">
        <w:rPr>
          <w:rFonts w:asciiTheme="minorHAnsi" w:hAnsiTheme="minorHAnsi" w:cstheme="minorBidi"/>
        </w:rPr>
        <w:t xml:space="preserve"> de </w:t>
      </w:r>
      <w:r w:rsidRPr="008F18EC">
        <w:rPr>
          <w:rFonts w:asciiTheme="minorHAnsi" w:hAnsiTheme="minorHAnsi" w:cstheme="minorBidi"/>
        </w:rPr>
        <w:t>[</w:t>
      </w:r>
      <w:r w:rsidRPr="008F18EC">
        <w:rPr>
          <w:rFonts w:asciiTheme="minorHAnsi" w:hAnsiTheme="minorHAnsi" w:cstheme="minorBidi"/>
          <w:highlight w:val="yellow"/>
        </w:rPr>
        <w:t>•</w:t>
      </w:r>
      <w:r w:rsidRPr="008F18EC">
        <w:rPr>
          <w:rFonts w:asciiTheme="minorHAnsi" w:hAnsiTheme="minorHAnsi" w:cstheme="minorBidi"/>
        </w:rPr>
        <w:t>]</w:t>
      </w:r>
      <w:r w:rsidR="001D1535" w:rsidRPr="008F18EC">
        <w:rPr>
          <w:rFonts w:asciiTheme="minorHAnsi" w:hAnsiTheme="minorHAnsi" w:cstheme="minorBidi"/>
        </w:rPr>
        <w:t xml:space="preserve"> de 202</w:t>
      </w:r>
      <w:r w:rsidRPr="008F18EC">
        <w:rPr>
          <w:rFonts w:asciiTheme="minorHAnsi" w:hAnsiTheme="minorHAnsi" w:cstheme="minorBidi"/>
        </w:rPr>
        <w:t>[</w:t>
      </w:r>
      <w:r w:rsidRPr="008F18EC">
        <w:rPr>
          <w:rFonts w:ascii="Cambria Math" w:hAnsi="Cambria Math" w:cs="Cambria Math"/>
          <w:highlight w:val="yellow"/>
        </w:rPr>
        <w:t>⦁</w:t>
      </w:r>
      <w:r w:rsidRPr="008F18EC">
        <w:rPr>
          <w:rFonts w:asciiTheme="minorHAnsi" w:hAnsiTheme="minorHAnsi" w:cstheme="minorBidi"/>
        </w:rPr>
        <w:t xml:space="preserve">] e </w:t>
      </w:r>
      <w:r w:rsidR="001D1535" w:rsidRPr="008F18EC">
        <w:rPr>
          <w:rFonts w:asciiTheme="minorHAnsi" w:hAnsiTheme="minorHAnsi" w:cstheme="minorBidi"/>
        </w:rPr>
        <w:t>[</w:t>
      </w:r>
      <w:r w:rsidR="001D1535" w:rsidRPr="008F18EC">
        <w:rPr>
          <w:rFonts w:asciiTheme="minorHAnsi" w:hAnsiTheme="minorHAnsi" w:cstheme="minorBidi"/>
          <w:highlight w:val="yellow"/>
        </w:rPr>
        <w:t>•</w:t>
      </w:r>
      <w:r w:rsidR="001D1535" w:rsidRPr="008F18EC">
        <w:rPr>
          <w:rFonts w:asciiTheme="minorHAnsi" w:hAnsiTheme="minorHAnsi" w:cstheme="minorBidi"/>
        </w:rPr>
        <w:t>] de [</w:t>
      </w:r>
      <w:r w:rsidR="001D1535" w:rsidRPr="008F18EC">
        <w:rPr>
          <w:rFonts w:asciiTheme="minorHAnsi" w:hAnsiTheme="minorHAnsi" w:cstheme="minorBidi"/>
          <w:highlight w:val="yellow"/>
        </w:rPr>
        <w:t>•</w:t>
      </w:r>
      <w:r w:rsidR="001D1535" w:rsidRPr="008F18EC">
        <w:rPr>
          <w:rFonts w:asciiTheme="minorHAnsi" w:hAnsiTheme="minorHAnsi" w:cstheme="minorBidi"/>
        </w:rPr>
        <w:t>] de 202[</w:t>
      </w:r>
      <w:r w:rsidR="001D1535" w:rsidRPr="008F18EC">
        <w:rPr>
          <w:rFonts w:ascii="Cambria Math" w:hAnsi="Cambria Math" w:cs="Cambria Math"/>
          <w:highlight w:val="yellow"/>
        </w:rPr>
        <w:t>⦁</w:t>
      </w:r>
      <w:r w:rsidR="001D1535" w:rsidRPr="008F18EC">
        <w:rPr>
          <w:rFonts w:asciiTheme="minorHAnsi" w:hAnsiTheme="minorHAnsi" w:cstheme="minorBidi"/>
        </w:rPr>
        <w:t>]</w:t>
      </w:r>
      <w:r w:rsidRPr="008F18EC">
        <w:rPr>
          <w:rFonts w:asciiTheme="minorHAnsi" w:hAnsiTheme="minorHAnsi" w:cstheme="minorBidi"/>
        </w:rPr>
        <w:t xml:space="preserve">, com sessão telepresencial realizada em </w:t>
      </w:r>
      <w:r w:rsidR="001D1535" w:rsidRPr="008F18EC">
        <w:rPr>
          <w:rFonts w:asciiTheme="minorHAnsi" w:hAnsiTheme="minorHAnsi" w:cstheme="minorBidi"/>
        </w:rPr>
        <w:t>[</w:t>
      </w:r>
      <w:r w:rsidR="001D1535" w:rsidRPr="008F18EC">
        <w:rPr>
          <w:rFonts w:asciiTheme="minorHAnsi" w:hAnsiTheme="minorHAnsi" w:cstheme="minorBidi"/>
          <w:highlight w:val="yellow"/>
        </w:rPr>
        <w:t>•</w:t>
      </w:r>
      <w:r w:rsidR="001D1535" w:rsidRPr="008F18EC">
        <w:rPr>
          <w:rFonts w:asciiTheme="minorHAnsi" w:hAnsiTheme="minorHAnsi" w:cstheme="minorBidi"/>
        </w:rPr>
        <w:t>] de [</w:t>
      </w:r>
      <w:r w:rsidR="001D1535" w:rsidRPr="008F18EC">
        <w:rPr>
          <w:rFonts w:asciiTheme="minorHAnsi" w:hAnsiTheme="minorHAnsi" w:cstheme="minorBidi"/>
          <w:highlight w:val="yellow"/>
        </w:rPr>
        <w:t>•</w:t>
      </w:r>
      <w:r w:rsidR="001D1535" w:rsidRPr="008F18EC">
        <w:rPr>
          <w:rFonts w:asciiTheme="minorHAnsi" w:hAnsiTheme="minorHAnsi" w:cstheme="minorBidi"/>
        </w:rPr>
        <w:t>] de 202[</w:t>
      </w:r>
      <w:r w:rsidR="001D1535" w:rsidRPr="008F18EC">
        <w:rPr>
          <w:rFonts w:ascii="Cambria Math" w:hAnsi="Cambria Math" w:cs="Cambria Math"/>
          <w:highlight w:val="yellow"/>
        </w:rPr>
        <w:t>⦁</w:t>
      </w:r>
      <w:r w:rsidR="001D1535" w:rsidRPr="008F18EC">
        <w:rPr>
          <w:rFonts w:asciiTheme="minorHAnsi" w:hAnsiTheme="minorHAnsi" w:cstheme="minorBidi"/>
        </w:rPr>
        <w:t>]</w:t>
      </w:r>
      <w:r w:rsidRPr="008F18EC">
        <w:rPr>
          <w:rFonts w:asciiTheme="minorHAnsi" w:hAnsiTheme="minorHAnsi" w:cstheme="minorBidi"/>
        </w:rPr>
        <w:t xml:space="preserve"> em [</w:t>
      </w:r>
      <w:r w:rsidR="001D1535" w:rsidRPr="008F18EC">
        <w:rPr>
          <w:rFonts w:asciiTheme="minorHAnsi" w:hAnsiTheme="minorHAnsi" w:cstheme="minorBidi"/>
          <w:highlight w:val="yellow"/>
        </w:rPr>
        <w:t>Local</w:t>
      </w:r>
      <w:r w:rsidRPr="008F18EC">
        <w:rPr>
          <w:rFonts w:asciiTheme="minorHAnsi" w:hAnsiTheme="minorHAnsi" w:cstheme="minorBidi"/>
        </w:rPr>
        <w:t>]</w:t>
      </w:r>
      <w:r w:rsidR="002265B8" w:rsidRPr="008F18EC">
        <w:rPr>
          <w:rFonts w:asciiTheme="minorHAnsi" w:hAnsiTheme="minorHAnsi" w:cstheme="minorBidi"/>
        </w:rPr>
        <w:t>.</w:t>
      </w:r>
      <w:r w:rsidRPr="008F18EC">
        <w:rPr>
          <w:rFonts w:asciiTheme="minorHAnsi" w:hAnsiTheme="minorHAnsi" w:cstheme="minorBidi"/>
        </w:rPr>
        <w:t xml:space="preserve"> </w:t>
      </w:r>
    </w:p>
    <w:p w14:paraId="325FEE31" w14:textId="77777777" w:rsidR="00655D41" w:rsidRPr="008F18EC" w:rsidRDefault="00655D41">
      <w:pPr>
        <w:widowControl/>
        <w:autoSpaceDE/>
        <w:autoSpaceDN/>
        <w:spacing w:after="200" w:line="276" w:lineRule="auto"/>
        <w:rPr>
          <w:rFonts w:asciiTheme="minorHAnsi" w:hAnsiTheme="minorHAnsi" w:cstheme="minorHAnsi"/>
        </w:rPr>
      </w:pPr>
      <w:r w:rsidRPr="008F18EC">
        <w:rPr>
          <w:rFonts w:asciiTheme="minorHAnsi" w:hAnsiTheme="minorHAnsi" w:cstheme="minorHAnsi"/>
        </w:rPr>
        <w:br w:type="page"/>
      </w:r>
    </w:p>
    <w:p w14:paraId="706CEFC9" w14:textId="77777777" w:rsidR="00A176F8" w:rsidRPr="008F18EC" w:rsidRDefault="00A176F8" w:rsidP="00446309">
      <w:pPr>
        <w:spacing w:after="120" w:line="300" w:lineRule="exact"/>
        <w:jc w:val="center"/>
        <w:rPr>
          <w:rFonts w:asciiTheme="minorHAnsi" w:hAnsiTheme="minorHAnsi" w:cstheme="minorHAnsi"/>
          <w:b/>
          <w:sz w:val="24"/>
          <w:szCs w:val="24"/>
        </w:rPr>
      </w:pPr>
      <w:r w:rsidRPr="008F18EC">
        <w:rPr>
          <w:rFonts w:asciiTheme="minorHAnsi" w:hAnsiTheme="minorHAnsi" w:cstheme="minorHAnsi"/>
          <w:b/>
          <w:sz w:val="24"/>
          <w:szCs w:val="24"/>
        </w:rPr>
        <w:lastRenderedPageBreak/>
        <w:t>SUMÁRIO</w:t>
      </w:r>
    </w:p>
    <w:sdt>
      <w:sdtPr>
        <w:id w:val="981688939"/>
        <w:docPartObj>
          <w:docPartGallery w:val="Table of Contents"/>
          <w:docPartUnique/>
        </w:docPartObj>
      </w:sdtPr>
      <w:sdtContent>
        <w:p w14:paraId="4F581EA9" w14:textId="558482DD" w:rsidR="00565610" w:rsidRDefault="36121DE9">
          <w:pPr>
            <w:pStyle w:val="Sumrio1"/>
            <w:tabs>
              <w:tab w:val="left" w:pos="1440"/>
              <w:tab w:val="right" w:leader="dot" w:pos="8488"/>
            </w:tabs>
            <w:rPr>
              <w:ins w:id="1"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r w:rsidRPr="008F18EC">
            <w:fldChar w:fldCharType="begin"/>
          </w:r>
          <w:r w:rsidRPr="008F18EC">
            <w:instrText>TOC \o "1-3" \z \u \h</w:instrText>
          </w:r>
          <w:r w:rsidRPr="008F18EC">
            <w:fldChar w:fldCharType="separate"/>
          </w:r>
          <w:ins w:id="2" w:author="Isabela Alves Pereira Oliveira" w:date="2025-10-18T12:37:00Z" w16du:dateUtc="2025-10-18T15:37:00Z">
            <w:r w:rsidR="00565610" w:rsidRPr="00630C55">
              <w:rPr>
                <w:rStyle w:val="Hyperlink"/>
                <w:noProof/>
              </w:rPr>
              <w:fldChar w:fldCharType="begin"/>
            </w:r>
            <w:r w:rsidR="00565610" w:rsidRPr="00630C55">
              <w:rPr>
                <w:rStyle w:val="Hyperlink"/>
                <w:noProof/>
              </w:rPr>
              <w:instrText xml:space="preserve"> </w:instrText>
            </w:r>
            <w:r w:rsidR="00565610">
              <w:rPr>
                <w:noProof/>
              </w:rPr>
              <w:instrText>HYPERLINK \l "_Toc211683457"</w:instrText>
            </w:r>
            <w:r w:rsidR="00565610" w:rsidRPr="00630C55">
              <w:rPr>
                <w:rStyle w:val="Hyperlink"/>
                <w:noProof/>
              </w:rPr>
              <w:instrText xml:space="preserve"> </w:instrText>
            </w:r>
            <w:r w:rsidR="00565610" w:rsidRPr="00630C55">
              <w:rPr>
                <w:rStyle w:val="Hyperlink"/>
                <w:noProof/>
              </w:rPr>
            </w:r>
            <w:r w:rsidR="00565610" w:rsidRPr="00630C55">
              <w:rPr>
                <w:rStyle w:val="Hyperlink"/>
                <w:noProof/>
              </w:rPr>
              <w:fldChar w:fldCharType="separate"/>
            </w:r>
            <w:r w:rsidR="00565610" w:rsidRPr="00630C55">
              <w:rPr>
                <w:rStyle w:val="Hyperlink"/>
                <w:noProof/>
              </w:rPr>
              <w:t>CAPÍTULO I</w:t>
            </w:r>
            <w:r w:rsidR="00565610">
              <w:rPr>
                <w:rFonts w:asciiTheme="minorHAnsi" w:eastAsiaTheme="minorEastAsia" w:hAnsiTheme="minorHAnsi" w:cstheme="minorBidi"/>
                <w:noProof/>
                <w:kern w:val="2"/>
                <w:sz w:val="24"/>
                <w:szCs w:val="24"/>
                <w:lang w:eastAsia="pt-BR"/>
                <w14:ligatures w14:val="standardContextual"/>
              </w:rPr>
              <w:tab/>
            </w:r>
            <w:r w:rsidR="00565610" w:rsidRPr="00630C55">
              <w:rPr>
                <w:rStyle w:val="Hyperlink"/>
                <w:noProof/>
              </w:rPr>
              <w:t>DISPOSIÇÕES INICIAIS</w:t>
            </w:r>
            <w:r w:rsidR="00565610">
              <w:rPr>
                <w:noProof/>
                <w:webHidden/>
              </w:rPr>
              <w:tab/>
            </w:r>
            <w:r w:rsidR="00565610">
              <w:rPr>
                <w:noProof/>
                <w:webHidden/>
              </w:rPr>
              <w:fldChar w:fldCharType="begin"/>
            </w:r>
            <w:r w:rsidR="00565610">
              <w:rPr>
                <w:noProof/>
                <w:webHidden/>
              </w:rPr>
              <w:instrText xml:space="preserve"> PAGEREF _Toc211683457 \h </w:instrText>
            </w:r>
            <w:r w:rsidR="00565610">
              <w:rPr>
                <w:noProof/>
                <w:webHidden/>
              </w:rPr>
            </w:r>
            <w:r w:rsidR="00565610">
              <w:rPr>
                <w:noProof/>
                <w:webHidden/>
              </w:rPr>
              <w:fldChar w:fldCharType="separate"/>
            </w:r>
            <w:r w:rsidR="00565610">
              <w:rPr>
                <w:noProof/>
                <w:webHidden/>
              </w:rPr>
              <w:t>4</w:t>
            </w:r>
            <w:r w:rsidR="00565610">
              <w:rPr>
                <w:noProof/>
                <w:webHidden/>
              </w:rPr>
              <w:fldChar w:fldCharType="end"/>
            </w:r>
            <w:r w:rsidR="00565610" w:rsidRPr="00630C55">
              <w:rPr>
                <w:rStyle w:val="Hyperlink"/>
                <w:noProof/>
              </w:rPr>
              <w:fldChar w:fldCharType="end"/>
            </w:r>
          </w:ins>
        </w:p>
        <w:p w14:paraId="029D1F3A" w14:textId="48DA3648" w:rsidR="00565610" w:rsidRDefault="00565610">
          <w:pPr>
            <w:pStyle w:val="Sumrio2"/>
            <w:tabs>
              <w:tab w:val="right" w:leader="dot" w:pos="8488"/>
            </w:tabs>
            <w:rPr>
              <w:ins w:id="3"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4"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"_Toc211683458"</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 – Definições</w:t>
            </w:r>
            <w:r>
              <w:rPr>
                <w:noProof/>
                <w:webHidden/>
              </w:rPr>
              <w:tab/>
            </w:r>
            <w:r>
              <w:rPr>
                <w:noProof/>
                <w:webHidden/>
              </w:rPr>
              <w:fldChar w:fldCharType="begin"/>
            </w:r>
            <w:r>
              <w:rPr>
                <w:noProof/>
                <w:webHidden/>
              </w:rPr>
              <w:instrText xml:space="preserve"> PAGEREF _Toc211683458 \h </w:instrText>
            </w:r>
            <w:r>
              <w:rPr>
                <w:noProof/>
                <w:webHidden/>
              </w:rPr>
            </w:r>
            <w:r>
              <w:rPr>
                <w:noProof/>
                <w:webHidden/>
              </w:rPr>
              <w:fldChar w:fldCharType="separate"/>
            </w:r>
            <w:r>
              <w:rPr>
                <w:noProof/>
                <w:webHidden/>
              </w:rPr>
              <w:t>4</w:t>
            </w:r>
            <w:r>
              <w:rPr>
                <w:noProof/>
                <w:webHidden/>
              </w:rPr>
              <w:fldChar w:fldCharType="end"/>
            </w:r>
            <w:r w:rsidRPr="00630C55">
              <w:rPr>
                <w:rStyle w:val="Hyperlink"/>
                <w:noProof/>
              </w:rPr>
              <w:fldChar w:fldCharType="end"/>
            </w:r>
          </w:ins>
        </w:p>
        <w:p w14:paraId="60C3A1C6" w14:textId="0DC2F314" w:rsidR="00565610" w:rsidRDefault="00565610">
          <w:pPr>
            <w:pStyle w:val="Sumrio2"/>
            <w:tabs>
              <w:tab w:val="right" w:leader="dot" w:pos="8488"/>
            </w:tabs>
            <w:rPr>
              <w:ins w:id="5"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6"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"_Toc211683459"</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II – Objeto</w:t>
            </w:r>
            <w:r>
              <w:rPr>
                <w:noProof/>
                <w:webHidden/>
              </w:rPr>
              <w:tab/>
            </w:r>
            <w:r>
              <w:rPr>
                <w:noProof/>
                <w:webHidden/>
              </w:rPr>
              <w:fldChar w:fldCharType="begin"/>
            </w:r>
            <w:r>
              <w:rPr>
                <w:noProof/>
                <w:webHidden/>
              </w:rPr>
              <w:instrText xml:space="preserve"> PAGEREF _Toc211683459 \h </w:instrText>
            </w:r>
            <w:r>
              <w:rPr>
                <w:noProof/>
                <w:webHidden/>
              </w:rPr>
            </w:r>
            <w:r>
              <w:rPr>
                <w:noProof/>
                <w:webHidden/>
              </w:rPr>
              <w:fldChar w:fldCharType="separate"/>
            </w:r>
            <w:r>
              <w:rPr>
                <w:noProof/>
                <w:webHidden/>
              </w:rPr>
              <w:t>9</w:t>
            </w:r>
            <w:r>
              <w:rPr>
                <w:noProof/>
                <w:webHidden/>
              </w:rPr>
              <w:fldChar w:fldCharType="end"/>
            </w:r>
            <w:r w:rsidRPr="00630C55">
              <w:rPr>
                <w:rStyle w:val="Hyperlink"/>
                <w:noProof/>
              </w:rPr>
              <w:fldChar w:fldCharType="end"/>
            </w:r>
          </w:ins>
        </w:p>
        <w:p w14:paraId="4C22217E" w14:textId="4BDACA0A" w:rsidR="00565610" w:rsidRDefault="00565610">
          <w:pPr>
            <w:pStyle w:val="Sumrio2"/>
            <w:tabs>
              <w:tab w:val="right" w:leader="dot" w:pos="8488"/>
            </w:tabs>
            <w:rPr>
              <w:ins w:id="7"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8"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"_Toc211683460"</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III – Acesso ao Edital</w:t>
            </w:r>
            <w:r>
              <w:rPr>
                <w:noProof/>
                <w:webHidden/>
              </w:rPr>
              <w:tab/>
            </w:r>
            <w:r>
              <w:rPr>
                <w:noProof/>
                <w:webHidden/>
              </w:rPr>
              <w:fldChar w:fldCharType="begin"/>
            </w:r>
            <w:r>
              <w:rPr>
                <w:noProof/>
                <w:webHidden/>
              </w:rPr>
              <w:instrText xml:space="preserve"> PAGEREF _Toc211683460 \h </w:instrText>
            </w:r>
            <w:r>
              <w:rPr>
                <w:noProof/>
                <w:webHidden/>
              </w:rPr>
            </w:r>
            <w:r>
              <w:rPr>
                <w:noProof/>
                <w:webHidden/>
              </w:rPr>
              <w:fldChar w:fldCharType="separate"/>
            </w:r>
            <w:r>
              <w:rPr>
                <w:noProof/>
                <w:webHidden/>
              </w:rPr>
              <w:t>9</w:t>
            </w:r>
            <w:r>
              <w:rPr>
                <w:noProof/>
                <w:webHidden/>
              </w:rPr>
              <w:fldChar w:fldCharType="end"/>
            </w:r>
            <w:r w:rsidRPr="00630C55">
              <w:rPr>
                <w:rStyle w:val="Hyperlink"/>
                <w:noProof/>
              </w:rPr>
              <w:fldChar w:fldCharType="end"/>
            </w:r>
          </w:ins>
        </w:p>
        <w:p w14:paraId="546BB337" w14:textId="5FCE7C17" w:rsidR="00565610" w:rsidRDefault="00565610">
          <w:pPr>
            <w:pStyle w:val="Sumrio2"/>
            <w:tabs>
              <w:tab w:val="right" w:leader="dot" w:pos="8488"/>
            </w:tabs>
            <w:rPr>
              <w:ins w:id="9"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10"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"_Toc211683461"</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IV – Esclarecimentos sobre o Edital</w:t>
            </w:r>
            <w:r>
              <w:rPr>
                <w:noProof/>
                <w:webHidden/>
              </w:rPr>
              <w:tab/>
            </w:r>
            <w:r>
              <w:rPr>
                <w:noProof/>
                <w:webHidden/>
              </w:rPr>
              <w:fldChar w:fldCharType="begin"/>
            </w:r>
            <w:r>
              <w:rPr>
                <w:noProof/>
                <w:webHidden/>
              </w:rPr>
              <w:instrText xml:space="preserve"> PAGEREF _Toc211683461 \h </w:instrText>
            </w:r>
            <w:r>
              <w:rPr>
                <w:noProof/>
                <w:webHidden/>
              </w:rPr>
            </w:r>
            <w:r>
              <w:rPr>
                <w:noProof/>
                <w:webHidden/>
              </w:rPr>
              <w:fldChar w:fldCharType="separate"/>
            </w:r>
            <w:r>
              <w:rPr>
                <w:noProof/>
                <w:webHidden/>
              </w:rPr>
              <w:t>10</w:t>
            </w:r>
            <w:r>
              <w:rPr>
                <w:noProof/>
                <w:webHidden/>
              </w:rPr>
              <w:fldChar w:fldCharType="end"/>
            </w:r>
            <w:r w:rsidRPr="00630C55">
              <w:rPr>
                <w:rStyle w:val="Hyperlink"/>
                <w:noProof/>
              </w:rPr>
              <w:fldChar w:fldCharType="end"/>
            </w:r>
          </w:ins>
        </w:p>
        <w:p w14:paraId="42C73A05" w14:textId="09D0C964" w:rsidR="00565610" w:rsidRDefault="00565610">
          <w:pPr>
            <w:pStyle w:val="Sumrio2"/>
            <w:tabs>
              <w:tab w:val="right" w:leader="dot" w:pos="8488"/>
            </w:tabs>
            <w:rPr>
              <w:ins w:id="11"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12"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"_Toc211683462"</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V – Visitas Técnicas</w:t>
            </w:r>
            <w:r>
              <w:rPr>
                <w:noProof/>
                <w:webHidden/>
              </w:rPr>
              <w:tab/>
            </w:r>
            <w:r>
              <w:rPr>
                <w:noProof/>
                <w:webHidden/>
              </w:rPr>
              <w:fldChar w:fldCharType="begin"/>
            </w:r>
            <w:r>
              <w:rPr>
                <w:noProof/>
                <w:webHidden/>
              </w:rPr>
              <w:instrText xml:space="preserve"> PAGEREF _Toc211683462 \h </w:instrText>
            </w:r>
            <w:r>
              <w:rPr>
                <w:noProof/>
                <w:webHidden/>
              </w:rPr>
            </w:r>
            <w:r>
              <w:rPr>
                <w:noProof/>
                <w:webHidden/>
              </w:rPr>
              <w:fldChar w:fldCharType="separate"/>
            </w:r>
            <w:r>
              <w:rPr>
                <w:noProof/>
                <w:webHidden/>
              </w:rPr>
              <w:t>10</w:t>
            </w:r>
            <w:r>
              <w:rPr>
                <w:noProof/>
                <w:webHidden/>
              </w:rPr>
              <w:fldChar w:fldCharType="end"/>
            </w:r>
            <w:r w:rsidRPr="00630C55">
              <w:rPr>
                <w:rStyle w:val="Hyperlink"/>
                <w:noProof/>
              </w:rPr>
              <w:fldChar w:fldCharType="end"/>
            </w:r>
          </w:ins>
        </w:p>
        <w:p w14:paraId="7009A103" w14:textId="621F4224" w:rsidR="00565610" w:rsidRDefault="00565610">
          <w:pPr>
            <w:pStyle w:val="Sumrio2"/>
            <w:tabs>
              <w:tab w:val="right" w:leader="dot" w:pos="8488"/>
            </w:tabs>
            <w:rPr>
              <w:ins w:id="13"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14"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"_Toc211683463"</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VI – Impugnação ao Edital</w:t>
            </w:r>
            <w:r>
              <w:rPr>
                <w:noProof/>
                <w:webHidden/>
              </w:rPr>
              <w:tab/>
            </w:r>
            <w:r>
              <w:rPr>
                <w:noProof/>
                <w:webHidden/>
              </w:rPr>
              <w:fldChar w:fldCharType="begin"/>
            </w:r>
            <w:r>
              <w:rPr>
                <w:noProof/>
                <w:webHidden/>
              </w:rPr>
              <w:instrText xml:space="preserve"> PAGEREF _Toc211683463 \h </w:instrText>
            </w:r>
            <w:r>
              <w:rPr>
                <w:noProof/>
                <w:webHidden/>
              </w:rPr>
            </w:r>
            <w:r>
              <w:rPr>
                <w:noProof/>
                <w:webHidden/>
              </w:rPr>
              <w:fldChar w:fldCharType="separate"/>
            </w:r>
            <w:r>
              <w:rPr>
                <w:noProof/>
                <w:webHidden/>
              </w:rPr>
              <w:t>11</w:t>
            </w:r>
            <w:r>
              <w:rPr>
                <w:noProof/>
                <w:webHidden/>
              </w:rPr>
              <w:fldChar w:fldCharType="end"/>
            </w:r>
            <w:r w:rsidRPr="00630C55">
              <w:rPr>
                <w:rStyle w:val="Hyperlink"/>
                <w:noProof/>
              </w:rPr>
              <w:fldChar w:fldCharType="end"/>
            </w:r>
          </w:ins>
        </w:p>
        <w:p w14:paraId="3C72F011" w14:textId="0682306C" w:rsidR="00565610" w:rsidRDefault="00565610">
          <w:pPr>
            <w:pStyle w:val="Sumrio2"/>
            <w:tabs>
              <w:tab w:val="right" w:leader="dot" w:pos="8488"/>
            </w:tabs>
            <w:rPr>
              <w:ins w:id="15"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16"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"_Toc211683464"</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VII – Disposições Gerais</w:t>
            </w:r>
            <w:r>
              <w:rPr>
                <w:noProof/>
                <w:webHidden/>
              </w:rPr>
              <w:tab/>
            </w:r>
            <w:r>
              <w:rPr>
                <w:noProof/>
                <w:webHidden/>
              </w:rPr>
              <w:fldChar w:fldCharType="begin"/>
            </w:r>
            <w:r>
              <w:rPr>
                <w:noProof/>
                <w:webHidden/>
              </w:rPr>
              <w:instrText xml:space="preserve"> PAGEREF _Toc211683464 \h </w:instrText>
            </w:r>
            <w:r>
              <w:rPr>
                <w:noProof/>
                <w:webHidden/>
              </w:rPr>
            </w:r>
            <w:r>
              <w:rPr>
                <w:noProof/>
                <w:webHidden/>
              </w:rPr>
              <w:fldChar w:fldCharType="separate"/>
            </w:r>
            <w:r>
              <w:rPr>
                <w:noProof/>
                <w:webHidden/>
              </w:rPr>
              <w:t>11</w:t>
            </w:r>
            <w:r>
              <w:rPr>
                <w:noProof/>
                <w:webHidden/>
              </w:rPr>
              <w:fldChar w:fldCharType="end"/>
            </w:r>
            <w:r w:rsidRPr="00630C55">
              <w:rPr>
                <w:rStyle w:val="Hyperlink"/>
                <w:noProof/>
              </w:rPr>
              <w:fldChar w:fldCharType="end"/>
            </w:r>
          </w:ins>
        </w:p>
        <w:p w14:paraId="20709F4F" w14:textId="4589BC6E" w:rsidR="00565610" w:rsidRDefault="00565610">
          <w:pPr>
            <w:pStyle w:val="Sumrio1"/>
            <w:tabs>
              <w:tab w:val="right" w:leader="dot" w:pos="8488"/>
            </w:tabs>
            <w:rPr>
              <w:ins w:id="17"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18"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"_Toc211683465"</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Pr>
                <w:rFonts w:asciiTheme="minorHAnsi" w:eastAsiaTheme="minorEastAsia" w:hAnsiTheme="minorHAnsi" w:cstheme="minorBidi"/>
                <w:noProof/>
                <w:kern w:val="2"/>
                <w:sz w:val="24"/>
                <w:szCs w:val="24"/>
                <w:lang w:eastAsia="pt-BR"/>
                <w14:ligatures w14:val="standardContextual"/>
              </w:rPr>
              <w:tab/>
            </w:r>
            <w:r w:rsidRPr="00630C55">
              <w:rPr>
                <w:rStyle w:val="Hyperlink"/>
                <w:noProof/>
              </w:rPr>
              <w:t xml:space="preserve">CPLA – COMISSÃO PERMANENTE DE LICITAÇÃO DE CONCESSÕES E ARRENDAMENTOS PORTUÁRIOS DA ANTAQ </w:t>
            </w:r>
            <w:r>
              <w:rPr>
                <w:noProof/>
                <w:webHidden/>
              </w:rPr>
              <w:tab/>
            </w:r>
            <w:r>
              <w:rPr>
                <w:noProof/>
                <w:webHidden/>
              </w:rPr>
              <w:fldChar w:fldCharType="begin"/>
            </w:r>
            <w:r>
              <w:rPr>
                <w:noProof/>
                <w:webHidden/>
              </w:rPr>
              <w:instrText xml:space="preserve"> PAGEREF _Toc211683465 \h </w:instrText>
            </w:r>
            <w:r>
              <w:rPr>
                <w:noProof/>
                <w:webHidden/>
              </w:rPr>
            </w:r>
            <w:r>
              <w:rPr>
                <w:noProof/>
                <w:webHidden/>
              </w:rPr>
              <w:fldChar w:fldCharType="separate"/>
            </w:r>
            <w:r>
              <w:rPr>
                <w:noProof/>
                <w:webHidden/>
              </w:rPr>
              <w:t>14</w:t>
            </w:r>
            <w:r>
              <w:rPr>
                <w:noProof/>
                <w:webHidden/>
              </w:rPr>
              <w:fldChar w:fldCharType="end"/>
            </w:r>
            <w:r w:rsidRPr="00630C55">
              <w:rPr>
                <w:rStyle w:val="Hyperlink"/>
                <w:noProof/>
              </w:rPr>
              <w:fldChar w:fldCharType="end"/>
            </w:r>
          </w:ins>
        </w:p>
        <w:p w14:paraId="1B9C5917" w14:textId="5D0E7F62" w:rsidR="00565610" w:rsidRDefault="00565610">
          <w:pPr>
            <w:pStyle w:val="Sumrio1"/>
            <w:tabs>
              <w:tab w:val="left" w:pos="1440"/>
              <w:tab w:val="right" w:leader="dot" w:pos="8488"/>
            </w:tabs>
            <w:rPr>
              <w:ins w:id="19"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20"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"_Toc211683466"</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CAPÍTULO II</w:t>
            </w:r>
            <w:r>
              <w:rPr>
                <w:rFonts w:asciiTheme="minorHAnsi" w:eastAsiaTheme="minorEastAsia" w:hAnsiTheme="minorHAnsi" w:cstheme="minorBidi"/>
                <w:noProof/>
                <w:kern w:val="2"/>
                <w:sz w:val="24"/>
                <w:szCs w:val="24"/>
                <w:lang w:eastAsia="pt-BR"/>
                <w14:ligatures w14:val="standardContextual"/>
              </w:rPr>
              <w:tab/>
            </w:r>
            <w:r w:rsidRPr="00630C55">
              <w:rPr>
                <w:rStyle w:val="Hyperlink"/>
                <w:noProof/>
              </w:rPr>
              <w:t>PARTICIPAÇÃO NO LEILÃO</w:t>
            </w:r>
            <w:r>
              <w:rPr>
                <w:noProof/>
                <w:webHidden/>
              </w:rPr>
              <w:tab/>
            </w:r>
            <w:r>
              <w:rPr>
                <w:noProof/>
                <w:webHidden/>
              </w:rPr>
              <w:fldChar w:fldCharType="begin"/>
            </w:r>
            <w:r>
              <w:rPr>
                <w:noProof/>
                <w:webHidden/>
              </w:rPr>
              <w:instrText xml:space="preserve"> PAGEREF _Toc211683466 \h </w:instrText>
            </w:r>
            <w:r>
              <w:rPr>
                <w:noProof/>
                <w:webHidden/>
              </w:rPr>
            </w:r>
            <w:r>
              <w:rPr>
                <w:noProof/>
                <w:webHidden/>
              </w:rPr>
              <w:fldChar w:fldCharType="separate"/>
            </w:r>
            <w:r>
              <w:rPr>
                <w:noProof/>
                <w:webHidden/>
              </w:rPr>
              <w:t>15</w:t>
            </w:r>
            <w:r>
              <w:rPr>
                <w:noProof/>
                <w:webHidden/>
              </w:rPr>
              <w:fldChar w:fldCharType="end"/>
            </w:r>
            <w:r w:rsidRPr="00630C55">
              <w:rPr>
                <w:rStyle w:val="Hyperlink"/>
                <w:noProof/>
              </w:rPr>
              <w:fldChar w:fldCharType="end"/>
            </w:r>
          </w:ins>
        </w:p>
        <w:p w14:paraId="58129475" w14:textId="12B858C6" w:rsidR="00565610" w:rsidRDefault="00565610">
          <w:pPr>
            <w:pStyle w:val="Sumrio1"/>
            <w:tabs>
              <w:tab w:val="left" w:pos="1440"/>
              <w:tab w:val="right" w:leader="dot" w:pos="8488"/>
            </w:tabs>
            <w:rPr>
              <w:ins w:id="21"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22"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"_Toc211683467"</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CAPÍTULO III</w:t>
            </w:r>
            <w:r>
              <w:rPr>
                <w:rFonts w:asciiTheme="minorHAnsi" w:eastAsiaTheme="minorEastAsia" w:hAnsiTheme="minorHAnsi" w:cstheme="minorBidi"/>
                <w:noProof/>
                <w:kern w:val="2"/>
                <w:sz w:val="24"/>
                <w:szCs w:val="24"/>
                <w:lang w:eastAsia="pt-BR"/>
                <w14:ligatures w14:val="standardContextual"/>
              </w:rPr>
              <w:tab/>
            </w:r>
            <w:r w:rsidRPr="00630C55">
              <w:rPr>
                <w:rStyle w:val="Hyperlink"/>
                <w:noProof/>
              </w:rPr>
              <w:t>DOCUMENTAÇÃO</w:t>
            </w:r>
            <w:r>
              <w:rPr>
                <w:noProof/>
                <w:webHidden/>
              </w:rPr>
              <w:tab/>
            </w:r>
            <w:r>
              <w:rPr>
                <w:noProof/>
                <w:webHidden/>
              </w:rPr>
              <w:fldChar w:fldCharType="begin"/>
            </w:r>
            <w:r>
              <w:rPr>
                <w:noProof/>
                <w:webHidden/>
              </w:rPr>
              <w:instrText xml:space="preserve"> PAGEREF _Toc211683467 \h </w:instrText>
            </w:r>
            <w:r>
              <w:rPr>
                <w:noProof/>
                <w:webHidden/>
              </w:rPr>
            </w:r>
            <w:r>
              <w:rPr>
                <w:noProof/>
                <w:webHidden/>
              </w:rPr>
              <w:fldChar w:fldCharType="separate"/>
            </w:r>
            <w:r>
              <w:rPr>
                <w:noProof/>
                <w:webHidden/>
              </w:rPr>
              <w:t>19</w:t>
            </w:r>
            <w:r>
              <w:rPr>
                <w:noProof/>
                <w:webHidden/>
              </w:rPr>
              <w:fldChar w:fldCharType="end"/>
            </w:r>
            <w:r w:rsidRPr="00630C55">
              <w:rPr>
                <w:rStyle w:val="Hyperlink"/>
                <w:noProof/>
              </w:rPr>
              <w:fldChar w:fldCharType="end"/>
            </w:r>
          </w:ins>
        </w:p>
        <w:p w14:paraId="5BD622D2" w14:textId="3807FA2D" w:rsidR="00565610" w:rsidRDefault="00565610">
          <w:pPr>
            <w:pStyle w:val="Sumrio2"/>
            <w:tabs>
              <w:tab w:val="right" w:leader="dot" w:pos="8488"/>
            </w:tabs>
            <w:rPr>
              <w:ins w:id="23"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24"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"_Toc211683468"</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 – Declarações</w:t>
            </w:r>
            <w:r>
              <w:rPr>
                <w:noProof/>
                <w:webHidden/>
              </w:rPr>
              <w:tab/>
            </w:r>
            <w:r>
              <w:rPr>
                <w:noProof/>
                <w:webHidden/>
              </w:rPr>
              <w:fldChar w:fldCharType="begin"/>
            </w:r>
            <w:r>
              <w:rPr>
                <w:noProof/>
                <w:webHidden/>
              </w:rPr>
              <w:instrText xml:space="preserve"> PAGEREF _Toc211683468 \h </w:instrText>
            </w:r>
            <w:r>
              <w:rPr>
                <w:noProof/>
                <w:webHidden/>
              </w:rPr>
            </w:r>
            <w:r>
              <w:rPr>
                <w:noProof/>
                <w:webHidden/>
              </w:rPr>
              <w:fldChar w:fldCharType="separate"/>
            </w:r>
            <w:r>
              <w:rPr>
                <w:noProof/>
                <w:webHidden/>
              </w:rPr>
              <w:t>19</w:t>
            </w:r>
            <w:r>
              <w:rPr>
                <w:noProof/>
                <w:webHidden/>
              </w:rPr>
              <w:fldChar w:fldCharType="end"/>
            </w:r>
            <w:r w:rsidRPr="00630C55">
              <w:rPr>
                <w:rStyle w:val="Hyperlink"/>
                <w:noProof/>
              </w:rPr>
              <w:fldChar w:fldCharType="end"/>
            </w:r>
          </w:ins>
        </w:p>
        <w:p w14:paraId="4102B5B8" w14:textId="423E3D9C" w:rsidR="00565610" w:rsidRDefault="00565610">
          <w:pPr>
            <w:pStyle w:val="Sumrio2"/>
            <w:tabs>
              <w:tab w:val="right" w:leader="dot" w:pos="8488"/>
            </w:tabs>
            <w:rPr>
              <w:ins w:id="25"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26"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"_Toc211683469"</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II – Representantes</w:t>
            </w:r>
            <w:r>
              <w:rPr>
                <w:noProof/>
                <w:webHidden/>
              </w:rPr>
              <w:tab/>
            </w:r>
            <w:r>
              <w:rPr>
                <w:noProof/>
                <w:webHidden/>
              </w:rPr>
              <w:fldChar w:fldCharType="begin"/>
            </w:r>
            <w:r>
              <w:rPr>
                <w:noProof/>
                <w:webHidden/>
              </w:rPr>
              <w:instrText xml:space="preserve"> PAGEREF _Toc211683469 \h </w:instrText>
            </w:r>
            <w:r>
              <w:rPr>
                <w:noProof/>
                <w:webHidden/>
              </w:rPr>
            </w:r>
            <w:r>
              <w:rPr>
                <w:noProof/>
                <w:webHidden/>
              </w:rPr>
              <w:fldChar w:fldCharType="separate"/>
            </w:r>
            <w:r>
              <w:rPr>
                <w:noProof/>
                <w:webHidden/>
              </w:rPr>
              <w:t>20</w:t>
            </w:r>
            <w:r>
              <w:rPr>
                <w:noProof/>
                <w:webHidden/>
              </w:rPr>
              <w:fldChar w:fldCharType="end"/>
            </w:r>
            <w:r w:rsidRPr="00630C55">
              <w:rPr>
                <w:rStyle w:val="Hyperlink"/>
                <w:noProof/>
              </w:rPr>
              <w:fldChar w:fldCharType="end"/>
            </w:r>
          </w:ins>
        </w:p>
        <w:p w14:paraId="20022F1C" w14:textId="4F67FA4C" w:rsidR="00565610" w:rsidRDefault="00565610">
          <w:pPr>
            <w:pStyle w:val="Sumrio3"/>
            <w:tabs>
              <w:tab w:val="right" w:leader="dot" w:pos="8488"/>
            </w:tabs>
            <w:rPr>
              <w:ins w:id="27" w:author="Isabela Alves Pereira Oliveira" w:date="2025-10-18T12:37:00Z" w16du:dateUtc="2025-10-18T15:37:00Z"/>
              <w:rFonts w:eastAsiaTheme="minorEastAsia" w:cstheme="minorBidi"/>
              <w:noProof/>
              <w:kern w:val="2"/>
              <w:sz w:val="24"/>
              <w:szCs w:val="24"/>
              <w:lang w:eastAsia="pt-BR"/>
              <w14:ligatures w14:val="standardContextual"/>
            </w:rPr>
          </w:pPr>
          <w:ins w:id="28"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"_Toc211683470"</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Subseção I – Representante Credenciado</w:t>
            </w:r>
            <w:r>
              <w:rPr>
                <w:noProof/>
                <w:webHidden/>
              </w:rPr>
              <w:tab/>
            </w:r>
            <w:r>
              <w:rPr>
                <w:noProof/>
                <w:webHidden/>
              </w:rPr>
              <w:fldChar w:fldCharType="begin"/>
            </w:r>
            <w:r>
              <w:rPr>
                <w:noProof/>
                <w:webHidden/>
              </w:rPr>
              <w:instrText xml:space="preserve"> PAGEREF _Toc211683470 \h </w:instrText>
            </w:r>
            <w:r>
              <w:rPr>
                <w:noProof/>
                <w:webHidden/>
              </w:rPr>
            </w:r>
            <w:r>
              <w:rPr>
                <w:noProof/>
                <w:webHidden/>
              </w:rPr>
              <w:fldChar w:fldCharType="separate"/>
            </w:r>
            <w:r>
              <w:rPr>
                <w:noProof/>
                <w:webHidden/>
              </w:rPr>
              <w:t>20</w:t>
            </w:r>
            <w:r>
              <w:rPr>
                <w:noProof/>
                <w:webHidden/>
              </w:rPr>
              <w:fldChar w:fldCharType="end"/>
            </w:r>
            <w:r w:rsidRPr="00630C55">
              <w:rPr>
                <w:rStyle w:val="Hyperlink"/>
                <w:noProof/>
              </w:rPr>
              <w:fldChar w:fldCharType="end"/>
            </w:r>
          </w:ins>
        </w:p>
        <w:p w14:paraId="0ED601CB" w14:textId="2FF5AC04" w:rsidR="00565610" w:rsidRDefault="00565610">
          <w:pPr>
            <w:pStyle w:val="Sumrio3"/>
            <w:tabs>
              <w:tab w:val="right" w:leader="dot" w:pos="8488"/>
            </w:tabs>
            <w:rPr>
              <w:ins w:id="29" w:author="Isabela Alves Pereira Oliveira" w:date="2025-10-18T12:37:00Z" w16du:dateUtc="2025-10-18T15:37:00Z"/>
              <w:rFonts w:eastAsiaTheme="minorEastAsia" w:cstheme="minorBidi"/>
              <w:noProof/>
              <w:kern w:val="2"/>
              <w:sz w:val="24"/>
              <w:szCs w:val="24"/>
              <w:lang w:eastAsia="pt-BR"/>
              <w14:ligatures w14:val="standardContextual"/>
            </w:rPr>
          </w:pPr>
          <w:ins w:id="30"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"_Toc211683471"</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Subseção II – Participantes Credenciados</w:t>
            </w:r>
            <w:r>
              <w:rPr>
                <w:noProof/>
                <w:webHidden/>
              </w:rPr>
              <w:tab/>
            </w:r>
            <w:r>
              <w:rPr>
                <w:noProof/>
                <w:webHidden/>
              </w:rPr>
              <w:fldChar w:fldCharType="begin"/>
            </w:r>
            <w:r>
              <w:rPr>
                <w:noProof/>
                <w:webHidden/>
              </w:rPr>
              <w:instrText xml:space="preserve"> PAGEREF _Toc211683471 \h </w:instrText>
            </w:r>
            <w:r>
              <w:rPr>
                <w:noProof/>
                <w:webHidden/>
              </w:rPr>
            </w:r>
            <w:r>
              <w:rPr>
                <w:noProof/>
                <w:webHidden/>
              </w:rPr>
              <w:fldChar w:fldCharType="separate"/>
            </w:r>
            <w:r>
              <w:rPr>
                <w:noProof/>
                <w:webHidden/>
              </w:rPr>
              <w:t>21</w:t>
            </w:r>
            <w:r>
              <w:rPr>
                <w:noProof/>
                <w:webHidden/>
              </w:rPr>
              <w:fldChar w:fldCharType="end"/>
            </w:r>
            <w:r w:rsidRPr="00630C55">
              <w:rPr>
                <w:rStyle w:val="Hyperlink"/>
                <w:noProof/>
              </w:rPr>
              <w:fldChar w:fldCharType="end"/>
            </w:r>
          </w:ins>
        </w:p>
        <w:p w14:paraId="430F7A33" w14:textId="4A03E0E2" w:rsidR="00565610" w:rsidRDefault="00565610">
          <w:pPr>
            <w:pStyle w:val="Sumrio2"/>
            <w:tabs>
              <w:tab w:val="right" w:leader="dot" w:pos="8488"/>
            </w:tabs>
            <w:rPr>
              <w:ins w:id="31"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32"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"_Toc211683472"</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III – Proposta Econômica</w:t>
            </w:r>
            <w:r>
              <w:rPr>
                <w:noProof/>
                <w:webHidden/>
              </w:rPr>
              <w:tab/>
            </w:r>
            <w:r>
              <w:rPr>
                <w:noProof/>
                <w:webHidden/>
              </w:rPr>
              <w:fldChar w:fldCharType="begin"/>
            </w:r>
            <w:r>
              <w:rPr>
                <w:noProof/>
                <w:webHidden/>
              </w:rPr>
              <w:instrText xml:space="preserve"> PAGEREF _Toc211683472 \h </w:instrText>
            </w:r>
            <w:r>
              <w:rPr>
                <w:noProof/>
                <w:webHidden/>
              </w:rPr>
            </w:r>
            <w:r>
              <w:rPr>
                <w:noProof/>
                <w:webHidden/>
              </w:rPr>
              <w:fldChar w:fldCharType="separate"/>
            </w:r>
            <w:r>
              <w:rPr>
                <w:noProof/>
                <w:webHidden/>
              </w:rPr>
              <w:t>21</w:t>
            </w:r>
            <w:r>
              <w:rPr>
                <w:noProof/>
                <w:webHidden/>
              </w:rPr>
              <w:fldChar w:fldCharType="end"/>
            </w:r>
            <w:r w:rsidRPr="00630C55">
              <w:rPr>
                <w:rStyle w:val="Hyperlink"/>
                <w:noProof/>
              </w:rPr>
              <w:fldChar w:fldCharType="end"/>
            </w:r>
          </w:ins>
        </w:p>
        <w:p w14:paraId="43CFCBDF" w14:textId="0481C16F" w:rsidR="00565610" w:rsidRDefault="00565610">
          <w:pPr>
            <w:pStyle w:val="Sumrio2"/>
            <w:tabs>
              <w:tab w:val="right" w:leader="dot" w:pos="8488"/>
            </w:tabs>
            <w:rPr>
              <w:ins w:id="33"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34"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"_Toc211683473"</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IV – Garantia da Proposta</w:t>
            </w:r>
            <w:r>
              <w:rPr>
                <w:noProof/>
                <w:webHidden/>
              </w:rPr>
              <w:tab/>
            </w:r>
            <w:r>
              <w:rPr>
                <w:noProof/>
                <w:webHidden/>
              </w:rPr>
              <w:fldChar w:fldCharType="begin"/>
            </w:r>
            <w:r>
              <w:rPr>
                <w:noProof/>
                <w:webHidden/>
              </w:rPr>
              <w:instrText xml:space="preserve"> PAGEREF _Toc211683473 \h </w:instrText>
            </w:r>
            <w:r>
              <w:rPr>
                <w:noProof/>
                <w:webHidden/>
              </w:rPr>
            </w:r>
            <w:r>
              <w:rPr>
                <w:noProof/>
                <w:webHidden/>
              </w:rPr>
              <w:fldChar w:fldCharType="separate"/>
            </w:r>
            <w:r>
              <w:rPr>
                <w:noProof/>
                <w:webHidden/>
              </w:rPr>
              <w:t>23</w:t>
            </w:r>
            <w:r>
              <w:rPr>
                <w:noProof/>
                <w:webHidden/>
              </w:rPr>
              <w:fldChar w:fldCharType="end"/>
            </w:r>
            <w:r w:rsidRPr="00630C55">
              <w:rPr>
                <w:rStyle w:val="Hyperlink"/>
                <w:noProof/>
              </w:rPr>
              <w:fldChar w:fldCharType="end"/>
            </w:r>
          </w:ins>
        </w:p>
        <w:p w14:paraId="15CCFF95" w14:textId="21FD4919" w:rsidR="00565610" w:rsidRDefault="00565610">
          <w:pPr>
            <w:pStyle w:val="Sumrio2"/>
            <w:tabs>
              <w:tab w:val="right" w:leader="dot" w:pos="8488"/>
            </w:tabs>
            <w:rPr>
              <w:ins w:id="35"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36"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"_Toc211683474"</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V – Habilitação</w:t>
            </w:r>
            <w:r>
              <w:rPr>
                <w:noProof/>
                <w:webHidden/>
              </w:rPr>
              <w:tab/>
            </w:r>
            <w:r>
              <w:rPr>
                <w:noProof/>
                <w:webHidden/>
              </w:rPr>
              <w:fldChar w:fldCharType="begin"/>
            </w:r>
            <w:r>
              <w:rPr>
                <w:noProof/>
                <w:webHidden/>
              </w:rPr>
              <w:instrText xml:space="preserve"> PAGEREF _Toc211683474 \h </w:instrText>
            </w:r>
            <w:r>
              <w:rPr>
                <w:noProof/>
                <w:webHidden/>
              </w:rPr>
            </w:r>
            <w:r>
              <w:rPr>
                <w:noProof/>
                <w:webHidden/>
              </w:rPr>
              <w:fldChar w:fldCharType="separate"/>
            </w:r>
            <w:r>
              <w:rPr>
                <w:noProof/>
                <w:webHidden/>
              </w:rPr>
              <w:t>27</w:t>
            </w:r>
            <w:r>
              <w:rPr>
                <w:noProof/>
                <w:webHidden/>
              </w:rPr>
              <w:fldChar w:fldCharType="end"/>
            </w:r>
            <w:r w:rsidRPr="00630C55">
              <w:rPr>
                <w:rStyle w:val="Hyperlink"/>
                <w:noProof/>
              </w:rPr>
              <w:fldChar w:fldCharType="end"/>
            </w:r>
          </w:ins>
        </w:p>
        <w:p w14:paraId="7475BB3C" w14:textId="0909EC43" w:rsidR="00565610" w:rsidRDefault="00565610">
          <w:pPr>
            <w:pStyle w:val="Sumrio3"/>
            <w:tabs>
              <w:tab w:val="right" w:leader="dot" w:pos="8488"/>
            </w:tabs>
            <w:rPr>
              <w:ins w:id="37" w:author="Isabela Alves Pereira Oliveira" w:date="2025-10-18T12:37:00Z" w16du:dateUtc="2025-10-18T15:37:00Z"/>
              <w:rFonts w:eastAsiaTheme="minorEastAsia" w:cstheme="minorBidi"/>
              <w:noProof/>
              <w:kern w:val="2"/>
              <w:sz w:val="24"/>
              <w:szCs w:val="24"/>
              <w:lang w:eastAsia="pt-BR"/>
              <w14:ligatures w14:val="standardContextual"/>
            </w:rPr>
          </w:pPr>
          <w:ins w:id="38"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"_Toc211683475"</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Subseção I – Habilitação Jurídica</w:t>
            </w:r>
            <w:r>
              <w:rPr>
                <w:noProof/>
                <w:webHidden/>
              </w:rPr>
              <w:tab/>
            </w:r>
            <w:r>
              <w:rPr>
                <w:noProof/>
                <w:webHidden/>
              </w:rPr>
              <w:fldChar w:fldCharType="begin"/>
            </w:r>
            <w:r>
              <w:rPr>
                <w:noProof/>
                <w:webHidden/>
              </w:rPr>
              <w:instrText xml:space="preserve"> PAGEREF _Toc211683475 \h </w:instrText>
            </w:r>
            <w:r>
              <w:rPr>
                <w:noProof/>
                <w:webHidden/>
              </w:rPr>
            </w:r>
            <w:r>
              <w:rPr>
                <w:noProof/>
                <w:webHidden/>
              </w:rPr>
              <w:fldChar w:fldCharType="separate"/>
            </w:r>
            <w:r>
              <w:rPr>
                <w:noProof/>
                <w:webHidden/>
              </w:rPr>
              <w:t>27</w:t>
            </w:r>
            <w:r>
              <w:rPr>
                <w:noProof/>
                <w:webHidden/>
              </w:rPr>
              <w:fldChar w:fldCharType="end"/>
            </w:r>
            <w:r w:rsidRPr="00630C55">
              <w:rPr>
                <w:rStyle w:val="Hyperlink"/>
                <w:noProof/>
              </w:rPr>
              <w:fldChar w:fldCharType="end"/>
            </w:r>
          </w:ins>
        </w:p>
        <w:p w14:paraId="639CF145" w14:textId="51DAF02A" w:rsidR="00565610" w:rsidRDefault="00565610">
          <w:pPr>
            <w:pStyle w:val="Sumrio3"/>
            <w:tabs>
              <w:tab w:val="right" w:leader="dot" w:pos="8488"/>
            </w:tabs>
            <w:rPr>
              <w:ins w:id="39" w:author="Isabela Alves Pereira Oliveira" w:date="2025-10-18T12:37:00Z" w16du:dateUtc="2025-10-18T15:37:00Z"/>
              <w:rFonts w:eastAsiaTheme="minorEastAsia" w:cstheme="minorBidi"/>
              <w:noProof/>
              <w:kern w:val="2"/>
              <w:sz w:val="24"/>
              <w:szCs w:val="24"/>
              <w:lang w:eastAsia="pt-BR"/>
              <w14:ligatures w14:val="standardContextual"/>
            </w:rPr>
          </w:pPr>
          <w:ins w:id="40"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"_Toc211683476"</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Subseção II – Habilitação Econômico-Financeira</w:t>
            </w:r>
            <w:r>
              <w:rPr>
                <w:noProof/>
                <w:webHidden/>
              </w:rPr>
              <w:tab/>
            </w:r>
            <w:r>
              <w:rPr>
                <w:noProof/>
                <w:webHidden/>
              </w:rPr>
              <w:fldChar w:fldCharType="begin"/>
            </w:r>
            <w:r>
              <w:rPr>
                <w:noProof/>
                <w:webHidden/>
              </w:rPr>
              <w:instrText xml:space="preserve"> PAGEREF _Toc211683476 \h </w:instrText>
            </w:r>
            <w:r>
              <w:rPr>
                <w:noProof/>
                <w:webHidden/>
              </w:rPr>
            </w:r>
            <w:r>
              <w:rPr>
                <w:noProof/>
                <w:webHidden/>
              </w:rPr>
              <w:fldChar w:fldCharType="separate"/>
            </w:r>
            <w:r>
              <w:rPr>
                <w:noProof/>
                <w:webHidden/>
              </w:rPr>
              <w:t>29</w:t>
            </w:r>
            <w:r>
              <w:rPr>
                <w:noProof/>
                <w:webHidden/>
              </w:rPr>
              <w:fldChar w:fldCharType="end"/>
            </w:r>
            <w:r w:rsidRPr="00630C55">
              <w:rPr>
                <w:rStyle w:val="Hyperlink"/>
                <w:noProof/>
              </w:rPr>
              <w:fldChar w:fldCharType="end"/>
            </w:r>
          </w:ins>
        </w:p>
        <w:p w14:paraId="16E0C34E" w14:textId="3F4920E3" w:rsidR="00565610" w:rsidRDefault="00565610">
          <w:pPr>
            <w:pStyle w:val="Sumrio3"/>
            <w:tabs>
              <w:tab w:val="right" w:leader="dot" w:pos="8488"/>
            </w:tabs>
            <w:rPr>
              <w:ins w:id="41" w:author="Isabela Alves Pereira Oliveira" w:date="2025-10-18T12:37:00Z" w16du:dateUtc="2025-10-18T15:37:00Z"/>
              <w:rFonts w:eastAsiaTheme="minorEastAsia" w:cstheme="minorBidi"/>
              <w:noProof/>
              <w:kern w:val="2"/>
              <w:sz w:val="24"/>
              <w:szCs w:val="24"/>
              <w:lang w:eastAsia="pt-BR"/>
              <w14:ligatures w14:val="standardContextual"/>
            </w:rPr>
          </w:pPr>
          <w:ins w:id="42"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"_Toc211683477"</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Subseção III – Habilitação Técnica</w:t>
            </w:r>
            <w:r>
              <w:rPr>
                <w:noProof/>
                <w:webHidden/>
              </w:rPr>
              <w:tab/>
            </w:r>
            <w:r>
              <w:rPr>
                <w:noProof/>
                <w:webHidden/>
              </w:rPr>
              <w:fldChar w:fldCharType="begin"/>
            </w:r>
            <w:r>
              <w:rPr>
                <w:noProof/>
                <w:webHidden/>
              </w:rPr>
              <w:instrText xml:space="preserve"> PAGEREF _Toc211683477 \h </w:instrText>
            </w:r>
            <w:r>
              <w:rPr>
                <w:noProof/>
                <w:webHidden/>
              </w:rPr>
            </w:r>
            <w:r>
              <w:rPr>
                <w:noProof/>
                <w:webHidden/>
              </w:rPr>
              <w:fldChar w:fldCharType="separate"/>
            </w:r>
            <w:r>
              <w:rPr>
                <w:noProof/>
                <w:webHidden/>
              </w:rPr>
              <w:t>29</w:t>
            </w:r>
            <w:r>
              <w:rPr>
                <w:noProof/>
                <w:webHidden/>
              </w:rPr>
              <w:fldChar w:fldCharType="end"/>
            </w:r>
            <w:r w:rsidRPr="00630C55">
              <w:rPr>
                <w:rStyle w:val="Hyperlink"/>
                <w:noProof/>
              </w:rPr>
              <w:fldChar w:fldCharType="end"/>
            </w:r>
          </w:ins>
        </w:p>
        <w:p w14:paraId="47B135A4" w14:textId="7A90C55D" w:rsidR="00565610" w:rsidRDefault="00565610">
          <w:pPr>
            <w:pStyle w:val="Sumrio3"/>
            <w:tabs>
              <w:tab w:val="right" w:leader="dot" w:pos="8488"/>
            </w:tabs>
            <w:rPr>
              <w:ins w:id="43" w:author="Isabela Alves Pereira Oliveira" w:date="2025-10-18T12:37:00Z" w16du:dateUtc="2025-10-18T15:37:00Z"/>
              <w:rFonts w:eastAsiaTheme="minorEastAsia" w:cstheme="minorBidi"/>
              <w:noProof/>
              <w:kern w:val="2"/>
              <w:sz w:val="24"/>
              <w:szCs w:val="24"/>
              <w:lang w:eastAsia="pt-BR"/>
              <w14:ligatures w14:val="standardContextual"/>
            </w:rPr>
          </w:pPr>
          <w:ins w:id="44"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"_Toc211683478"</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Subseção IV – Regularidade Fiscal e Trabalhista</w:t>
            </w:r>
            <w:r>
              <w:rPr>
                <w:noProof/>
                <w:webHidden/>
              </w:rPr>
              <w:tab/>
            </w:r>
            <w:r>
              <w:rPr>
                <w:noProof/>
                <w:webHidden/>
              </w:rPr>
              <w:fldChar w:fldCharType="begin"/>
            </w:r>
            <w:r>
              <w:rPr>
                <w:noProof/>
                <w:webHidden/>
              </w:rPr>
              <w:instrText xml:space="preserve"> PAGEREF _Toc211683478 \h </w:instrText>
            </w:r>
            <w:r>
              <w:rPr>
                <w:noProof/>
                <w:webHidden/>
              </w:rPr>
            </w:r>
            <w:r>
              <w:rPr>
                <w:noProof/>
                <w:webHidden/>
              </w:rPr>
              <w:fldChar w:fldCharType="separate"/>
            </w:r>
            <w:r>
              <w:rPr>
                <w:noProof/>
                <w:webHidden/>
              </w:rPr>
              <w:t>32</w:t>
            </w:r>
            <w:r>
              <w:rPr>
                <w:noProof/>
                <w:webHidden/>
              </w:rPr>
              <w:fldChar w:fldCharType="end"/>
            </w:r>
            <w:r w:rsidRPr="00630C55">
              <w:rPr>
                <w:rStyle w:val="Hyperlink"/>
                <w:noProof/>
              </w:rPr>
              <w:fldChar w:fldCharType="end"/>
            </w:r>
          </w:ins>
        </w:p>
        <w:p w14:paraId="7463B828" w14:textId="07F9650C" w:rsidR="00565610" w:rsidRDefault="00565610">
          <w:pPr>
            <w:pStyle w:val="Sumrio3"/>
            <w:tabs>
              <w:tab w:val="right" w:leader="dot" w:pos="8488"/>
            </w:tabs>
            <w:rPr>
              <w:ins w:id="45" w:author="Isabela Alves Pereira Oliveira" w:date="2025-10-18T12:37:00Z" w16du:dateUtc="2025-10-18T15:37:00Z"/>
              <w:rFonts w:eastAsiaTheme="minorEastAsia" w:cstheme="minorBidi"/>
              <w:noProof/>
              <w:kern w:val="2"/>
              <w:sz w:val="24"/>
              <w:szCs w:val="24"/>
              <w:lang w:eastAsia="pt-BR"/>
              <w14:ligatures w14:val="standardContextual"/>
            </w:rPr>
          </w:pPr>
          <w:ins w:id="46"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"_Toc211683479"</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Subseção V – Declaração de Regularidade ao artigo 7º, inciso XXXIII, da Constituição Federal</w:t>
            </w:r>
            <w:r>
              <w:rPr>
                <w:noProof/>
                <w:webHidden/>
              </w:rPr>
              <w:tab/>
            </w:r>
            <w:r>
              <w:rPr>
                <w:noProof/>
                <w:webHidden/>
              </w:rPr>
              <w:fldChar w:fldCharType="begin"/>
            </w:r>
            <w:r>
              <w:rPr>
                <w:noProof/>
                <w:webHidden/>
              </w:rPr>
              <w:instrText xml:space="preserve"> PAGEREF _Toc211683479 \h </w:instrText>
            </w:r>
            <w:r>
              <w:rPr>
                <w:noProof/>
                <w:webHidden/>
              </w:rPr>
            </w:r>
            <w:r>
              <w:rPr>
                <w:noProof/>
                <w:webHidden/>
              </w:rPr>
              <w:fldChar w:fldCharType="separate"/>
            </w:r>
            <w:r>
              <w:rPr>
                <w:noProof/>
                <w:webHidden/>
              </w:rPr>
              <w:t>33</w:t>
            </w:r>
            <w:r>
              <w:rPr>
                <w:noProof/>
                <w:webHidden/>
              </w:rPr>
              <w:fldChar w:fldCharType="end"/>
            </w:r>
            <w:r w:rsidRPr="00630C55">
              <w:rPr>
                <w:rStyle w:val="Hyperlink"/>
                <w:noProof/>
              </w:rPr>
              <w:fldChar w:fldCharType="end"/>
            </w:r>
          </w:ins>
        </w:p>
        <w:p w14:paraId="309CBFBB" w14:textId="510E918C" w:rsidR="00565610" w:rsidRDefault="00565610">
          <w:pPr>
            <w:pStyle w:val="Sumrio1"/>
            <w:tabs>
              <w:tab w:val="left" w:pos="1440"/>
              <w:tab w:val="right" w:leader="dot" w:pos="8488"/>
            </w:tabs>
            <w:rPr>
              <w:ins w:id="47"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48"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"_Toc211683480"</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CAPÍTULO IV</w:t>
            </w:r>
            <w:r>
              <w:rPr>
                <w:rFonts w:asciiTheme="minorHAnsi" w:eastAsiaTheme="minorEastAsia" w:hAnsiTheme="minorHAnsi" w:cstheme="minorBidi"/>
                <w:noProof/>
                <w:kern w:val="2"/>
                <w:sz w:val="24"/>
                <w:szCs w:val="24"/>
                <w:lang w:eastAsia="pt-BR"/>
                <w14:ligatures w14:val="standardContextual"/>
              </w:rPr>
              <w:tab/>
            </w:r>
            <w:r w:rsidRPr="00630C55">
              <w:rPr>
                <w:rStyle w:val="Hyperlink"/>
                <w:noProof/>
              </w:rPr>
              <w:t>ETAPAS DO LEILÃO</w:t>
            </w:r>
            <w:r>
              <w:rPr>
                <w:noProof/>
                <w:webHidden/>
              </w:rPr>
              <w:tab/>
            </w:r>
            <w:r>
              <w:rPr>
                <w:noProof/>
                <w:webHidden/>
              </w:rPr>
              <w:fldChar w:fldCharType="begin"/>
            </w:r>
            <w:r>
              <w:rPr>
                <w:noProof/>
                <w:webHidden/>
              </w:rPr>
              <w:instrText xml:space="preserve"> PAGEREF _Toc211683480 \h </w:instrText>
            </w:r>
            <w:r>
              <w:rPr>
                <w:noProof/>
                <w:webHidden/>
              </w:rPr>
            </w:r>
            <w:r>
              <w:rPr>
                <w:noProof/>
                <w:webHidden/>
              </w:rPr>
              <w:fldChar w:fldCharType="separate"/>
            </w:r>
            <w:r>
              <w:rPr>
                <w:noProof/>
                <w:webHidden/>
              </w:rPr>
              <w:t>34</w:t>
            </w:r>
            <w:r>
              <w:rPr>
                <w:noProof/>
                <w:webHidden/>
              </w:rPr>
              <w:fldChar w:fldCharType="end"/>
            </w:r>
            <w:r w:rsidRPr="00630C55">
              <w:rPr>
                <w:rStyle w:val="Hyperlink"/>
                <w:noProof/>
              </w:rPr>
              <w:fldChar w:fldCharType="end"/>
            </w:r>
          </w:ins>
        </w:p>
        <w:p w14:paraId="087443AD" w14:textId="1080608A" w:rsidR="00565610" w:rsidRDefault="00565610">
          <w:pPr>
            <w:pStyle w:val="Sumrio2"/>
            <w:tabs>
              <w:tab w:val="right" w:leader="dot" w:pos="8488"/>
            </w:tabs>
            <w:rPr>
              <w:ins w:id="49"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50"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"_Toc211683481"</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 – Entrega dos Documentos</w:t>
            </w:r>
            <w:r>
              <w:rPr>
                <w:noProof/>
                <w:webHidden/>
              </w:rPr>
              <w:tab/>
            </w:r>
            <w:r>
              <w:rPr>
                <w:noProof/>
                <w:webHidden/>
              </w:rPr>
              <w:fldChar w:fldCharType="begin"/>
            </w:r>
            <w:r>
              <w:rPr>
                <w:noProof/>
                <w:webHidden/>
              </w:rPr>
              <w:instrText xml:space="preserve"> PAGEREF _Toc211683481 \h </w:instrText>
            </w:r>
            <w:r>
              <w:rPr>
                <w:noProof/>
                <w:webHidden/>
              </w:rPr>
            </w:r>
            <w:r>
              <w:rPr>
                <w:noProof/>
                <w:webHidden/>
              </w:rPr>
              <w:fldChar w:fldCharType="separate"/>
            </w:r>
            <w:r>
              <w:rPr>
                <w:noProof/>
                <w:webHidden/>
              </w:rPr>
              <w:t>34</w:t>
            </w:r>
            <w:r>
              <w:rPr>
                <w:noProof/>
                <w:webHidden/>
              </w:rPr>
              <w:fldChar w:fldCharType="end"/>
            </w:r>
            <w:r w:rsidRPr="00630C55">
              <w:rPr>
                <w:rStyle w:val="Hyperlink"/>
                <w:noProof/>
              </w:rPr>
              <w:fldChar w:fldCharType="end"/>
            </w:r>
          </w:ins>
        </w:p>
        <w:p w14:paraId="6F54F60C" w14:textId="46756DEC" w:rsidR="00565610" w:rsidRDefault="00565610">
          <w:pPr>
            <w:pStyle w:val="Sumrio2"/>
            <w:tabs>
              <w:tab w:val="right" w:leader="dot" w:pos="8488"/>
            </w:tabs>
            <w:rPr>
              <w:ins w:id="51"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52"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"_Toc211683482"</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II – Conteúdo e análise das Declarações, Documentos de Representação e Garantia da Proposta constantes do Volume 1</w:t>
            </w:r>
            <w:r>
              <w:rPr>
                <w:noProof/>
                <w:webHidden/>
              </w:rPr>
              <w:tab/>
            </w:r>
            <w:r>
              <w:rPr>
                <w:noProof/>
                <w:webHidden/>
              </w:rPr>
              <w:fldChar w:fldCharType="begin"/>
            </w:r>
            <w:r>
              <w:rPr>
                <w:noProof/>
                <w:webHidden/>
              </w:rPr>
              <w:instrText xml:space="preserve"> PAGEREF _Toc211683482 \h </w:instrText>
            </w:r>
            <w:r>
              <w:rPr>
                <w:noProof/>
                <w:webHidden/>
              </w:rPr>
            </w:r>
            <w:r>
              <w:rPr>
                <w:noProof/>
                <w:webHidden/>
              </w:rPr>
              <w:fldChar w:fldCharType="separate"/>
            </w:r>
            <w:r>
              <w:rPr>
                <w:noProof/>
                <w:webHidden/>
              </w:rPr>
              <w:t>35</w:t>
            </w:r>
            <w:r>
              <w:rPr>
                <w:noProof/>
                <w:webHidden/>
              </w:rPr>
              <w:fldChar w:fldCharType="end"/>
            </w:r>
            <w:r w:rsidRPr="00630C55">
              <w:rPr>
                <w:rStyle w:val="Hyperlink"/>
                <w:noProof/>
              </w:rPr>
              <w:fldChar w:fldCharType="end"/>
            </w:r>
          </w:ins>
        </w:p>
        <w:p w14:paraId="29701F06" w14:textId="795FD5E0" w:rsidR="00565610" w:rsidRDefault="00565610">
          <w:pPr>
            <w:pStyle w:val="Sumrio2"/>
            <w:tabs>
              <w:tab w:val="right" w:leader="dot" w:pos="8488"/>
            </w:tabs>
            <w:rPr>
              <w:ins w:id="53"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54"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"_Toc211683483"</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III – Sessão Pública do Leilão</w:t>
            </w:r>
            <w:r>
              <w:rPr>
                <w:noProof/>
                <w:webHidden/>
              </w:rPr>
              <w:tab/>
            </w:r>
            <w:r>
              <w:rPr>
                <w:noProof/>
                <w:webHidden/>
              </w:rPr>
              <w:fldChar w:fldCharType="begin"/>
            </w:r>
            <w:r>
              <w:rPr>
                <w:noProof/>
                <w:webHidden/>
              </w:rPr>
              <w:instrText xml:space="preserve"> PAGEREF _Toc211683483 \h </w:instrText>
            </w:r>
            <w:r>
              <w:rPr>
                <w:noProof/>
                <w:webHidden/>
              </w:rPr>
            </w:r>
            <w:r>
              <w:rPr>
                <w:noProof/>
                <w:webHidden/>
              </w:rPr>
              <w:fldChar w:fldCharType="separate"/>
            </w:r>
            <w:r>
              <w:rPr>
                <w:noProof/>
                <w:webHidden/>
              </w:rPr>
              <w:t>36</w:t>
            </w:r>
            <w:r>
              <w:rPr>
                <w:noProof/>
                <w:webHidden/>
              </w:rPr>
              <w:fldChar w:fldCharType="end"/>
            </w:r>
            <w:r w:rsidRPr="00630C55">
              <w:rPr>
                <w:rStyle w:val="Hyperlink"/>
                <w:noProof/>
              </w:rPr>
              <w:fldChar w:fldCharType="end"/>
            </w:r>
          </w:ins>
        </w:p>
        <w:p w14:paraId="4D62FBFA" w14:textId="59E8228C" w:rsidR="00565610" w:rsidRDefault="00565610">
          <w:pPr>
            <w:pStyle w:val="Sumrio2"/>
            <w:tabs>
              <w:tab w:val="right" w:leader="dot" w:pos="8488"/>
            </w:tabs>
            <w:rPr>
              <w:ins w:id="55"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56"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"_Toc211683484"</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IV – Análise dos Documentos de Habilitação</w:t>
            </w:r>
            <w:r>
              <w:rPr>
                <w:noProof/>
                <w:webHidden/>
              </w:rPr>
              <w:tab/>
            </w:r>
            <w:r>
              <w:rPr>
                <w:noProof/>
                <w:webHidden/>
              </w:rPr>
              <w:fldChar w:fldCharType="begin"/>
            </w:r>
            <w:r>
              <w:rPr>
                <w:noProof/>
                <w:webHidden/>
              </w:rPr>
              <w:instrText xml:space="preserve"> PAGEREF _Toc211683484 \h </w:instrText>
            </w:r>
            <w:r>
              <w:rPr>
                <w:noProof/>
                <w:webHidden/>
              </w:rPr>
            </w:r>
            <w:r>
              <w:rPr>
                <w:noProof/>
                <w:webHidden/>
              </w:rPr>
              <w:fldChar w:fldCharType="separate"/>
            </w:r>
            <w:r>
              <w:rPr>
                <w:noProof/>
                <w:webHidden/>
              </w:rPr>
              <w:t>38</w:t>
            </w:r>
            <w:r>
              <w:rPr>
                <w:noProof/>
                <w:webHidden/>
              </w:rPr>
              <w:fldChar w:fldCharType="end"/>
            </w:r>
            <w:r w:rsidRPr="00630C55">
              <w:rPr>
                <w:rStyle w:val="Hyperlink"/>
                <w:noProof/>
              </w:rPr>
              <w:fldChar w:fldCharType="end"/>
            </w:r>
          </w:ins>
        </w:p>
        <w:p w14:paraId="696974A5" w14:textId="52C4D502" w:rsidR="00565610" w:rsidRDefault="00565610">
          <w:pPr>
            <w:pStyle w:val="Sumrio2"/>
            <w:tabs>
              <w:tab w:val="right" w:leader="dot" w:pos="8488"/>
            </w:tabs>
            <w:rPr>
              <w:ins w:id="57"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58"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"_Toc211683485"</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V – Instruções gerais para interposição de recursos administrativos</w:t>
            </w:r>
            <w:r>
              <w:rPr>
                <w:noProof/>
                <w:webHidden/>
              </w:rPr>
              <w:tab/>
            </w:r>
            <w:r>
              <w:rPr>
                <w:noProof/>
                <w:webHidden/>
              </w:rPr>
              <w:fldChar w:fldCharType="begin"/>
            </w:r>
            <w:r>
              <w:rPr>
                <w:noProof/>
                <w:webHidden/>
              </w:rPr>
              <w:instrText xml:space="preserve"> PAGEREF _Toc211683485 \h </w:instrText>
            </w:r>
            <w:r>
              <w:rPr>
                <w:noProof/>
                <w:webHidden/>
              </w:rPr>
            </w:r>
            <w:r>
              <w:rPr>
                <w:noProof/>
                <w:webHidden/>
              </w:rPr>
              <w:fldChar w:fldCharType="separate"/>
            </w:r>
            <w:r>
              <w:rPr>
                <w:noProof/>
                <w:webHidden/>
              </w:rPr>
              <w:t>38</w:t>
            </w:r>
            <w:r>
              <w:rPr>
                <w:noProof/>
                <w:webHidden/>
              </w:rPr>
              <w:fldChar w:fldCharType="end"/>
            </w:r>
            <w:r w:rsidRPr="00630C55">
              <w:rPr>
                <w:rStyle w:val="Hyperlink"/>
                <w:noProof/>
              </w:rPr>
              <w:fldChar w:fldCharType="end"/>
            </w:r>
          </w:ins>
        </w:p>
        <w:p w14:paraId="0DACBB15" w14:textId="1CDAC605" w:rsidR="00565610" w:rsidRDefault="00565610">
          <w:pPr>
            <w:pStyle w:val="Sumrio2"/>
            <w:tabs>
              <w:tab w:val="right" w:leader="dot" w:pos="8488"/>
            </w:tabs>
            <w:rPr>
              <w:ins w:id="59"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60"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"_Toc211683486"</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Seção VI – Da Homologação e Adjudicação do Objeto do Leilão</w:t>
            </w:r>
            <w:r>
              <w:rPr>
                <w:noProof/>
                <w:webHidden/>
              </w:rPr>
              <w:tab/>
            </w:r>
            <w:r>
              <w:rPr>
                <w:noProof/>
                <w:webHidden/>
              </w:rPr>
              <w:fldChar w:fldCharType="begin"/>
            </w:r>
            <w:r>
              <w:rPr>
                <w:noProof/>
                <w:webHidden/>
              </w:rPr>
              <w:instrText xml:space="preserve"> PAGEREF _Toc211683486 \h </w:instrText>
            </w:r>
            <w:r>
              <w:rPr>
                <w:noProof/>
                <w:webHidden/>
              </w:rPr>
            </w:r>
            <w:r>
              <w:rPr>
                <w:noProof/>
                <w:webHidden/>
              </w:rPr>
              <w:fldChar w:fldCharType="separate"/>
            </w:r>
            <w:r>
              <w:rPr>
                <w:noProof/>
                <w:webHidden/>
              </w:rPr>
              <w:t>40</w:t>
            </w:r>
            <w:r>
              <w:rPr>
                <w:noProof/>
                <w:webHidden/>
              </w:rPr>
              <w:fldChar w:fldCharType="end"/>
            </w:r>
            <w:r w:rsidRPr="00630C55">
              <w:rPr>
                <w:rStyle w:val="Hyperlink"/>
                <w:noProof/>
              </w:rPr>
              <w:fldChar w:fldCharType="end"/>
            </w:r>
          </w:ins>
        </w:p>
        <w:p w14:paraId="3691BFA3" w14:textId="576A249A" w:rsidR="00565610" w:rsidRDefault="00565610">
          <w:pPr>
            <w:pStyle w:val="Sumrio1"/>
            <w:tabs>
              <w:tab w:val="left" w:pos="1440"/>
              <w:tab w:val="right" w:leader="dot" w:pos="8488"/>
            </w:tabs>
            <w:rPr>
              <w:ins w:id="61"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62"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"_Toc211683487"</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CAPÍTULO V</w:t>
            </w:r>
            <w:r>
              <w:rPr>
                <w:rFonts w:asciiTheme="minorHAnsi" w:eastAsiaTheme="minorEastAsia" w:hAnsiTheme="minorHAnsi" w:cstheme="minorBidi"/>
                <w:noProof/>
                <w:kern w:val="2"/>
                <w:sz w:val="24"/>
                <w:szCs w:val="24"/>
                <w:lang w:eastAsia="pt-BR"/>
                <w14:ligatures w14:val="standardContextual"/>
              </w:rPr>
              <w:tab/>
            </w:r>
            <w:r w:rsidRPr="00630C55">
              <w:rPr>
                <w:rStyle w:val="Hyperlink"/>
                <w:noProof/>
              </w:rPr>
              <w:t>OBRIGAÇÕES PRÉVIAS À CELEBRAÇÃO DO CONTRATO</w:t>
            </w:r>
            <w:r>
              <w:rPr>
                <w:noProof/>
                <w:webHidden/>
              </w:rPr>
              <w:tab/>
            </w:r>
            <w:r>
              <w:rPr>
                <w:noProof/>
                <w:webHidden/>
              </w:rPr>
              <w:fldChar w:fldCharType="begin"/>
            </w:r>
            <w:r>
              <w:rPr>
                <w:noProof/>
                <w:webHidden/>
              </w:rPr>
              <w:instrText xml:space="preserve"> PAGEREF _Toc211683487 \h </w:instrText>
            </w:r>
            <w:r>
              <w:rPr>
                <w:noProof/>
                <w:webHidden/>
              </w:rPr>
            </w:r>
            <w:r>
              <w:rPr>
                <w:noProof/>
                <w:webHidden/>
              </w:rPr>
              <w:fldChar w:fldCharType="separate"/>
            </w:r>
            <w:r>
              <w:rPr>
                <w:noProof/>
                <w:webHidden/>
              </w:rPr>
              <w:t>41</w:t>
            </w:r>
            <w:r>
              <w:rPr>
                <w:noProof/>
                <w:webHidden/>
              </w:rPr>
              <w:fldChar w:fldCharType="end"/>
            </w:r>
            <w:r w:rsidRPr="00630C55">
              <w:rPr>
                <w:rStyle w:val="Hyperlink"/>
                <w:noProof/>
              </w:rPr>
              <w:fldChar w:fldCharType="end"/>
            </w:r>
          </w:ins>
        </w:p>
        <w:p w14:paraId="1071B419" w14:textId="2938F7B5" w:rsidR="00565610" w:rsidRDefault="00565610">
          <w:pPr>
            <w:pStyle w:val="Sumrio1"/>
            <w:tabs>
              <w:tab w:val="left" w:pos="1440"/>
              <w:tab w:val="right" w:leader="dot" w:pos="8488"/>
            </w:tabs>
            <w:rPr>
              <w:ins w:id="63"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64"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"_Toc211683488"</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CAPÍTULO VI</w:t>
            </w:r>
            <w:r>
              <w:rPr>
                <w:rFonts w:asciiTheme="minorHAnsi" w:eastAsiaTheme="minorEastAsia" w:hAnsiTheme="minorHAnsi" w:cstheme="minorBidi"/>
                <w:noProof/>
                <w:kern w:val="2"/>
                <w:sz w:val="24"/>
                <w:szCs w:val="24"/>
                <w:lang w:eastAsia="pt-BR"/>
                <w14:ligatures w14:val="standardContextual"/>
              </w:rPr>
              <w:tab/>
            </w:r>
            <w:r w:rsidRPr="00630C55">
              <w:rPr>
                <w:rStyle w:val="Hyperlink"/>
                <w:noProof/>
              </w:rPr>
              <w:t>CONTRATAÇÃO DE BANCO DEPOSITÁRIO PARA CONSTITUIÇÃO DE CONTA RETENÇÃO</w:t>
            </w:r>
            <w:r>
              <w:rPr>
                <w:noProof/>
                <w:webHidden/>
              </w:rPr>
              <w:tab/>
            </w:r>
            <w:r>
              <w:rPr>
                <w:noProof/>
                <w:webHidden/>
              </w:rPr>
              <w:fldChar w:fldCharType="begin"/>
            </w:r>
            <w:r>
              <w:rPr>
                <w:noProof/>
                <w:webHidden/>
              </w:rPr>
              <w:instrText xml:space="preserve"> PAGEREF _Toc211683488 \h </w:instrText>
            </w:r>
            <w:r>
              <w:rPr>
                <w:noProof/>
                <w:webHidden/>
              </w:rPr>
            </w:r>
            <w:r>
              <w:rPr>
                <w:noProof/>
                <w:webHidden/>
              </w:rPr>
              <w:fldChar w:fldCharType="separate"/>
            </w:r>
            <w:r>
              <w:rPr>
                <w:noProof/>
                <w:webHidden/>
              </w:rPr>
              <w:t>43</w:t>
            </w:r>
            <w:r>
              <w:rPr>
                <w:noProof/>
                <w:webHidden/>
              </w:rPr>
              <w:fldChar w:fldCharType="end"/>
            </w:r>
            <w:r w:rsidRPr="00630C55">
              <w:rPr>
                <w:rStyle w:val="Hyperlink"/>
                <w:noProof/>
              </w:rPr>
              <w:fldChar w:fldCharType="end"/>
            </w:r>
          </w:ins>
        </w:p>
        <w:p w14:paraId="7516DB6D" w14:textId="1B218F00" w:rsidR="00565610" w:rsidRDefault="00565610">
          <w:pPr>
            <w:pStyle w:val="Sumrio1"/>
            <w:tabs>
              <w:tab w:val="left" w:pos="1440"/>
              <w:tab w:val="right" w:leader="dot" w:pos="8488"/>
            </w:tabs>
            <w:rPr>
              <w:ins w:id="65"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66"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"_Toc211683489"</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CAPÍTULO VII</w:t>
            </w:r>
            <w:r>
              <w:rPr>
                <w:rFonts w:asciiTheme="minorHAnsi" w:eastAsiaTheme="minorEastAsia" w:hAnsiTheme="minorHAnsi" w:cstheme="minorBidi"/>
                <w:noProof/>
                <w:kern w:val="2"/>
                <w:sz w:val="24"/>
                <w:szCs w:val="24"/>
                <w:lang w:eastAsia="pt-BR"/>
                <w14:ligatures w14:val="standardContextual"/>
              </w:rPr>
              <w:tab/>
            </w:r>
            <w:r w:rsidRPr="00630C55">
              <w:rPr>
                <w:rStyle w:val="Hyperlink"/>
                <w:noProof/>
              </w:rPr>
              <w:t>CELEBRAÇÃO DO CONTRATO DE CONCESSÃO</w:t>
            </w:r>
            <w:r>
              <w:rPr>
                <w:noProof/>
                <w:webHidden/>
              </w:rPr>
              <w:tab/>
            </w:r>
            <w:r>
              <w:rPr>
                <w:noProof/>
                <w:webHidden/>
              </w:rPr>
              <w:fldChar w:fldCharType="begin"/>
            </w:r>
            <w:r>
              <w:rPr>
                <w:noProof/>
                <w:webHidden/>
              </w:rPr>
              <w:instrText xml:space="preserve"> PAGEREF _Toc211683489 \h </w:instrText>
            </w:r>
            <w:r>
              <w:rPr>
                <w:noProof/>
                <w:webHidden/>
              </w:rPr>
            </w:r>
            <w:r>
              <w:rPr>
                <w:noProof/>
                <w:webHidden/>
              </w:rPr>
              <w:fldChar w:fldCharType="separate"/>
            </w:r>
            <w:r>
              <w:rPr>
                <w:noProof/>
                <w:webHidden/>
              </w:rPr>
              <w:t>44</w:t>
            </w:r>
            <w:r>
              <w:rPr>
                <w:noProof/>
                <w:webHidden/>
              </w:rPr>
              <w:fldChar w:fldCharType="end"/>
            </w:r>
            <w:r w:rsidRPr="00630C55">
              <w:rPr>
                <w:rStyle w:val="Hyperlink"/>
                <w:noProof/>
              </w:rPr>
              <w:fldChar w:fldCharType="end"/>
            </w:r>
          </w:ins>
        </w:p>
        <w:p w14:paraId="08ECD538" w14:textId="1662A62F" w:rsidR="00565610" w:rsidRDefault="00565610">
          <w:pPr>
            <w:pStyle w:val="Sumrio1"/>
            <w:tabs>
              <w:tab w:val="left" w:pos="1680"/>
              <w:tab w:val="right" w:leader="dot" w:pos="8488"/>
            </w:tabs>
            <w:rPr>
              <w:ins w:id="67"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68"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"_Toc211683490"</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CAPÍTULO VIII</w:t>
            </w:r>
            <w:r>
              <w:rPr>
                <w:rFonts w:asciiTheme="minorHAnsi" w:eastAsiaTheme="minorEastAsia" w:hAnsiTheme="minorHAnsi" w:cstheme="minorBidi"/>
                <w:noProof/>
                <w:kern w:val="2"/>
                <w:sz w:val="24"/>
                <w:szCs w:val="24"/>
                <w:lang w:eastAsia="pt-BR"/>
                <w14:ligatures w14:val="standardContextual"/>
              </w:rPr>
              <w:tab/>
            </w:r>
            <w:r w:rsidRPr="00630C55">
              <w:rPr>
                <w:rStyle w:val="Hyperlink"/>
                <w:noProof/>
              </w:rPr>
              <w:t>CRONOGRAMA DE EVENTOS</w:t>
            </w:r>
            <w:r>
              <w:rPr>
                <w:noProof/>
                <w:webHidden/>
              </w:rPr>
              <w:tab/>
            </w:r>
            <w:r>
              <w:rPr>
                <w:noProof/>
                <w:webHidden/>
              </w:rPr>
              <w:fldChar w:fldCharType="begin"/>
            </w:r>
            <w:r>
              <w:rPr>
                <w:noProof/>
                <w:webHidden/>
              </w:rPr>
              <w:instrText xml:space="preserve"> PAGEREF _Toc211683490 \h </w:instrText>
            </w:r>
            <w:r>
              <w:rPr>
                <w:noProof/>
                <w:webHidden/>
              </w:rPr>
            </w:r>
            <w:r>
              <w:rPr>
                <w:noProof/>
                <w:webHidden/>
              </w:rPr>
              <w:fldChar w:fldCharType="separate"/>
            </w:r>
            <w:r>
              <w:rPr>
                <w:noProof/>
                <w:webHidden/>
              </w:rPr>
              <w:t>45</w:t>
            </w:r>
            <w:r>
              <w:rPr>
                <w:noProof/>
                <w:webHidden/>
              </w:rPr>
              <w:fldChar w:fldCharType="end"/>
            </w:r>
            <w:r w:rsidRPr="00630C55">
              <w:rPr>
                <w:rStyle w:val="Hyperlink"/>
                <w:noProof/>
              </w:rPr>
              <w:fldChar w:fldCharType="end"/>
            </w:r>
          </w:ins>
        </w:p>
        <w:p w14:paraId="00BC7920" w14:textId="244D2ED3" w:rsidR="00565610" w:rsidRDefault="00565610">
          <w:pPr>
            <w:pStyle w:val="Sumrio1"/>
            <w:tabs>
              <w:tab w:val="left" w:pos="1440"/>
              <w:tab w:val="right" w:leader="dot" w:pos="8488"/>
            </w:tabs>
            <w:rPr>
              <w:ins w:id="69"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70"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"_Toc211683491"</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CAPÍTULO IX</w:t>
            </w:r>
            <w:r>
              <w:rPr>
                <w:rFonts w:asciiTheme="minorHAnsi" w:eastAsiaTheme="minorEastAsia" w:hAnsiTheme="minorHAnsi" w:cstheme="minorBidi"/>
                <w:noProof/>
                <w:kern w:val="2"/>
                <w:sz w:val="24"/>
                <w:szCs w:val="24"/>
                <w:lang w:eastAsia="pt-BR"/>
                <w14:ligatures w14:val="standardContextual"/>
              </w:rPr>
              <w:tab/>
            </w:r>
            <w:r w:rsidRPr="00630C55">
              <w:rPr>
                <w:rStyle w:val="Hyperlink"/>
                <w:noProof/>
              </w:rPr>
              <w:t>PENALIDADES</w:t>
            </w:r>
            <w:r>
              <w:rPr>
                <w:noProof/>
                <w:webHidden/>
              </w:rPr>
              <w:tab/>
            </w:r>
            <w:r>
              <w:rPr>
                <w:noProof/>
                <w:webHidden/>
              </w:rPr>
              <w:fldChar w:fldCharType="begin"/>
            </w:r>
            <w:r>
              <w:rPr>
                <w:noProof/>
                <w:webHidden/>
              </w:rPr>
              <w:instrText xml:space="preserve"> PAGEREF _Toc211683491 \h </w:instrText>
            </w:r>
            <w:r>
              <w:rPr>
                <w:noProof/>
                <w:webHidden/>
              </w:rPr>
            </w:r>
            <w:r>
              <w:rPr>
                <w:noProof/>
                <w:webHidden/>
              </w:rPr>
              <w:fldChar w:fldCharType="separate"/>
            </w:r>
            <w:r>
              <w:rPr>
                <w:noProof/>
                <w:webHidden/>
              </w:rPr>
              <w:t>46</w:t>
            </w:r>
            <w:r>
              <w:rPr>
                <w:noProof/>
                <w:webHidden/>
              </w:rPr>
              <w:fldChar w:fldCharType="end"/>
            </w:r>
            <w:r w:rsidRPr="00630C55">
              <w:rPr>
                <w:rStyle w:val="Hyperlink"/>
                <w:noProof/>
              </w:rPr>
              <w:fldChar w:fldCharType="end"/>
            </w:r>
          </w:ins>
        </w:p>
        <w:p w14:paraId="597F6171" w14:textId="5DE654A3" w:rsidR="00565610" w:rsidRDefault="00565610">
          <w:pPr>
            <w:pStyle w:val="Sumrio1"/>
            <w:tabs>
              <w:tab w:val="left" w:pos="1440"/>
              <w:tab w:val="right" w:leader="dot" w:pos="8488"/>
            </w:tabs>
            <w:rPr>
              <w:ins w:id="71" w:author="Isabela Alves Pereira Oliveira" w:date="2025-10-18T12:37:00Z" w16du:dateUtc="2025-10-18T15:37:00Z"/>
              <w:rFonts w:asciiTheme="minorHAnsi" w:eastAsiaTheme="minorEastAsia" w:hAnsiTheme="minorHAnsi" w:cstheme="minorBidi"/>
              <w:noProof/>
              <w:kern w:val="2"/>
              <w:sz w:val="24"/>
              <w:szCs w:val="24"/>
              <w:lang w:eastAsia="pt-BR"/>
              <w14:ligatures w14:val="standardContextual"/>
            </w:rPr>
          </w:pPr>
          <w:ins w:id="72" w:author="Isabela Alves Pereira Oliveira" w:date="2025-10-18T12:37:00Z" w16du:dateUtc="2025-10-18T15:37:00Z">
            <w:r w:rsidRPr="00630C55">
              <w:rPr>
                <w:rStyle w:val="Hyperlink"/>
                <w:noProof/>
              </w:rPr>
              <w:fldChar w:fldCharType="begin"/>
            </w:r>
            <w:r w:rsidRPr="00630C55">
              <w:rPr>
                <w:rStyle w:val="Hyperlink"/>
                <w:noProof/>
              </w:rPr>
              <w:instrText xml:space="preserve"> </w:instrText>
            </w:r>
            <w:r>
              <w:rPr>
                <w:noProof/>
              </w:rPr>
              <w:instrText>HYPERLINK \l "_Toc211683492"</w:instrText>
            </w:r>
            <w:r w:rsidRPr="00630C55">
              <w:rPr>
                <w:rStyle w:val="Hyperlink"/>
                <w:noProof/>
              </w:rPr>
              <w:instrText xml:space="preserve"> </w:instrText>
            </w:r>
            <w:r w:rsidRPr="00630C55">
              <w:rPr>
                <w:rStyle w:val="Hyperlink"/>
                <w:noProof/>
              </w:rPr>
            </w:r>
            <w:r w:rsidRPr="00630C55">
              <w:rPr>
                <w:rStyle w:val="Hyperlink"/>
                <w:noProof/>
              </w:rPr>
              <w:fldChar w:fldCharType="separate"/>
            </w:r>
            <w:r w:rsidRPr="00630C55">
              <w:rPr>
                <w:rStyle w:val="Hyperlink"/>
                <w:noProof/>
              </w:rPr>
              <w:t>CAPÍTULO X</w:t>
            </w:r>
            <w:r>
              <w:rPr>
                <w:rFonts w:asciiTheme="minorHAnsi" w:eastAsiaTheme="minorEastAsia" w:hAnsiTheme="minorHAnsi" w:cstheme="minorBidi"/>
                <w:noProof/>
                <w:kern w:val="2"/>
                <w:sz w:val="24"/>
                <w:szCs w:val="24"/>
                <w:lang w:eastAsia="pt-BR"/>
                <w14:ligatures w14:val="standardContextual"/>
              </w:rPr>
              <w:tab/>
            </w:r>
            <w:r w:rsidRPr="00630C55">
              <w:rPr>
                <w:rStyle w:val="Hyperlink"/>
                <w:noProof/>
              </w:rPr>
              <w:t>DISPOSIÇÕES FINAIS</w:t>
            </w:r>
            <w:r>
              <w:rPr>
                <w:noProof/>
                <w:webHidden/>
              </w:rPr>
              <w:tab/>
            </w:r>
            <w:r>
              <w:rPr>
                <w:noProof/>
                <w:webHidden/>
              </w:rPr>
              <w:fldChar w:fldCharType="begin"/>
            </w:r>
            <w:r>
              <w:rPr>
                <w:noProof/>
                <w:webHidden/>
              </w:rPr>
              <w:instrText xml:space="preserve"> PAGEREF _Toc211683492 \h </w:instrText>
            </w:r>
            <w:r>
              <w:rPr>
                <w:noProof/>
                <w:webHidden/>
              </w:rPr>
            </w:r>
            <w:r>
              <w:rPr>
                <w:noProof/>
                <w:webHidden/>
              </w:rPr>
              <w:fldChar w:fldCharType="separate"/>
            </w:r>
            <w:r>
              <w:rPr>
                <w:noProof/>
                <w:webHidden/>
              </w:rPr>
              <w:t>47</w:t>
            </w:r>
            <w:r>
              <w:rPr>
                <w:noProof/>
                <w:webHidden/>
              </w:rPr>
              <w:fldChar w:fldCharType="end"/>
            </w:r>
            <w:r w:rsidRPr="00630C55">
              <w:rPr>
                <w:rStyle w:val="Hyperlink"/>
                <w:noProof/>
              </w:rPr>
              <w:fldChar w:fldCharType="end"/>
            </w:r>
          </w:ins>
        </w:p>
        <w:p w14:paraId="1C15F9C6" w14:textId="06CA1B53" w:rsidR="00731BCE" w:rsidRPr="008F18EC" w:rsidDel="00DA2918" w:rsidRDefault="0D5207EE" w:rsidP="00112892">
          <w:pPr>
            <w:pStyle w:val="Sumrio1"/>
            <w:tabs>
              <w:tab w:val="left" w:pos="1095"/>
              <w:tab w:val="right" w:leader="dot" w:pos="8475"/>
            </w:tabs>
            <w:rPr>
              <w:del w:id="73" w:author="Isabela Alves Pereira Oliveira" w:date="2025-10-18T12:28:00Z" w16du:dateUtc="2025-10-18T15:28:00Z"/>
              <w:rStyle w:val="Hyperlink"/>
              <w:noProof/>
              <w:kern w:val="2"/>
              <w:lang w:eastAsia="pt-BR"/>
              <w14:ligatures w14:val="standardContextual"/>
              <w:rPrChange w:id="74" w:author="Isabela Alves Pereira Oliveira" w:date="2025-10-18T10:21:00Z" w16du:dateUtc="2025-10-18T13:21:00Z">
                <w:rPr>
                  <w:del w:id="75" w:author="Isabela Alves Pereira Oliveira" w:date="2025-10-18T12:28:00Z" w16du:dateUtc="2025-10-18T15:28:00Z"/>
                  <w:rStyle w:val="Hyperlink"/>
                  <w:rFonts w:ascii="Arial" w:hAnsi="Arial"/>
                  <w:noProof/>
                  <w:kern w:val="2"/>
                  <w:lang w:eastAsia="pt-BR"/>
                  <w14:ligatures w14:val="standardContextual"/>
                </w:rPr>
              </w:rPrChange>
            </w:rPr>
          </w:pPr>
          <w:del w:id="76" w:author="Isabela Alves Pereira Oliveira" w:date="2025-10-18T12:28:00Z" w16du:dateUtc="2025-10-18T15:28:00Z">
            <w:r w:rsidRPr="00DA2918" w:rsidDel="00DA2918">
              <w:rPr>
                <w:noProof/>
                <w:rPrChange w:id="77" w:author="Isabela Alves Pereira Oliveira" w:date="2025-10-18T12:28:00Z" w16du:dateUtc="2025-10-18T15:28:00Z">
                  <w:rPr>
                    <w:rStyle w:val="Hyperlink"/>
                  </w:rPr>
                </w:rPrChange>
              </w:rPr>
              <w:delText xml:space="preserve">CAPÍTULO I </w:delText>
            </w:r>
            <w:r w:rsidR="36121DE9" w:rsidRPr="008F18EC" w:rsidDel="00DA2918">
              <w:rPr>
                <w:noProof/>
              </w:rPr>
              <w:tab/>
            </w:r>
            <w:r w:rsidRPr="00DA2918" w:rsidDel="00DA2918">
              <w:rPr>
                <w:noProof/>
                <w:rPrChange w:id="78" w:author="Isabela Alves Pereira Oliveira" w:date="2025-10-18T12:28:00Z" w16du:dateUtc="2025-10-18T15:28:00Z">
                  <w:rPr>
                    <w:rStyle w:val="Hyperlink"/>
                  </w:rPr>
                </w:rPrChange>
              </w:rPr>
              <w:delText>DISPOSIÇÕES INICIAIS</w:delText>
            </w:r>
            <w:r w:rsidR="36121DE9" w:rsidRPr="008F18EC" w:rsidDel="00DA2918">
              <w:rPr>
                <w:noProof/>
              </w:rPr>
              <w:tab/>
            </w:r>
            <w:r w:rsidRPr="00DA2918" w:rsidDel="00DA2918">
              <w:rPr>
                <w:noProof/>
                <w:rPrChange w:id="79" w:author="Isabela Alves Pereira Oliveira" w:date="2025-10-18T12:28:00Z" w16du:dateUtc="2025-10-18T15:28:00Z">
                  <w:rPr>
                    <w:rStyle w:val="Hyperlink"/>
                  </w:rPr>
                </w:rPrChange>
              </w:rPr>
              <w:delText>2</w:delText>
            </w:r>
          </w:del>
        </w:p>
        <w:p w14:paraId="121BEA5D" w14:textId="1D3FD494" w:rsidR="00731BCE" w:rsidRPr="002C1ABF" w:rsidDel="00DA2918" w:rsidRDefault="0D5207EE" w:rsidP="00112892">
          <w:pPr>
            <w:pStyle w:val="Sumrio2"/>
            <w:tabs>
              <w:tab w:val="right" w:leader="dot" w:pos="8475"/>
            </w:tabs>
            <w:rPr>
              <w:del w:id="80" w:author="Isabela Alves Pereira Oliveira" w:date="2025-10-18T12:28:00Z" w16du:dateUtc="2025-10-18T15:28:00Z"/>
              <w:rStyle w:val="Hyperlink"/>
              <w:noProof/>
              <w:kern w:val="2"/>
              <w:lang w:eastAsia="pt-BR"/>
              <w14:ligatures w14:val="standardContextual"/>
            </w:rPr>
          </w:pPr>
          <w:del w:id="81" w:author="Isabela Alves Pereira Oliveira" w:date="2025-10-18T12:28:00Z" w16du:dateUtc="2025-10-18T15:28:00Z">
            <w:r w:rsidRPr="00DA2918" w:rsidDel="00DA2918">
              <w:rPr>
                <w:noProof/>
                <w:rPrChange w:id="82" w:author="Isabela Alves Pereira Oliveira" w:date="2025-10-18T12:28:00Z" w16du:dateUtc="2025-10-18T15:28:00Z">
                  <w:rPr>
                    <w:rStyle w:val="Hyperlink"/>
                  </w:rPr>
                </w:rPrChange>
              </w:rPr>
              <w:lastRenderedPageBreak/>
              <w:delText>Seção I – Definições</w:delText>
            </w:r>
            <w:r w:rsidR="36121DE9" w:rsidRPr="008F18EC" w:rsidDel="00DA2918">
              <w:rPr>
                <w:noProof/>
              </w:rPr>
              <w:tab/>
            </w:r>
            <w:r w:rsidRPr="00DA2918" w:rsidDel="00DA2918">
              <w:rPr>
                <w:noProof/>
                <w:rPrChange w:id="83" w:author="Isabela Alves Pereira Oliveira" w:date="2025-10-18T12:28:00Z" w16du:dateUtc="2025-10-18T15:28:00Z">
                  <w:rPr>
                    <w:rStyle w:val="Hyperlink"/>
                  </w:rPr>
                </w:rPrChange>
              </w:rPr>
              <w:delText>3</w:delText>
            </w:r>
          </w:del>
        </w:p>
        <w:p w14:paraId="53FAA58F" w14:textId="778CDD56" w:rsidR="00731BCE" w:rsidRPr="002C1ABF" w:rsidDel="00DA2918" w:rsidRDefault="0D5207EE" w:rsidP="00112892">
          <w:pPr>
            <w:pStyle w:val="Sumrio2"/>
            <w:tabs>
              <w:tab w:val="right" w:leader="dot" w:pos="8475"/>
            </w:tabs>
            <w:rPr>
              <w:del w:id="84" w:author="Isabela Alves Pereira Oliveira" w:date="2025-10-18T12:28:00Z" w16du:dateUtc="2025-10-18T15:28:00Z"/>
              <w:rStyle w:val="Hyperlink"/>
              <w:noProof/>
              <w:kern w:val="2"/>
              <w:lang w:eastAsia="pt-BR"/>
              <w14:ligatures w14:val="standardContextual"/>
            </w:rPr>
          </w:pPr>
          <w:del w:id="85" w:author="Isabela Alves Pereira Oliveira" w:date="2025-10-18T12:28:00Z" w16du:dateUtc="2025-10-18T15:28:00Z">
            <w:r w:rsidRPr="00DA2918" w:rsidDel="00DA2918">
              <w:rPr>
                <w:noProof/>
                <w:rPrChange w:id="86" w:author="Isabela Alves Pereira Oliveira" w:date="2025-10-18T12:28:00Z" w16du:dateUtc="2025-10-18T15:28:00Z">
                  <w:rPr>
                    <w:rStyle w:val="Hyperlink"/>
                  </w:rPr>
                </w:rPrChange>
              </w:rPr>
              <w:delText>Seção II – Objeto</w:delText>
            </w:r>
            <w:r w:rsidR="36121DE9" w:rsidRPr="008F18EC" w:rsidDel="00DA2918">
              <w:rPr>
                <w:noProof/>
              </w:rPr>
              <w:tab/>
            </w:r>
            <w:r w:rsidRPr="00DA2918" w:rsidDel="00DA2918">
              <w:rPr>
                <w:noProof/>
                <w:rPrChange w:id="87" w:author="Isabela Alves Pereira Oliveira" w:date="2025-10-18T12:28:00Z" w16du:dateUtc="2025-10-18T15:28:00Z">
                  <w:rPr>
                    <w:rStyle w:val="Hyperlink"/>
                  </w:rPr>
                </w:rPrChange>
              </w:rPr>
              <w:delText>7</w:delText>
            </w:r>
          </w:del>
        </w:p>
        <w:p w14:paraId="51AE4C7E" w14:textId="27627D65" w:rsidR="00731BCE" w:rsidRPr="002C1ABF" w:rsidDel="00DA2918" w:rsidRDefault="0D5207EE" w:rsidP="00112892">
          <w:pPr>
            <w:pStyle w:val="Sumrio2"/>
            <w:tabs>
              <w:tab w:val="right" w:leader="dot" w:pos="8475"/>
            </w:tabs>
            <w:rPr>
              <w:del w:id="88" w:author="Isabela Alves Pereira Oliveira" w:date="2025-10-18T12:28:00Z" w16du:dateUtc="2025-10-18T15:28:00Z"/>
              <w:rStyle w:val="Hyperlink"/>
              <w:noProof/>
              <w:kern w:val="2"/>
              <w:lang w:eastAsia="pt-BR"/>
              <w14:ligatures w14:val="standardContextual"/>
            </w:rPr>
          </w:pPr>
          <w:del w:id="89" w:author="Isabela Alves Pereira Oliveira" w:date="2025-10-18T12:28:00Z" w16du:dateUtc="2025-10-18T15:28:00Z">
            <w:r w:rsidRPr="00DA2918" w:rsidDel="00DA2918">
              <w:rPr>
                <w:noProof/>
                <w:rPrChange w:id="90" w:author="Isabela Alves Pereira Oliveira" w:date="2025-10-18T12:28:00Z" w16du:dateUtc="2025-10-18T15:28:00Z">
                  <w:rPr>
                    <w:rStyle w:val="Hyperlink"/>
                  </w:rPr>
                </w:rPrChange>
              </w:rPr>
              <w:delText>Seção III – Acesso ao Edital</w:delText>
            </w:r>
            <w:r w:rsidR="36121DE9" w:rsidRPr="008F18EC" w:rsidDel="00DA2918">
              <w:rPr>
                <w:noProof/>
              </w:rPr>
              <w:tab/>
            </w:r>
            <w:r w:rsidRPr="00DA2918" w:rsidDel="00DA2918">
              <w:rPr>
                <w:noProof/>
                <w:rPrChange w:id="91" w:author="Isabela Alves Pereira Oliveira" w:date="2025-10-18T12:28:00Z" w16du:dateUtc="2025-10-18T15:28:00Z">
                  <w:rPr>
                    <w:rStyle w:val="Hyperlink"/>
                  </w:rPr>
                </w:rPrChange>
              </w:rPr>
              <w:delText>8</w:delText>
            </w:r>
          </w:del>
        </w:p>
        <w:p w14:paraId="26B96D0B" w14:textId="019973F8" w:rsidR="00731BCE" w:rsidRPr="002C1ABF" w:rsidDel="00DA2918" w:rsidRDefault="0D5207EE" w:rsidP="00112892">
          <w:pPr>
            <w:pStyle w:val="Sumrio2"/>
            <w:tabs>
              <w:tab w:val="right" w:leader="dot" w:pos="8475"/>
            </w:tabs>
            <w:rPr>
              <w:del w:id="92" w:author="Isabela Alves Pereira Oliveira" w:date="2025-10-18T12:28:00Z" w16du:dateUtc="2025-10-18T15:28:00Z"/>
              <w:rStyle w:val="Hyperlink"/>
              <w:noProof/>
              <w:kern w:val="2"/>
              <w:lang w:eastAsia="pt-BR"/>
              <w14:ligatures w14:val="standardContextual"/>
            </w:rPr>
          </w:pPr>
          <w:del w:id="93" w:author="Isabela Alves Pereira Oliveira" w:date="2025-10-18T12:28:00Z" w16du:dateUtc="2025-10-18T15:28:00Z">
            <w:r w:rsidRPr="00DA2918" w:rsidDel="00DA2918">
              <w:rPr>
                <w:noProof/>
                <w:rPrChange w:id="94" w:author="Isabela Alves Pereira Oliveira" w:date="2025-10-18T12:28:00Z" w16du:dateUtc="2025-10-18T15:28:00Z">
                  <w:rPr>
                    <w:rStyle w:val="Hyperlink"/>
                  </w:rPr>
                </w:rPrChange>
              </w:rPr>
              <w:delText>Seção IV – Esclarecimentos sobre o Edital</w:delText>
            </w:r>
            <w:r w:rsidR="36121DE9" w:rsidRPr="008F18EC" w:rsidDel="00DA2918">
              <w:rPr>
                <w:noProof/>
              </w:rPr>
              <w:tab/>
            </w:r>
            <w:r w:rsidRPr="00DA2918" w:rsidDel="00DA2918">
              <w:rPr>
                <w:noProof/>
                <w:rPrChange w:id="95" w:author="Isabela Alves Pereira Oliveira" w:date="2025-10-18T12:28:00Z" w16du:dateUtc="2025-10-18T15:28:00Z">
                  <w:rPr>
                    <w:rStyle w:val="Hyperlink"/>
                  </w:rPr>
                </w:rPrChange>
              </w:rPr>
              <w:delText>9</w:delText>
            </w:r>
          </w:del>
        </w:p>
        <w:p w14:paraId="32990EB9" w14:textId="312559A3" w:rsidR="00731BCE" w:rsidRPr="002C1ABF" w:rsidDel="00DA2918" w:rsidRDefault="0D5207EE" w:rsidP="00112892">
          <w:pPr>
            <w:pStyle w:val="Sumrio2"/>
            <w:tabs>
              <w:tab w:val="right" w:leader="dot" w:pos="8475"/>
            </w:tabs>
            <w:rPr>
              <w:del w:id="96" w:author="Isabela Alves Pereira Oliveira" w:date="2025-10-18T12:28:00Z" w16du:dateUtc="2025-10-18T15:28:00Z"/>
              <w:rStyle w:val="Hyperlink"/>
              <w:noProof/>
              <w:kern w:val="2"/>
              <w:lang w:eastAsia="pt-BR"/>
              <w14:ligatures w14:val="standardContextual"/>
            </w:rPr>
          </w:pPr>
          <w:del w:id="97" w:author="Isabela Alves Pereira Oliveira" w:date="2025-10-18T12:28:00Z" w16du:dateUtc="2025-10-18T15:28:00Z">
            <w:r w:rsidRPr="00DA2918" w:rsidDel="00DA2918">
              <w:rPr>
                <w:noProof/>
                <w:rPrChange w:id="98" w:author="Isabela Alves Pereira Oliveira" w:date="2025-10-18T12:28:00Z" w16du:dateUtc="2025-10-18T15:28:00Z">
                  <w:rPr>
                    <w:rStyle w:val="Hyperlink"/>
                  </w:rPr>
                </w:rPrChange>
              </w:rPr>
              <w:delText>Seção V – Visitas Técnicas</w:delText>
            </w:r>
            <w:r w:rsidR="36121DE9" w:rsidRPr="008F18EC" w:rsidDel="00DA2918">
              <w:rPr>
                <w:noProof/>
              </w:rPr>
              <w:tab/>
            </w:r>
            <w:r w:rsidRPr="00DA2918" w:rsidDel="00DA2918">
              <w:rPr>
                <w:noProof/>
                <w:rPrChange w:id="99" w:author="Isabela Alves Pereira Oliveira" w:date="2025-10-18T12:28:00Z" w16du:dateUtc="2025-10-18T15:28:00Z">
                  <w:rPr>
                    <w:rStyle w:val="Hyperlink"/>
                  </w:rPr>
                </w:rPrChange>
              </w:rPr>
              <w:delText>9</w:delText>
            </w:r>
          </w:del>
        </w:p>
        <w:p w14:paraId="34D68CE0" w14:textId="20003CB9" w:rsidR="00731BCE" w:rsidRPr="002C1ABF" w:rsidDel="00DA2918" w:rsidRDefault="0D5207EE" w:rsidP="00112892">
          <w:pPr>
            <w:pStyle w:val="Sumrio2"/>
            <w:tabs>
              <w:tab w:val="right" w:leader="dot" w:pos="8475"/>
            </w:tabs>
            <w:rPr>
              <w:del w:id="100" w:author="Isabela Alves Pereira Oliveira" w:date="2025-10-18T12:28:00Z" w16du:dateUtc="2025-10-18T15:28:00Z"/>
              <w:rStyle w:val="Hyperlink"/>
              <w:noProof/>
              <w:kern w:val="2"/>
              <w:lang w:eastAsia="pt-BR"/>
              <w14:ligatures w14:val="standardContextual"/>
            </w:rPr>
          </w:pPr>
          <w:del w:id="101" w:author="Isabela Alves Pereira Oliveira" w:date="2025-10-18T12:28:00Z" w16du:dateUtc="2025-10-18T15:28:00Z">
            <w:r w:rsidRPr="00DA2918" w:rsidDel="00DA2918">
              <w:rPr>
                <w:noProof/>
                <w:rPrChange w:id="102" w:author="Isabela Alves Pereira Oliveira" w:date="2025-10-18T12:28:00Z" w16du:dateUtc="2025-10-18T15:28:00Z">
                  <w:rPr>
                    <w:rStyle w:val="Hyperlink"/>
                  </w:rPr>
                </w:rPrChange>
              </w:rPr>
              <w:delText>Seção VI – Impugnação ao Edital</w:delText>
            </w:r>
            <w:r w:rsidR="36121DE9" w:rsidRPr="008F18EC" w:rsidDel="00DA2918">
              <w:rPr>
                <w:noProof/>
              </w:rPr>
              <w:tab/>
            </w:r>
            <w:r w:rsidRPr="00DA2918" w:rsidDel="00DA2918">
              <w:rPr>
                <w:noProof/>
                <w:rPrChange w:id="103" w:author="Isabela Alves Pereira Oliveira" w:date="2025-10-18T12:28:00Z" w16du:dateUtc="2025-10-18T15:28:00Z">
                  <w:rPr>
                    <w:rStyle w:val="Hyperlink"/>
                  </w:rPr>
                </w:rPrChange>
              </w:rPr>
              <w:delText>10</w:delText>
            </w:r>
          </w:del>
        </w:p>
        <w:p w14:paraId="25E733A9" w14:textId="2DDE35D5" w:rsidR="00731BCE" w:rsidRPr="002C1ABF" w:rsidDel="00DA2918" w:rsidRDefault="0D5207EE" w:rsidP="00112892">
          <w:pPr>
            <w:pStyle w:val="Sumrio2"/>
            <w:tabs>
              <w:tab w:val="right" w:leader="dot" w:pos="8475"/>
            </w:tabs>
            <w:rPr>
              <w:del w:id="104" w:author="Isabela Alves Pereira Oliveira" w:date="2025-10-18T12:28:00Z" w16du:dateUtc="2025-10-18T15:28:00Z"/>
              <w:rStyle w:val="Hyperlink"/>
              <w:noProof/>
              <w:kern w:val="2"/>
              <w:lang w:eastAsia="pt-BR"/>
              <w14:ligatures w14:val="standardContextual"/>
            </w:rPr>
          </w:pPr>
          <w:del w:id="105" w:author="Isabela Alves Pereira Oliveira" w:date="2025-10-18T12:28:00Z" w16du:dateUtc="2025-10-18T15:28:00Z">
            <w:r w:rsidRPr="00DA2918" w:rsidDel="00DA2918">
              <w:rPr>
                <w:noProof/>
                <w:rPrChange w:id="106" w:author="Isabela Alves Pereira Oliveira" w:date="2025-10-18T12:28:00Z" w16du:dateUtc="2025-10-18T15:28:00Z">
                  <w:rPr>
                    <w:rStyle w:val="Hyperlink"/>
                  </w:rPr>
                </w:rPrChange>
              </w:rPr>
              <w:delText>Seção VII – Disposições Gerais</w:delText>
            </w:r>
            <w:r w:rsidR="36121DE9" w:rsidRPr="008F18EC" w:rsidDel="00DA2918">
              <w:rPr>
                <w:noProof/>
              </w:rPr>
              <w:tab/>
            </w:r>
            <w:r w:rsidRPr="00DA2918" w:rsidDel="00DA2918">
              <w:rPr>
                <w:noProof/>
                <w:rPrChange w:id="107" w:author="Isabela Alves Pereira Oliveira" w:date="2025-10-18T12:28:00Z" w16du:dateUtc="2025-10-18T15:28:00Z">
                  <w:rPr>
                    <w:rStyle w:val="Hyperlink"/>
                  </w:rPr>
                </w:rPrChange>
              </w:rPr>
              <w:delText>10</w:delText>
            </w:r>
          </w:del>
        </w:p>
        <w:p w14:paraId="31B59C68" w14:textId="36CFC2EE" w:rsidR="00731BCE" w:rsidRPr="002C1ABF" w:rsidDel="00DA2918" w:rsidRDefault="0D5207EE" w:rsidP="00112892">
          <w:pPr>
            <w:pStyle w:val="Sumrio1"/>
            <w:tabs>
              <w:tab w:val="left" w:pos="1320"/>
              <w:tab w:val="right" w:leader="dot" w:pos="8475"/>
            </w:tabs>
            <w:rPr>
              <w:del w:id="108" w:author="Isabela Alves Pereira Oliveira" w:date="2025-10-18T12:28:00Z" w16du:dateUtc="2025-10-18T15:28:00Z"/>
              <w:rStyle w:val="Hyperlink"/>
              <w:noProof/>
              <w:kern w:val="2"/>
              <w:lang w:eastAsia="pt-BR"/>
              <w14:ligatures w14:val="standardContextual"/>
            </w:rPr>
          </w:pPr>
          <w:del w:id="109" w:author="Isabela Alves Pereira Oliveira" w:date="2025-10-18T12:28:00Z" w16du:dateUtc="2025-10-18T15:28:00Z">
            <w:r w:rsidRPr="00DA2918" w:rsidDel="00DA2918">
              <w:rPr>
                <w:noProof/>
                <w:rPrChange w:id="110" w:author="Isabela Alves Pereira Oliveira" w:date="2025-10-18T12:28:00Z" w16du:dateUtc="2025-10-18T15:28:00Z">
                  <w:rPr>
                    <w:rStyle w:val="Hyperlink"/>
                  </w:rPr>
                </w:rPrChange>
              </w:rPr>
              <w:delText xml:space="preserve">CAPÍTULO II </w:delText>
            </w:r>
            <w:r w:rsidR="36121DE9" w:rsidRPr="008F18EC" w:rsidDel="00DA2918">
              <w:rPr>
                <w:noProof/>
              </w:rPr>
              <w:tab/>
            </w:r>
            <w:r w:rsidRPr="00DA2918" w:rsidDel="00DA2918">
              <w:rPr>
                <w:noProof/>
                <w:rPrChange w:id="111" w:author="Isabela Alves Pereira Oliveira" w:date="2025-10-18T12:28:00Z" w16du:dateUtc="2025-10-18T15:28:00Z">
                  <w:rPr>
                    <w:rStyle w:val="Hyperlink"/>
                  </w:rPr>
                </w:rPrChange>
              </w:rPr>
              <w:delText>COMISSÃO DE LICITAÇÃO</w:delText>
            </w:r>
            <w:r w:rsidR="36121DE9" w:rsidRPr="008F18EC" w:rsidDel="00DA2918">
              <w:rPr>
                <w:noProof/>
              </w:rPr>
              <w:tab/>
            </w:r>
            <w:r w:rsidRPr="00DA2918" w:rsidDel="00DA2918">
              <w:rPr>
                <w:noProof/>
                <w:rPrChange w:id="112" w:author="Isabela Alves Pereira Oliveira" w:date="2025-10-18T12:28:00Z" w16du:dateUtc="2025-10-18T15:28:00Z">
                  <w:rPr>
                    <w:rStyle w:val="Hyperlink"/>
                  </w:rPr>
                </w:rPrChange>
              </w:rPr>
              <w:delText>12</w:delText>
            </w:r>
          </w:del>
        </w:p>
        <w:p w14:paraId="1F3E1C99" w14:textId="7A3202AC" w:rsidR="00731BCE" w:rsidRPr="002C1ABF" w:rsidDel="00DA2918" w:rsidRDefault="0D5207EE" w:rsidP="00112892">
          <w:pPr>
            <w:pStyle w:val="Sumrio1"/>
            <w:tabs>
              <w:tab w:val="left" w:pos="1320"/>
              <w:tab w:val="right" w:leader="dot" w:pos="8475"/>
            </w:tabs>
            <w:rPr>
              <w:del w:id="113" w:author="Isabela Alves Pereira Oliveira" w:date="2025-10-18T12:28:00Z" w16du:dateUtc="2025-10-18T15:28:00Z"/>
              <w:rStyle w:val="Hyperlink"/>
              <w:noProof/>
              <w:kern w:val="2"/>
              <w:lang w:eastAsia="pt-BR"/>
              <w14:ligatures w14:val="standardContextual"/>
            </w:rPr>
          </w:pPr>
          <w:del w:id="114" w:author="Isabela Alves Pereira Oliveira" w:date="2025-10-18T12:28:00Z" w16du:dateUtc="2025-10-18T15:28:00Z">
            <w:r w:rsidRPr="00DA2918" w:rsidDel="00DA2918">
              <w:rPr>
                <w:noProof/>
                <w:rPrChange w:id="115" w:author="Isabela Alves Pereira Oliveira" w:date="2025-10-18T12:28:00Z" w16du:dateUtc="2025-10-18T15:28:00Z">
                  <w:rPr>
                    <w:rStyle w:val="Hyperlink"/>
                  </w:rPr>
                </w:rPrChange>
              </w:rPr>
              <w:delText xml:space="preserve">CAPÍTULO III </w:delText>
            </w:r>
            <w:r w:rsidR="36121DE9" w:rsidRPr="008F18EC" w:rsidDel="00DA2918">
              <w:rPr>
                <w:noProof/>
              </w:rPr>
              <w:tab/>
            </w:r>
            <w:r w:rsidRPr="00DA2918" w:rsidDel="00DA2918">
              <w:rPr>
                <w:noProof/>
                <w:rPrChange w:id="116" w:author="Isabela Alves Pereira Oliveira" w:date="2025-10-18T12:28:00Z" w16du:dateUtc="2025-10-18T15:28:00Z">
                  <w:rPr>
                    <w:rStyle w:val="Hyperlink"/>
                  </w:rPr>
                </w:rPrChange>
              </w:rPr>
              <w:delText>PARTICIPAÇÃO NO LEILÃO</w:delText>
            </w:r>
            <w:r w:rsidR="36121DE9" w:rsidRPr="008F18EC" w:rsidDel="00DA2918">
              <w:rPr>
                <w:noProof/>
              </w:rPr>
              <w:tab/>
            </w:r>
            <w:r w:rsidRPr="00DA2918" w:rsidDel="00DA2918">
              <w:rPr>
                <w:noProof/>
                <w:rPrChange w:id="117" w:author="Isabela Alves Pereira Oliveira" w:date="2025-10-18T12:28:00Z" w16du:dateUtc="2025-10-18T15:28:00Z">
                  <w:rPr>
                    <w:rStyle w:val="Hyperlink"/>
                  </w:rPr>
                </w:rPrChange>
              </w:rPr>
              <w:delText>13</w:delText>
            </w:r>
          </w:del>
        </w:p>
        <w:p w14:paraId="2CDBD2C1" w14:textId="3E0FA684" w:rsidR="00731BCE" w:rsidRPr="002C1ABF" w:rsidDel="00DA2918" w:rsidRDefault="0D5207EE" w:rsidP="00112892">
          <w:pPr>
            <w:pStyle w:val="Sumrio1"/>
            <w:tabs>
              <w:tab w:val="left" w:pos="1320"/>
              <w:tab w:val="right" w:leader="dot" w:pos="8475"/>
            </w:tabs>
            <w:rPr>
              <w:del w:id="118" w:author="Isabela Alves Pereira Oliveira" w:date="2025-10-18T12:28:00Z" w16du:dateUtc="2025-10-18T15:28:00Z"/>
              <w:rStyle w:val="Hyperlink"/>
              <w:noProof/>
              <w:kern w:val="2"/>
              <w:lang w:eastAsia="pt-BR"/>
              <w14:ligatures w14:val="standardContextual"/>
            </w:rPr>
          </w:pPr>
          <w:del w:id="119" w:author="Isabela Alves Pereira Oliveira" w:date="2025-10-18T12:28:00Z" w16du:dateUtc="2025-10-18T15:28:00Z">
            <w:r w:rsidRPr="00DA2918" w:rsidDel="00DA2918">
              <w:rPr>
                <w:noProof/>
                <w:rPrChange w:id="120" w:author="Isabela Alves Pereira Oliveira" w:date="2025-10-18T12:28:00Z" w16du:dateUtc="2025-10-18T15:28:00Z">
                  <w:rPr>
                    <w:rStyle w:val="Hyperlink"/>
                  </w:rPr>
                </w:rPrChange>
              </w:rPr>
              <w:delText xml:space="preserve">CAPÍTULO IV </w:delText>
            </w:r>
            <w:r w:rsidR="36121DE9" w:rsidRPr="008F18EC" w:rsidDel="00DA2918">
              <w:rPr>
                <w:noProof/>
              </w:rPr>
              <w:tab/>
            </w:r>
            <w:r w:rsidRPr="00DA2918" w:rsidDel="00DA2918">
              <w:rPr>
                <w:noProof/>
                <w:rPrChange w:id="121" w:author="Isabela Alves Pereira Oliveira" w:date="2025-10-18T12:28:00Z" w16du:dateUtc="2025-10-18T15:28:00Z">
                  <w:rPr>
                    <w:rStyle w:val="Hyperlink"/>
                  </w:rPr>
                </w:rPrChange>
              </w:rPr>
              <w:delText>DOCUMENTAÇÃO</w:delText>
            </w:r>
            <w:r w:rsidR="36121DE9" w:rsidRPr="008F18EC" w:rsidDel="00DA2918">
              <w:rPr>
                <w:noProof/>
              </w:rPr>
              <w:tab/>
            </w:r>
            <w:r w:rsidRPr="00DA2918" w:rsidDel="00DA2918">
              <w:rPr>
                <w:noProof/>
                <w:rPrChange w:id="122" w:author="Isabela Alves Pereira Oliveira" w:date="2025-10-18T12:28:00Z" w16du:dateUtc="2025-10-18T15:28:00Z">
                  <w:rPr>
                    <w:rStyle w:val="Hyperlink"/>
                  </w:rPr>
                </w:rPrChange>
              </w:rPr>
              <w:delText>17</w:delText>
            </w:r>
          </w:del>
        </w:p>
        <w:p w14:paraId="0831004C" w14:textId="45D7065A" w:rsidR="00731BCE" w:rsidRPr="002C1ABF" w:rsidDel="00DA2918" w:rsidRDefault="0D5207EE" w:rsidP="00112892">
          <w:pPr>
            <w:pStyle w:val="Sumrio2"/>
            <w:tabs>
              <w:tab w:val="right" w:leader="dot" w:pos="8475"/>
            </w:tabs>
            <w:rPr>
              <w:del w:id="123" w:author="Isabela Alves Pereira Oliveira" w:date="2025-10-18T12:28:00Z" w16du:dateUtc="2025-10-18T15:28:00Z"/>
              <w:rStyle w:val="Hyperlink"/>
              <w:noProof/>
              <w:kern w:val="2"/>
              <w:lang w:eastAsia="pt-BR"/>
              <w14:ligatures w14:val="standardContextual"/>
            </w:rPr>
          </w:pPr>
          <w:del w:id="124" w:author="Isabela Alves Pereira Oliveira" w:date="2025-10-18T12:28:00Z" w16du:dateUtc="2025-10-18T15:28:00Z">
            <w:r w:rsidRPr="00DA2918" w:rsidDel="00DA2918">
              <w:rPr>
                <w:noProof/>
                <w:rPrChange w:id="125" w:author="Isabela Alves Pereira Oliveira" w:date="2025-10-18T12:28:00Z" w16du:dateUtc="2025-10-18T15:28:00Z">
                  <w:rPr>
                    <w:rStyle w:val="Hyperlink"/>
                  </w:rPr>
                </w:rPrChange>
              </w:rPr>
              <w:delText>Seção I – Declarações</w:delText>
            </w:r>
            <w:r w:rsidR="36121DE9" w:rsidRPr="008F18EC" w:rsidDel="00DA2918">
              <w:rPr>
                <w:noProof/>
              </w:rPr>
              <w:tab/>
            </w:r>
            <w:r w:rsidRPr="00DA2918" w:rsidDel="00DA2918">
              <w:rPr>
                <w:noProof/>
                <w:rPrChange w:id="126" w:author="Isabela Alves Pereira Oliveira" w:date="2025-10-18T12:28:00Z" w16du:dateUtc="2025-10-18T15:28:00Z">
                  <w:rPr>
                    <w:rStyle w:val="Hyperlink"/>
                  </w:rPr>
                </w:rPrChange>
              </w:rPr>
              <w:delText>18</w:delText>
            </w:r>
          </w:del>
        </w:p>
        <w:p w14:paraId="5AE51057" w14:textId="2F121451" w:rsidR="00731BCE" w:rsidRPr="002C1ABF" w:rsidDel="00DA2918" w:rsidRDefault="0D5207EE" w:rsidP="00112892">
          <w:pPr>
            <w:pStyle w:val="Sumrio2"/>
            <w:tabs>
              <w:tab w:val="right" w:leader="dot" w:pos="8475"/>
            </w:tabs>
            <w:rPr>
              <w:del w:id="127" w:author="Isabela Alves Pereira Oliveira" w:date="2025-10-18T12:28:00Z" w16du:dateUtc="2025-10-18T15:28:00Z"/>
              <w:rStyle w:val="Hyperlink"/>
              <w:noProof/>
              <w:kern w:val="2"/>
              <w:lang w:eastAsia="pt-BR"/>
              <w14:ligatures w14:val="standardContextual"/>
            </w:rPr>
          </w:pPr>
          <w:del w:id="128" w:author="Isabela Alves Pereira Oliveira" w:date="2025-10-18T12:28:00Z" w16du:dateUtc="2025-10-18T15:28:00Z">
            <w:r w:rsidRPr="00DA2918" w:rsidDel="00DA2918">
              <w:rPr>
                <w:noProof/>
                <w:rPrChange w:id="129" w:author="Isabela Alves Pereira Oliveira" w:date="2025-10-18T12:28:00Z" w16du:dateUtc="2025-10-18T15:28:00Z">
                  <w:rPr>
                    <w:rStyle w:val="Hyperlink"/>
                  </w:rPr>
                </w:rPrChange>
              </w:rPr>
              <w:delText>Seção II – Representantes</w:delText>
            </w:r>
            <w:r w:rsidR="36121DE9" w:rsidRPr="008F18EC" w:rsidDel="00DA2918">
              <w:rPr>
                <w:noProof/>
              </w:rPr>
              <w:tab/>
            </w:r>
            <w:r w:rsidRPr="00DA2918" w:rsidDel="00DA2918">
              <w:rPr>
                <w:noProof/>
                <w:rPrChange w:id="130" w:author="Isabela Alves Pereira Oliveira" w:date="2025-10-18T12:28:00Z" w16du:dateUtc="2025-10-18T15:28:00Z">
                  <w:rPr>
                    <w:rStyle w:val="Hyperlink"/>
                  </w:rPr>
                </w:rPrChange>
              </w:rPr>
              <w:delText>19</w:delText>
            </w:r>
          </w:del>
        </w:p>
        <w:p w14:paraId="20B0C44E" w14:textId="114CA284" w:rsidR="00731BCE" w:rsidRPr="002C1ABF" w:rsidDel="00DA2918" w:rsidRDefault="0D5207EE" w:rsidP="00112892">
          <w:pPr>
            <w:pStyle w:val="Sumrio3"/>
            <w:tabs>
              <w:tab w:val="right" w:leader="dot" w:pos="8475"/>
            </w:tabs>
            <w:rPr>
              <w:del w:id="131" w:author="Isabela Alves Pereira Oliveira" w:date="2025-10-18T12:28:00Z" w16du:dateUtc="2025-10-18T15:28:00Z"/>
              <w:rStyle w:val="Hyperlink"/>
              <w:rFonts w:ascii="Calibri" w:hAnsi="Calibri"/>
              <w:noProof/>
              <w:kern w:val="2"/>
              <w:lang w:eastAsia="pt-BR"/>
              <w14:ligatures w14:val="standardContextual"/>
            </w:rPr>
          </w:pPr>
          <w:del w:id="132" w:author="Isabela Alves Pereira Oliveira" w:date="2025-10-18T12:28:00Z" w16du:dateUtc="2025-10-18T15:28:00Z">
            <w:r w:rsidRPr="00DA2918" w:rsidDel="00DA2918">
              <w:rPr>
                <w:noProof/>
                <w:rPrChange w:id="133" w:author="Isabela Alves Pereira Oliveira" w:date="2025-10-18T12:28:00Z" w16du:dateUtc="2025-10-18T15:28:00Z">
                  <w:rPr>
                    <w:rStyle w:val="Hyperlink"/>
                  </w:rPr>
                </w:rPrChange>
              </w:rPr>
              <w:delText>Subseção I – Representante Credenciado</w:delText>
            </w:r>
            <w:r w:rsidR="36121DE9" w:rsidRPr="008F18EC" w:rsidDel="00DA2918">
              <w:rPr>
                <w:noProof/>
              </w:rPr>
              <w:tab/>
            </w:r>
            <w:r w:rsidRPr="00DA2918" w:rsidDel="00DA2918">
              <w:rPr>
                <w:noProof/>
                <w:rPrChange w:id="134" w:author="Isabela Alves Pereira Oliveira" w:date="2025-10-18T12:28:00Z" w16du:dateUtc="2025-10-18T15:28:00Z">
                  <w:rPr>
                    <w:rStyle w:val="Hyperlink"/>
                  </w:rPr>
                </w:rPrChange>
              </w:rPr>
              <w:delText>19</w:delText>
            </w:r>
          </w:del>
        </w:p>
        <w:p w14:paraId="3867B0FD" w14:textId="505479BF" w:rsidR="00731BCE" w:rsidRPr="002C1ABF" w:rsidDel="00DA2918" w:rsidRDefault="0D5207EE" w:rsidP="00112892">
          <w:pPr>
            <w:pStyle w:val="Sumrio3"/>
            <w:tabs>
              <w:tab w:val="right" w:leader="dot" w:pos="8475"/>
            </w:tabs>
            <w:rPr>
              <w:del w:id="135" w:author="Isabela Alves Pereira Oliveira" w:date="2025-10-18T12:28:00Z" w16du:dateUtc="2025-10-18T15:28:00Z"/>
              <w:rStyle w:val="Hyperlink"/>
              <w:noProof/>
              <w:kern w:val="2"/>
              <w:lang w:eastAsia="pt-BR"/>
              <w14:ligatures w14:val="standardContextual"/>
            </w:rPr>
          </w:pPr>
          <w:del w:id="136" w:author="Isabela Alves Pereira Oliveira" w:date="2025-10-18T12:28:00Z" w16du:dateUtc="2025-10-18T15:28:00Z">
            <w:r w:rsidRPr="00DA2918" w:rsidDel="00DA2918">
              <w:rPr>
                <w:noProof/>
                <w:rPrChange w:id="137" w:author="Isabela Alves Pereira Oliveira" w:date="2025-10-18T12:28:00Z" w16du:dateUtc="2025-10-18T15:28:00Z">
                  <w:rPr>
                    <w:rStyle w:val="Hyperlink"/>
                  </w:rPr>
                </w:rPrChange>
              </w:rPr>
              <w:delText>Subseção II – Participantes Credenciados</w:delText>
            </w:r>
            <w:r w:rsidR="36121DE9" w:rsidRPr="008F18EC" w:rsidDel="00DA2918">
              <w:rPr>
                <w:noProof/>
              </w:rPr>
              <w:tab/>
            </w:r>
            <w:r w:rsidRPr="00DA2918" w:rsidDel="00DA2918">
              <w:rPr>
                <w:noProof/>
                <w:rPrChange w:id="138" w:author="Isabela Alves Pereira Oliveira" w:date="2025-10-18T12:28:00Z" w16du:dateUtc="2025-10-18T15:28:00Z">
                  <w:rPr>
                    <w:rStyle w:val="Hyperlink"/>
                  </w:rPr>
                </w:rPrChange>
              </w:rPr>
              <w:delText>20</w:delText>
            </w:r>
          </w:del>
        </w:p>
        <w:p w14:paraId="7CFDACC7" w14:textId="331CA9FC" w:rsidR="00731BCE" w:rsidRPr="002C1ABF" w:rsidDel="00DA2918" w:rsidRDefault="0D5207EE" w:rsidP="00112892">
          <w:pPr>
            <w:pStyle w:val="Sumrio2"/>
            <w:tabs>
              <w:tab w:val="right" w:leader="dot" w:pos="8475"/>
            </w:tabs>
            <w:rPr>
              <w:del w:id="139" w:author="Isabela Alves Pereira Oliveira" w:date="2025-10-18T12:28:00Z" w16du:dateUtc="2025-10-18T15:28:00Z"/>
              <w:rStyle w:val="Hyperlink"/>
              <w:rFonts w:asciiTheme="minorHAnsi" w:hAnsiTheme="minorHAnsi"/>
              <w:noProof/>
              <w:kern w:val="2"/>
              <w:lang w:eastAsia="pt-BR"/>
              <w14:ligatures w14:val="standardContextual"/>
            </w:rPr>
          </w:pPr>
          <w:del w:id="140" w:author="Isabela Alves Pereira Oliveira" w:date="2025-10-18T12:28:00Z" w16du:dateUtc="2025-10-18T15:28:00Z">
            <w:r w:rsidRPr="00DA2918" w:rsidDel="00DA2918">
              <w:rPr>
                <w:noProof/>
                <w:rPrChange w:id="141" w:author="Isabela Alves Pereira Oliveira" w:date="2025-10-18T12:28:00Z" w16du:dateUtc="2025-10-18T15:28:00Z">
                  <w:rPr>
                    <w:rStyle w:val="Hyperlink"/>
                  </w:rPr>
                </w:rPrChange>
              </w:rPr>
              <w:delText>Seção III – Proposta Econômica</w:delText>
            </w:r>
            <w:r w:rsidR="36121DE9" w:rsidRPr="008F18EC" w:rsidDel="00DA2918">
              <w:rPr>
                <w:noProof/>
              </w:rPr>
              <w:tab/>
            </w:r>
            <w:r w:rsidRPr="00DA2918" w:rsidDel="00DA2918">
              <w:rPr>
                <w:noProof/>
                <w:rPrChange w:id="142" w:author="Isabela Alves Pereira Oliveira" w:date="2025-10-18T12:28:00Z" w16du:dateUtc="2025-10-18T15:28:00Z">
                  <w:rPr>
                    <w:rStyle w:val="Hyperlink"/>
                  </w:rPr>
                </w:rPrChange>
              </w:rPr>
              <w:delText>20</w:delText>
            </w:r>
          </w:del>
        </w:p>
        <w:p w14:paraId="2ADA4A73" w14:textId="5E8E1965" w:rsidR="00731BCE" w:rsidRPr="002C1ABF" w:rsidDel="00DA2918" w:rsidRDefault="0D5207EE" w:rsidP="00112892">
          <w:pPr>
            <w:pStyle w:val="Sumrio2"/>
            <w:tabs>
              <w:tab w:val="right" w:leader="dot" w:pos="8475"/>
            </w:tabs>
            <w:rPr>
              <w:del w:id="143" w:author="Isabela Alves Pereira Oliveira" w:date="2025-10-18T12:28:00Z" w16du:dateUtc="2025-10-18T15:28:00Z"/>
              <w:rStyle w:val="Hyperlink"/>
              <w:noProof/>
              <w:kern w:val="2"/>
              <w:lang w:eastAsia="pt-BR"/>
              <w14:ligatures w14:val="standardContextual"/>
            </w:rPr>
          </w:pPr>
          <w:del w:id="144" w:author="Isabela Alves Pereira Oliveira" w:date="2025-10-18T12:28:00Z" w16du:dateUtc="2025-10-18T15:28:00Z">
            <w:r w:rsidRPr="00DA2918" w:rsidDel="00DA2918">
              <w:rPr>
                <w:noProof/>
                <w:rPrChange w:id="145" w:author="Isabela Alves Pereira Oliveira" w:date="2025-10-18T12:28:00Z" w16du:dateUtc="2025-10-18T15:28:00Z">
                  <w:rPr>
                    <w:rStyle w:val="Hyperlink"/>
                  </w:rPr>
                </w:rPrChange>
              </w:rPr>
              <w:delText>Seção IV – Garantia da Proposta</w:delText>
            </w:r>
            <w:r w:rsidR="36121DE9" w:rsidRPr="008F18EC" w:rsidDel="00DA2918">
              <w:rPr>
                <w:noProof/>
              </w:rPr>
              <w:tab/>
            </w:r>
            <w:r w:rsidRPr="00DA2918" w:rsidDel="00DA2918">
              <w:rPr>
                <w:noProof/>
                <w:rPrChange w:id="146" w:author="Isabela Alves Pereira Oliveira" w:date="2025-10-18T12:28:00Z" w16du:dateUtc="2025-10-18T15:28:00Z">
                  <w:rPr>
                    <w:rStyle w:val="Hyperlink"/>
                  </w:rPr>
                </w:rPrChange>
              </w:rPr>
              <w:delText>22</w:delText>
            </w:r>
          </w:del>
        </w:p>
        <w:p w14:paraId="1366F6DF" w14:textId="21068DB2" w:rsidR="00731BCE" w:rsidRPr="002C1ABF" w:rsidDel="00DA2918" w:rsidRDefault="0D5207EE" w:rsidP="00112892">
          <w:pPr>
            <w:pStyle w:val="Sumrio2"/>
            <w:tabs>
              <w:tab w:val="right" w:leader="dot" w:pos="8475"/>
            </w:tabs>
            <w:rPr>
              <w:del w:id="147" w:author="Isabela Alves Pereira Oliveira" w:date="2025-10-18T12:28:00Z" w16du:dateUtc="2025-10-18T15:28:00Z"/>
              <w:rStyle w:val="Hyperlink"/>
              <w:noProof/>
              <w:kern w:val="2"/>
              <w:lang w:eastAsia="pt-BR"/>
              <w14:ligatures w14:val="standardContextual"/>
            </w:rPr>
          </w:pPr>
          <w:del w:id="148" w:author="Isabela Alves Pereira Oliveira" w:date="2025-10-18T12:28:00Z" w16du:dateUtc="2025-10-18T15:28:00Z">
            <w:r w:rsidRPr="00DA2918" w:rsidDel="00DA2918">
              <w:rPr>
                <w:noProof/>
                <w:rPrChange w:id="149" w:author="Isabela Alves Pereira Oliveira" w:date="2025-10-18T12:28:00Z" w16du:dateUtc="2025-10-18T15:28:00Z">
                  <w:rPr>
                    <w:rStyle w:val="Hyperlink"/>
                  </w:rPr>
                </w:rPrChange>
              </w:rPr>
              <w:delText>Seção V – Habilitação</w:delText>
            </w:r>
            <w:r w:rsidR="36121DE9" w:rsidRPr="008F18EC" w:rsidDel="00DA2918">
              <w:rPr>
                <w:noProof/>
              </w:rPr>
              <w:tab/>
            </w:r>
            <w:r w:rsidRPr="00DA2918" w:rsidDel="00DA2918">
              <w:rPr>
                <w:noProof/>
                <w:rPrChange w:id="150" w:author="Isabela Alves Pereira Oliveira" w:date="2025-10-18T12:28:00Z" w16du:dateUtc="2025-10-18T15:28:00Z">
                  <w:rPr>
                    <w:rStyle w:val="Hyperlink"/>
                  </w:rPr>
                </w:rPrChange>
              </w:rPr>
              <w:delText>26</w:delText>
            </w:r>
          </w:del>
        </w:p>
        <w:p w14:paraId="70197B5C" w14:textId="73023DA8" w:rsidR="00731BCE" w:rsidRPr="002C1ABF" w:rsidDel="00DA2918" w:rsidRDefault="0D5207EE" w:rsidP="00112892">
          <w:pPr>
            <w:pStyle w:val="Sumrio3"/>
            <w:tabs>
              <w:tab w:val="right" w:leader="dot" w:pos="8475"/>
            </w:tabs>
            <w:rPr>
              <w:del w:id="151" w:author="Isabela Alves Pereira Oliveira" w:date="2025-10-18T12:28:00Z" w16du:dateUtc="2025-10-18T15:28:00Z"/>
              <w:rStyle w:val="Hyperlink"/>
              <w:rFonts w:ascii="Calibri" w:hAnsi="Calibri"/>
              <w:noProof/>
              <w:kern w:val="2"/>
              <w:lang w:eastAsia="pt-BR"/>
              <w14:ligatures w14:val="standardContextual"/>
            </w:rPr>
          </w:pPr>
          <w:del w:id="152" w:author="Isabela Alves Pereira Oliveira" w:date="2025-10-18T12:28:00Z" w16du:dateUtc="2025-10-18T15:28:00Z">
            <w:r w:rsidRPr="00DA2918" w:rsidDel="00DA2918">
              <w:rPr>
                <w:noProof/>
                <w:rPrChange w:id="153" w:author="Isabela Alves Pereira Oliveira" w:date="2025-10-18T12:28:00Z" w16du:dateUtc="2025-10-18T15:28:00Z">
                  <w:rPr>
                    <w:rStyle w:val="Hyperlink"/>
                  </w:rPr>
                </w:rPrChange>
              </w:rPr>
              <w:delText>Subseção I – Habilitação Jurídica</w:delText>
            </w:r>
            <w:r w:rsidR="36121DE9" w:rsidRPr="008F18EC" w:rsidDel="00DA2918">
              <w:rPr>
                <w:noProof/>
              </w:rPr>
              <w:tab/>
            </w:r>
            <w:r w:rsidRPr="00DA2918" w:rsidDel="00DA2918">
              <w:rPr>
                <w:noProof/>
                <w:rPrChange w:id="154" w:author="Isabela Alves Pereira Oliveira" w:date="2025-10-18T12:28:00Z" w16du:dateUtc="2025-10-18T15:28:00Z">
                  <w:rPr>
                    <w:rStyle w:val="Hyperlink"/>
                  </w:rPr>
                </w:rPrChange>
              </w:rPr>
              <w:delText>27</w:delText>
            </w:r>
          </w:del>
        </w:p>
        <w:p w14:paraId="1C9E7B06" w14:textId="2FF5016C" w:rsidR="00731BCE" w:rsidRPr="002C1ABF" w:rsidDel="00DA2918" w:rsidRDefault="0D5207EE" w:rsidP="00112892">
          <w:pPr>
            <w:pStyle w:val="Sumrio3"/>
            <w:tabs>
              <w:tab w:val="right" w:leader="dot" w:pos="8475"/>
            </w:tabs>
            <w:rPr>
              <w:del w:id="155" w:author="Isabela Alves Pereira Oliveira" w:date="2025-10-18T12:28:00Z" w16du:dateUtc="2025-10-18T15:28:00Z"/>
              <w:rStyle w:val="Hyperlink"/>
              <w:noProof/>
              <w:kern w:val="2"/>
              <w:lang w:eastAsia="pt-BR"/>
              <w14:ligatures w14:val="standardContextual"/>
            </w:rPr>
          </w:pPr>
          <w:del w:id="156" w:author="Isabela Alves Pereira Oliveira" w:date="2025-10-18T12:28:00Z" w16du:dateUtc="2025-10-18T15:28:00Z">
            <w:r w:rsidRPr="00DA2918" w:rsidDel="00DA2918">
              <w:rPr>
                <w:noProof/>
                <w:rPrChange w:id="157" w:author="Isabela Alves Pereira Oliveira" w:date="2025-10-18T12:28:00Z" w16du:dateUtc="2025-10-18T15:28:00Z">
                  <w:rPr>
                    <w:rStyle w:val="Hyperlink"/>
                  </w:rPr>
                </w:rPrChange>
              </w:rPr>
              <w:delText>Subseção II – Habilitação Econômico-Financeira</w:delText>
            </w:r>
            <w:r w:rsidR="36121DE9" w:rsidRPr="008F18EC" w:rsidDel="00DA2918">
              <w:rPr>
                <w:noProof/>
              </w:rPr>
              <w:tab/>
            </w:r>
            <w:r w:rsidRPr="00DA2918" w:rsidDel="00DA2918">
              <w:rPr>
                <w:noProof/>
                <w:rPrChange w:id="158" w:author="Isabela Alves Pereira Oliveira" w:date="2025-10-18T12:28:00Z" w16du:dateUtc="2025-10-18T15:28:00Z">
                  <w:rPr>
                    <w:rStyle w:val="Hyperlink"/>
                  </w:rPr>
                </w:rPrChange>
              </w:rPr>
              <w:delText>28</w:delText>
            </w:r>
          </w:del>
        </w:p>
        <w:p w14:paraId="06E25FBD" w14:textId="7B4746EF" w:rsidR="00731BCE" w:rsidRPr="002C1ABF" w:rsidDel="00DA2918" w:rsidRDefault="0D5207EE" w:rsidP="00112892">
          <w:pPr>
            <w:pStyle w:val="Sumrio3"/>
            <w:tabs>
              <w:tab w:val="right" w:leader="dot" w:pos="8475"/>
            </w:tabs>
            <w:rPr>
              <w:del w:id="159" w:author="Isabela Alves Pereira Oliveira" w:date="2025-10-18T12:28:00Z" w16du:dateUtc="2025-10-18T15:28:00Z"/>
              <w:rStyle w:val="Hyperlink"/>
              <w:noProof/>
              <w:kern w:val="2"/>
              <w:lang w:eastAsia="pt-BR"/>
              <w14:ligatures w14:val="standardContextual"/>
            </w:rPr>
          </w:pPr>
          <w:del w:id="160" w:author="Isabela Alves Pereira Oliveira" w:date="2025-10-18T12:28:00Z" w16du:dateUtc="2025-10-18T15:28:00Z">
            <w:r w:rsidRPr="00DA2918" w:rsidDel="00DA2918">
              <w:rPr>
                <w:noProof/>
                <w:rPrChange w:id="161" w:author="Isabela Alves Pereira Oliveira" w:date="2025-10-18T12:28:00Z" w16du:dateUtc="2025-10-18T15:28:00Z">
                  <w:rPr>
                    <w:rStyle w:val="Hyperlink"/>
                  </w:rPr>
                </w:rPrChange>
              </w:rPr>
              <w:delText>Subseção III – Habilitação Técnica</w:delText>
            </w:r>
            <w:r w:rsidR="36121DE9" w:rsidRPr="008F18EC" w:rsidDel="00DA2918">
              <w:rPr>
                <w:noProof/>
              </w:rPr>
              <w:tab/>
            </w:r>
            <w:r w:rsidRPr="00DA2918" w:rsidDel="00DA2918">
              <w:rPr>
                <w:noProof/>
                <w:rPrChange w:id="162" w:author="Isabela Alves Pereira Oliveira" w:date="2025-10-18T12:28:00Z" w16du:dateUtc="2025-10-18T15:28:00Z">
                  <w:rPr>
                    <w:rStyle w:val="Hyperlink"/>
                  </w:rPr>
                </w:rPrChange>
              </w:rPr>
              <w:delText>28</w:delText>
            </w:r>
          </w:del>
        </w:p>
        <w:p w14:paraId="357F7EDF" w14:textId="65543F06" w:rsidR="00731BCE" w:rsidRPr="002C1ABF" w:rsidDel="00DA2918" w:rsidRDefault="0D5207EE" w:rsidP="00112892">
          <w:pPr>
            <w:pStyle w:val="Sumrio3"/>
            <w:tabs>
              <w:tab w:val="right" w:leader="dot" w:pos="8475"/>
            </w:tabs>
            <w:rPr>
              <w:del w:id="163" w:author="Isabela Alves Pereira Oliveira" w:date="2025-10-18T12:28:00Z" w16du:dateUtc="2025-10-18T15:28:00Z"/>
              <w:rStyle w:val="Hyperlink"/>
              <w:noProof/>
              <w:kern w:val="2"/>
              <w:lang w:eastAsia="pt-BR"/>
              <w14:ligatures w14:val="standardContextual"/>
            </w:rPr>
          </w:pPr>
          <w:del w:id="164" w:author="Isabela Alves Pereira Oliveira" w:date="2025-10-18T12:28:00Z" w16du:dateUtc="2025-10-18T15:28:00Z">
            <w:r w:rsidRPr="00DA2918" w:rsidDel="00DA2918">
              <w:rPr>
                <w:noProof/>
                <w:rPrChange w:id="165" w:author="Isabela Alves Pereira Oliveira" w:date="2025-10-18T12:28:00Z" w16du:dateUtc="2025-10-18T15:28:00Z">
                  <w:rPr>
                    <w:rStyle w:val="Hyperlink"/>
                  </w:rPr>
                </w:rPrChange>
              </w:rPr>
              <w:delText>Subseção IV – Regularidade Fiscal e Trabalhista</w:delText>
            </w:r>
            <w:r w:rsidR="36121DE9" w:rsidRPr="008F18EC" w:rsidDel="00DA2918">
              <w:rPr>
                <w:noProof/>
              </w:rPr>
              <w:tab/>
            </w:r>
            <w:r w:rsidRPr="00DA2918" w:rsidDel="00DA2918">
              <w:rPr>
                <w:noProof/>
                <w:rPrChange w:id="166" w:author="Isabela Alves Pereira Oliveira" w:date="2025-10-18T12:28:00Z" w16du:dateUtc="2025-10-18T15:28:00Z">
                  <w:rPr>
                    <w:rStyle w:val="Hyperlink"/>
                  </w:rPr>
                </w:rPrChange>
              </w:rPr>
              <w:delText>31</w:delText>
            </w:r>
          </w:del>
        </w:p>
        <w:p w14:paraId="7733071A" w14:textId="0958AAB9" w:rsidR="00731BCE" w:rsidRPr="002C1ABF" w:rsidDel="00DA2918" w:rsidRDefault="0D5207EE" w:rsidP="00112892">
          <w:pPr>
            <w:pStyle w:val="Sumrio3"/>
            <w:tabs>
              <w:tab w:val="right" w:leader="dot" w:pos="8475"/>
            </w:tabs>
            <w:rPr>
              <w:del w:id="167" w:author="Isabela Alves Pereira Oliveira" w:date="2025-10-18T12:28:00Z" w16du:dateUtc="2025-10-18T15:28:00Z"/>
              <w:rStyle w:val="Hyperlink"/>
              <w:noProof/>
              <w:kern w:val="2"/>
              <w:lang w:eastAsia="pt-BR"/>
              <w14:ligatures w14:val="standardContextual"/>
            </w:rPr>
          </w:pPr>
          <w:del w:id="168" w:author="Isabela Alves Pereira Oliveira" w:date="2025-10-18T12:28:00Z" w16du:dateUtc="2025-10-18T15:28:00Z">
            <w:r w:rsidRPr="00DA2918" w:rsidDel="00DA2918">
              <w:rPr>
                <w:noProof/>
                <w:rPrChange w:id="169" w:author="Isabela Alves Pereira Oliveira" w:date="2025-10-18T12:28:00Z" w16du:dateUtc="2025-10-18T15:28:00Z">
                  <w:rPr>
                    <w:rStyle w:val="Hyperlink"/>
                  </w:rPr>
                </w:rPrChange>
              </w:rPr>
              <w:delText>Subseção V – Declaração de Regularidade ao artigo 7º, inciso XXXIII, da Constituição Federal</w:delText>
            </w:r>
            <w:r w:rsidR="36121DE9" w:rsidRPr="008F18EC" w:rsidDel="00DA2918">
              <w:rPr>
                <w:noProof/>
              </w:rPr>
              <w:tab/>
            </w:r>
            <w:r w:rsidRPr="00DA2918" w:rsidDel="00DA2918">
              <w:rPr>
                <w:noProof/>
                <w:rPrChange w:id="170" w:author="Isabela Alves Pereira Oliveira" w:date="2025-10-18T12:28:00Z" w16du:dateUtc="2025-10-18T15:28:00Z">
                  <w:rPr>
                    <w:rStyle w:val="Hyperlink"/>
                  </w:rPr>
                </w:rPrChange>
              </w:rPr>
              <w:delText>32</w:delText>
            </w:r>
          </w:del>
        </w:p>
        <w:p w14:paraId="7BA46555" w14:textId="3E3CF25A" w:rsidR="00731BCE" w:rsidRPr="002C1ABF" w:rsidDel="00DA2918" w:rsidRDefault="0D5207EE" w:rsidP="00112892">
          <w:pPr>
            <w:pStyle w:val="Sumrio1"/>
            <w:tabs>
              <w:tab w:val="left" w:pos="1095"/>
              <w:tab w:val="right" w:leader="dot" w:pos="8475"/>
            </w:tabs>
            <w:rPr>
              <w:del w:id="171" w:author="Isabela Alves Pereira Oliveira" w:date="2025-10-18T12:28:00Z" w16du:dateUtc="2025-10-18T15:28:00Z"/>
              <w:rStyle w:val="Hyperlink"/>
              <w:rFonts w:asciiTheme="minorHAnsi" w:hAnsiTheme="minorHAnsi"/>
              <w:noProof/>
              <w:kern w:val="2"/>
              <w:lang w:eastAsia="pt-BR"/>
              <w14:ligatures w14:val="standardContextual"/>
            </w:rPr>
          </w:pPr>
          <w:del w:id="172" w:author="Isabela Alves Pereira Oliveira" w:date="2025-10-18T12:28:00Z" w16du:dateUtc="2025-10-18T15:28:00Z">
            <w:r w:rsidRPr="00DA2918" w:rsidDel="00DA2918">
              <w:rPr>
                <w:noProof/>
                <w:rPrChange w:id="173" w:author="Isabela Alves Pereira Oliveira" w:date="2025-10-18T12:28:00Z" w16du:dateUtc="2025-10-18T15:28:00Z">
                  <w:rPr>
                    <w:rStyle w:val="Hyperlink"/>
                  </w:rPr>
                </w:rPrChange>
              </w:rPr>
              <w:delText xml:space="preserve">CAPÍTULO V </w:delText>
            </w:r>
            <w:r w:rsidR="36121DE9" w:rsidRPr="008F18EC" w:rsidDel="00DA2918">
              <w:rPr>
                <w:noProof/>
              </w:rPr>
              <w:tab/>
            </w:r>
            <w:r w:rsidRPr="00DA2918" w:rsidDel="00DA2918">
              <w:rPr>
                <w:noProof/>
                <w:rPrChange w:id="174" w:author="Isabela Alves Pereira Oliveira" w:date="2025-10-18T12:28:00Z" w16du:dateUtc="2025-10-18T15:28:00Z">
                  <w:rPr>
                    <w:rStyle w:val="Hyperlink"/>
                  </w:rPr>
                </w:rPrChange>
              </w:rPr>
              <w:delText>ETAPAS DO LEILÃO</w:delText>
            </w:r>
            <w:r w:rsidR="36121DE9" w:rsidRPr="008F18EC" w:rsidDel="00DA2918">
              <w:rPr>
                <w:noProof/>
              </w:rPr>
              <w:tab/>
            </w:r>
            <w:r w:rsidRPr="00DA2918" w:rsidDel="00DA2918">
              <w:rPr>
                <w:noProof/>
                <w:rPrChange w:id="175" w:author="Isabela Alves Pereira Oliveira" w:date="2025-10-18T12:28:00Z" w16du:dateUtc="2025-10-18T15:28:00Z">
                  <w:rPr>
                    <w:rStyle w:val="Hyperlink"/>
                  </w:rPr>
                </w:rPrChange>
              </w:rPr>
              <w:delText>32</w:delText>
            </w:r>
          </w:del>
        </w:p>
        <w:p w14:paraId="6CD05581" w14:textId="6E095EFB" w:rsidR="00731BCE" w:rsidRPr="002C1ABF" w:rsidDel="00DA2918" w:rsidRDefault="0D5207EE" w:rsidP="00112892">
          <w:pPr>
            <w:pStyle w:val="Sumrio2"/>
            <w:tabs>
              <w:tab w:val="right" w:leader="dot" w:pos="8475"/>
            </w:tabs>
            <w:rPr>
              <w:del w:id="176" w:author="Isabela Alves Pereira Oliveira" w:date="2025-10-18T12:28:00Z" w16du:dateUtc="2025-10-18T15:28:00Z"/>
              <w:rStyle w:val="Hyperlink"/>
              <w:noProof/>
              <w:kern w:val="2"/>
              <w:lang w:eastAsia="pt-BR"/>
              <w14:ligatures w14:val="standardContextual"/>
            </w:rPr>
          </w:pPr>
          <w:del w:id="177" w:author="Isabela Alves Pereira Oliveira" w:date="2025-10-18T12:28:00Z" w16du:dateUtc="2025-10-18T15:28:00Z">
            <w:r w:rsidRPr="00DA2918" w:rsidDel="00DA2918">
              <w:rPr>
                <w:noProof/>
                <w:rPrChange w:id="178" w:author="Isabela Alves Pereira Oliveira" w:date="2025-10-18T12:28:00Z" w16du:dateUtc="2025-10-18T15:28:00Z">
                  <w:rPr>
                    <w:rStyle w:val="Hyperlink"/>
                  </w:rPr>
                </w:rPrChange>
              </w:rPr>
              <w:delText>Seção I – Entrega dos Documentos</w:delText>
            </w:r>
            <w:r w:rsidR="36121DE9" w:rsidRPr="008F18EC" w:rsidDel="00DA2918">
              <w:rPr>
                <w:noProof/>
              </w:rPr>
              <w:tab/>
            </w:r>
            <w:r w:rsidRPr="00DA2918" w:rsidDel="00DA2918">
              <w:rPr>
                <w:noProof/>
                <w:rPrChange w:id="179" w:author="Isabela Alves Pereira Oliveira" w:date="2025-10-18T12:28:00Z" w16du:dateUtc="2025-10-18T15:28:00Z">
                  <w:rPr>
                    <w:rStyle w:val="Hyperlink"/>
                  </w:rPr>
                </w:rPrChange>
              </w:rPr>
              <w:delText>33</w:delText>
            </w:r>
          </w:del>
        </w:p>
        <w:p w14:paraId="0F6D17CC" w14:textId="0E29E0A2" w:rsidR="00731BCE" w:rsidRPr="002C1ABF" w:rsidDel="00DA2918" w:rsidRDefault="0D5207EE" w:rsidP="00112892">
          <w:pPr>
            <w:pStyle w:val="Sumrio2"/>
            <w:tabs>
              <w:tab w:val="right" w:leader="dot" w:pos="8475"/>
            </w:tabs>
            <w:rPr>
              <w:del w:id="180" w:author="Isabela Alves Pereira Oliveira" w:date="2025-10-18T12:28:00Z" w16du:dateUtc="2025-10-18T15:28:00Z"/>
              <w:rStyle w:val="Hyperlink"/>
              <w:noProof/>
              <w:kern w:val="2"/>
              <w:lang w:eastAsia="pt-BR"/>
              <w14:ligatures w14:val="standardContextual"/>
            </w:rPr>
          </w:pPr>
          <w:del w:id="181" w:author="Isabela Alves Pereira Oliveira" w:date="2025-10-18T12:28:00Z" w16du:dateUtc="2025-10-18T15:28:00Z">
            <w:r w:rsidRPr="00DA2918" w:rsidDel="00DA2918">
              <w:rPr>
                <w:noProof/>
                <w:rPrChange w:id="182" w:author="Isabela Alves Pereira Oliveira" w:date="2025-10-18T12:28:00Z" w16du:dateUtc="2025-10-18T15:28:00Z">
                  <w:rPr>
                    <w:rStyle w:val="Hyperlink"/>
                  </w:rPr>
                </w:rPrChange>
              </w:rPr>
              <w:delText>Seção II – Conteúdo e análise das Declarações, Documentos de Representação e Garantia da Proposta constantes do Volume 1</w:delText>
            </w:r>
            <w:r w:rsidR="36121DE9" w:rsidRPr="008F18EC" w:rsidDel="00DA2918">
              <w:rPr>
                <w:noProof/>
              </w:rPr>
              <w:tab/>
            </w:r>
            <w:r w:rsidRPr="00DA2918" w:rsidDel="00DA2918">
              <w:rPr>
                <w:noProof/>
                <w:rPrChange w:id="183" w:author="Isabela Alves Pereira Oliveira" w:date="2025-10-18T12:28:00Z" w16du:dateUtc="2025-10-18T15:28:00Z">
                  <w:rPr>
                    <w:rStyle w:val="Hyperlink"/>
                  </w:rPr>
                </w:rPrChange>
              </w:rPr>
              <w:delText>34</w:delText>
            </w:r>
          </w:del>
        </w:p>
        <w:p w14:paraId="6736B02B" w14:textId="25B4EF64" w:rsidR="00731BCE" w:rsidRPr="002C1ABF" w:rsidDel="00DA2918" w:rsidRDefault="0D5207EE" w:rsidP="00112892">
          <w:pPr>
            <w:pStyle w:val="Sumrio2"/>
            <w:tabs>
              <w:tab w:val="right" w:leader="dot" w:pos="8475"/>
            </w:tabs>
            <w:rPr>
              <w:del w:id="184" w:author="Isabela Alves Pereira Oliveira" w:date="2025-10-18T12:28:00Z" w16du:dateUtc="2025-10-18T15:28:00Z"/>
              <w:rStyle w:val="Hyperlink"/>
              <w:noProof/>
              <w:kern w:val="2"/>
              <w:lang w:eastAsia="pt-BR"/>
              <w14:ligatures w14:val="standardContextual"/>
            </w:rPr>
          </w:pPr>
          <w:del w:id="185" w:author="Isabela Alves Pereira Oliveira" w:date="2025-10-18T12:28:00Z" w16du:dateUtc="2025-10-18T15:28:00Z">
            <w:r w:rsidRPr="00DA2918" w:rsidDel="00DA2918">
              <w:rPr>
                <w:noProof/>
                <w:rPrChange w:id="186" w:author="Isabela Alves Pereira Oliveira" w:date="2025-10-18T12:28:00Z" w16du:dateUtc="2025-10-18T15:28:00Z">
                  <w:rPr>
                    <w:rStyle w:val="Hyperlink"/>
                  </w:rPr>
                </w:rPrChange>
              </w:rPr>
              <w:delText>Seção III – Sessão Pública do Leilão</w:delText>
            </w:r>
            <w:r w:rsidR="36121DE9" w:rsidRPr="008F18EC" w:rsidDel="00DA2918">
              <w:rPr>
                <w:noProof/>
              </w:rPr>
              <w:tab/>
            </w:r>
            <w:r w:rsidRPr="00DA2918" w:rsidDel="00DA2918">
              <w:rPr>
                <w:noProof/>
                <w:rPrChange w:id="187" w:author="Isabela Alves Pereira Oliveira" w:date="2025-10-18T12:28:00Z" w16du:dateUtc="2025-10-18T15:28:00Z">
                  <w:rPr>
                    <w:rStyle w:val="Hyperlink"/>
                  </w:rPr>
                </w:rPrChange>
              </w:rPr>
              <w:delText>35</w:delText>
            </w:r>
          </w:del>
        </w:p>
        <w:p w14:paraId="38115144" w14:textId="64456F14" w:rsidR="00731BCE" w:rsidRPr="002C1ABF" w:rsidDel="00DA2918" w:rsidRDefault="0D5207EE" w:rsidP="00112892">
          <w:pPr>
            <w:pStyle w:val="Sumrio2"/>
            <w:tabs>
              <w:tab w:val="right" w:leader="dot" w:pos="8475"/>
            </w:tabs>
            <w:rPr>
              <w:del w:id="188" w:author="Isabela Alves Pereira Oliveira" w:date="2025-10-18T12:28:00Z" w16du:dateUtc="2025-10-18T15:28:00Z"/>
              <w:rStyle w:val="Hyperlink"/>
              <w:noProof/>
              <w:kern w:val="2"/>
              <w:lang w:eastAsia="pt-BR"/>
              <w14:ligatures w14:val="standardContextual"/>
            </w:rPr>
          </w:pPr>
          <w:del w:id="189" w:author="Isabela Alves Pereira Oliveira" w:date="2025-10-18T12:28:00Z" w16du:dateUtc="2025-10-18T15:28:00Z">
            <w:r w:rsidRPr="00DA2918" w:rsidDel="00DA2918">
              <w:rPr>
                <w:noProof/>
                <w:rPrChange w:id="190" w:author="Isabela Alves Pereira Oliveira" w:date="2025-10-18T12:28:00Z" w16du:dateUtc="2025-10-18T15:28:00Z">
                  <w:rPr>
                    <w:rStyle w:val="Hyperlink"/>
                  </w:rPr>
                </w:rPrChange>
              </w:rPr>
              <w:delText>Seção IV – Análise dos Documentos de Habilitação</w:delText>
            </w:r>
            <w:r w:rsidR="36121DE9" w:rsidRPr="008F18EC" w:rsidDel="00DA2918">
              <w:rPr>
                <w:noProof/>
              </w:rPr>
              <w:tab/>
            </w:r>
            <w:r w:rsidRPr="00DA2918" w:rsidDel="00DA2918">
              <w:rPr>
                <w:noProof/>
                <w:rPrChange w:id="191" w:author="Isabela Alves Pereira Oliveira" w:date="2025-10-18T12:28:00Z" w16du:dateUtc="2025-10-18T15:28:00Z">
                  <w:rPr>
                    <w:rStyle w:val="Hyperlink"/>
                  </w:rPr>
                </w:rPrChange>
              </w:rPr>
              <w:delText>37</w:delText>
            </w:r>
          </w:del>
        </w:p>
        <w:p w14:paraId="0B6769E9" w14:textId="34049BE1" w:rsidR="00731BCE" w:rsidRPr="002C1ABF" w:rsidDel="00DA2918" w:rsidRDefault="0D5207EE" w:rsidP="00112892">
          <w:pPr>
            <w:pStyle w:val="Sumrio2"/>
            <w:tabs>
              <w:tab w:val="right" w:leader="dot" w:pos="8475"/>
            </w:tabs>
            <w:rPr>
              <w:del w:id="192" w:author="Isabela Alves Pereira Oliveira" w:date="2025-10-18T12:28:00Z" w16du:dateUtc="2025-10-18T15:28:00Z"/>
              <w:rStyle w:val="Hyperlink"/>
              <w:noProof/>
              <w:kern w:val="2"/>
              <w:lang w:eastAsia="pt-BR"/>
              <w14:ligatures w14:val="standardContextual"/>
            </w:rPr>
          </w:pPr>
          <w:del w:id="193" w:author="Isabela Alves Pereira Oliveira" w:date="2025-10-18T12:28:00Z" w16du:dateUtc="2025-10-18T15:28:00Z">
            <w:r w:rsidRPr="00DA2918" w:rsidDel="00DA2918">
              <w:rPr>
                <w:noProof/>
                <w:rPrChange w:id="194" w:author="Isabela Alves Pereira Oliveira" w:date="2025-10-18T12:28:00Z" w16du:dateUtc="2025-10-18T15:28:00Z">
                  <w:rPr>
                    <w:rStyle w:val="Hyperlink"/>
                  </w:rPr>
                </w:rPrChange>
              </w:rPr>
              <w:delText>Seção V – Instruções gerais para interposição de recursos administrativos</w:delText>
            </w:r>
            <w:r w:rsidR="36121DE9" w:rsidRPr="008F18EC" w:rsidDel="00DA2918">
              <w:rPr>
                <w:noProof/>
              </w:rPr>
              <w:tab/>
            </w:r>
            <w:r w:rsidRPr="00DA2918" w:rsidDel="00DA2918">
              <w:rPr>
                <w:noProof/>
                <w:rPrChange w:id="195" w:author="Isabela Alves Pereira Oliveira" w:date="2025-10-18T12:28:00Z" w16du:dateUtc="2025-10-18T15:28:00Z">
                  <w:rPr>
                    <w:rStyle w:val="Hyperlink"/>
                  </w:rPr>
                </w:rPrChange>
              </w:rPr>
              <w:delText>38</w:delText>
            </w:r>
          </w:del>
        </w:p>
        <w:p w14:paraId="1956B8B5" w14:textId="68EB06EE" w:rsidR="00731BCE" w:rsidRPr="002C1ABF" w:rsidDel="00DA2918" w:rsidRDefault="0D5207EE" w:rsidP="00112892">
          <w:pPr>
            <w:pStyle w:val="Sumrio2"/>
            <w:tabs>
              <w:tab w:val="right" w:leader="dot" w:pos="8475"/>
            </w:tabs>
            <w:rPr>
              <w:del w:id="196" w:author="Isabela Alves Pereira Oliveira" w:date="2025-10-18T12:28:00Z" w16du:dateUtc="2025-10-18T15:28:00Z"/>
              <w:rStyle w:val="Hyperlink"/>
              <w:noProof/>
              <w:kern w:val="2"/>
              <w:lang w:eastAsia="pt-BR"/>
              <w14:ligatures w14:val="standardContextual"/>
            </w:rPr>
          </w:pPr>
          <w:del w:id="197" w:author="Isabela Alves Pereira Oliveira" w:date="2025-10-18T12:28:00Z" w16du:dateUtc="2025-10-18T15:28:00Z">
            <w:r w:rsidRPr="00DA2918" w:rsidDel="00DA2918">
              <w:rPr>
                <w:noProof/>
                <w:rPrChange w:id="198" w:author="Isabela Alves Pereira Oliveira" w:date="2025-10-18T12:28:00Z" w16du:dateUtc="2025-10-18T15:28:00Z">
                  <w:rPr>
                    <w:rStyle w:val="Hyperlink"/>
                  </w:rPr>
                </w:rPrChange>
              </w:rPr>
              <w:delText>Seção VI – Da Homologação e Adjudicação do Objeto do Leilão</w:delText>
            </w:r>
            <w:r w:rsidR="36121DE9" w:rsidRPr="008F18EC" w:rsidDel="00DA2918">
              <w:rPr>
                <w:noProof/>
              </w:rPr>
              <w:tab/>
            </w:r>
            <w:r w:rsidRPr="00DA2918" w:rsidDel="00DA2918">
              <w:rPr>
                <w:noProof/>
                <w:rPrChange w:id="199" w:author="Isabela Alves Pereira Oliveira" w:date="2025-10-18T12:28:00Z" w16du:dateUtc="2025-10-18T15:28:00Z">
                  <w:rPr>
                    <w:rStyle w:val="Hyperlink"/>
                  </w:rPr>
                </w:rPrChange>
              </w:rPr>
              <w:delText>39</w:delText>
            </w:r>
          </w:del>
        </w:p>
        <w:p w14:paraId="2EF8BFE9" w14:textId="722898AF" w:rsidR="00731BCE" w:rsidRPr="002C1ABF" w:rsidDel="00DA2918" w:rsidRDefault="0D5207EE" w:rsidP="00112892">
          <w:pPr>
            <w:pStyle w:val="Sumrio1"/>
            <w:tabs>
              <w:tab w:val="left" w:pos="1320"/>
              <w:tab w:val="right" w:leader="dot" w:pos="8475"/>
            </w:tabs>
            <w:rPr>
              <w:del w:id="200" w:author="Isabela Alves Pereira Oliveira" w:date="2025-10-18T12:28:00Z" w16du:dateUtc="2025-10-18T15:28:00Z"/>
              <w:rStyle w:val="Hyperlink"/>
              <w:noProof/>
              <w:kern w:val="2"/>
              <w:lang w:eastAsia="pt-BR"/>
              <w14:ligatures w14:val="standardContextual"/>
            </w:rPr>
          </w:pPr>
          <w:del w:id="201" w:author="Isabela Alves Pereira Oliveira" w:date="2025-10-18T12:28:00Z" w16du:dateUtc="2025-10-18T15:28:00Z">
            <w:r w:rsidRPr="00DA2918" w:rsidDel="00DA2918">
              <w:rPr>
                <w:noProof/>
                <w:rPrChange w:id="202" w:author="Isabela Alves Pereira Oliveira" w:date="2025-10-18T12:28:00Z" w16du:dateUtc="2025-10-18T15:28:00Z">
                  <w:rPr>
                    <w:rStyle w:val="Hyperlink"/>
                  </w:rPr>
                </w:rPrChange>
              </w:rPr>
              <w:delText xml:space="preserve">CAPÍTULO VI </w:delText>
            </w:r>
            <w:r w:rsidR="36121DE9" w:rsidRPr="008F18EC" w:rsidDel="00DA2918">
              <w:rPr>
                <w:noProof/>
              </w:rPr>
              <w:tab/>
            </w:r>
            <w:r w:rsidRPr="00DA2918" w:rsidDel="00DA2918">
              <w:rPr>
                <w:noProof/>
                <w:rPrChange w:id="203" w:author="Isabela Alves Pereira Oliveira" w:date="2025-10-18T12:28:00Z" w16du:dateUtc="2025-10-18T15:28:00Z">
                  <w:rPr>
                    <w:rStyle w:val="Hyperlink"/>
                  </w:rPr>
                </w:rPrChange>
              </w:rPr>
              <w:delText>OBRIGAÇÕES PRÉVIAS À CELEBRAÇÃO DO CONTRATO</w:delText>
            </w:r>
            <w:r w:rsidR="36121DE9" w:rsidRPr="008F18EC" w:rsidDel="00DA2918">
              <w:rPr>
                <w:noProof/>
              </w:rPr>
              <w:tab/>
            </w:r>
            <w:r w:rsidRPr="00DA2918" w:rsidDel="00DA2918">
              <w:rPr>
                <w:noProof/>
                <w:rPrChange w:id="204" w:author="Isabela Alves Pereira Oliveira" w:date="2025-10-18T12:28:00Z" w16du:dateUtc="2025-10-18T15:28:00Z">
                  <w:rPr>
                    <w:rStyle w:val="Hyperlink"/>
                  </w:rPr>
                </w:rPrChange>
              </w:rPr>
              <w:delText>39</w:delText>
            </w:r>
          </w:del>
        </w:p>
        <w:p w14:paraId="17E7246A" w14:textId="3AA24A3B" w:rsidR="00731BCE" w:rsidRPr="002C1ABF" w:rsidDel="00DA2918" w:rsidRDefault="0D5207EE" w:rsidP="00112892">
          <w:pPr>
            <w:pStyle w:val="Sumrio1"/>
            <w:tabs>
              <w:tab w:val="left" w:pos="1320"/>
              <w:tab w:val="right" w:leader="dot" w:pos="8475"/>
            </w:tabs>
            <w:rPr>
              <w:del w:id="205" w:author="Isabela Alves Pereira Oliveira" w:date="2025-10-18T12:28:00Z" w16du:dateUtc="2025-10-18T15:28:00Z"/>
              <w:rStyle w:val="Hyperlink"/>
              <w:noProof/>
              <w:kern w:val="2"/>
              <w:lang w:eastAsia="pt-BR"/>
              <w14:ligatures w14:val="standardContextual"/>
            </w:rPr>
          </w:pPr>
          <w:del w:id="206" w:author="Isabela Alves Pereira Oliveira" w:date="2025-10-18T12:28:00Z" w16du:dateUtc="2025-10-18T15:28:00Z">
            <w:r w:rsidRPr="00DA2918" w:rsidDel="00DA2918">
              <w:rPr>
                <w:noProof/>
                <w:rPrChange w:id="207" w:author="Isabela Alves Pereira Oliveira" w:date="2025-10-18T12:28:00Z" w16du:dateUtc="2025-10-18T15:28:00Z">
                  <w:rPr>
                    <w:rStyle w:val="Hyperlink"/>
                  </w:rPr>
                </w:rPrChange>
              </w:rPr>
              <w:delText xml:space="preserve">CAPÍTULO VII </w:delText>
            </w:r>
            <w:r w:rsidR="36121DE9" w:rsidRPr="008F18EC" w:rsidDel="00DA2918">
              <w:rPr>
                <w:noProof/>
              </w:rPr>
              <w:tab/>
            </w:r>
            <w:r w:rsidRPr="00DA2918" w:rsidDel="00DA2918">
              <w:rPr>
                <w:noProof/>
                <w:rPrChange w:id="208" w:author="Isabela Alves Pereira Oliveira" w:date="2025-10-18T12:28:00Z" w16du:dateUtc="2025-10-18T15:28:00Z">
                  <w:rPr>
                    <w:rStyle w:val="Hyperlink"/>
                  </w:rPr>
                </w:rPrChange>
              </w:rPr>
              <w:delText>CONTRATAÇÃO DE BANCO DEPOSITÁRIO PARA CONSTITUIÇÃO DE CONTA RETENÇÃO</w:delText>
            </w:r>
            <w:r w:rsidR="36121DE9" w:rsidRPr="008F18EC" w:rsidDel="00DA2918">
              <w:rPr>
                <w:noProof/>
              </w:rPr>
              <w:tab/>
            </w:r>
            <w:r w:rsidRPr="00DA2918" w:rsidDel="00DA2918">
              <w:rPr>
                <w:noProof/>
                <w:rPrChange w:id="209" w:author="Isabela Alves Pereira Oliveira" w:date="2025-10-18T12:28:00Z" w16du:dateUtc="2025-10-18T15:28:00Z">
                  <w:rPr>
                    <w:rStyle w:val="Hyperlink"/>
                  </w:rPr>
                </w:rPrChange>
              </w:rPr>
              <w:delText>41</w:delText>
            </w:r>
          </w:del>
        </w:p>
        <w:p w14:paraId="196CB706" w14:textId="20B5BC8E" w:rsidR="00731BCE" w:rsidRPr="002C1ABF" w:rsidDel="00DA2918" w:rsidRDefault="0D5207EE" w:rsidP="00112892">
          <w:pPr>
            <w:pStyle w:val="Sumrio1"/>
            <w:tabs>
              <w:tab w:val="left" w:pos="1320"/>
              <w:tab w:val="right" w:leader="dot" w:pos="8475"/>
            </w:tabs>
            <w:rPr>
              <w:del w:id="210" w:author="Isabela Alves Pereira Oliveira" w:date="2025-10-18T12:28:00Z" w16du:dateUtc="2025-10-18T15:28:00Z"/>
              <w:rStyle w:val="Hyperlink"/>
              <w:noProof/>
              <w:kern w:val="2"/>
              <w:lang w:eastAsia="pt-BR"/>
              <w14:ligatures w14:val="standardContextual"/>
            </w:rPr>
          </w:pPr>
          <w:del w:id="211" w:author="Isabela Alves Pereira Oliveira" w:date="2025-10-18T12:28:00Z" w16du:dateUtc="2025-10-18T15:28:00Z">
            <w:r w:rsidRPr="00DA2918" w:rsidDel="00DA2918">
              <w:rPr>
                <w:noProof/>
                <w:rPrChange w:id="212" w:author="Isabela Alves Pereira Oliveira" w:date="2025-10-18T12:28:00Z" w16du:dateUtc="2025-10-18T15:28:00Z">
                  <w:rPr>
                    <w:rStyle w:val="Hyperlink"/>
                  </w:rPr>
                </w:rPrChange>
              </w:rPr>
              <w:delText xml:space="preserve">CAPÍTULO VIII </w:delText>
            </w:r>
            <w:r w:rsidR="36121DE9" w:rsidRPr="008F18EC" w:rsidDel="00DA2918">
              <w:rPr>
                <w:noProof/>
              </w:rPr>
              <w:tab/>
            </w:r>
            <w:r w:rsidRPr="00DA2918" w:rsidDel="00DA2918">
              <w:rPr>
                <w:noProof/>
                <w:rPrChange w:id="213" w:author="Isabela Alves Pereira Oliveira" w:date="2025-10-18T12:28:00Z" w16du:dateUtc="2025-10-18T15:28:00Z">
                  <w:rPr>
                    <w:rStyle w:val="Hyperlink"/>
                  </w:rPr>
                </w:rPrChange>
              </w:rPr>
              <w:delText>CELEBRAÇÃO DO CONTRATO DE CONCESSÃO</w:delText>
            </w:r>
            <w:r w:rsidR="36121DE9" w:rsidRPr="008F18EC" w:rsidDel="00DA2918">
              <w:rPr>
                <w:noProof/>
              </w:rPr>
              <w:tab/>
            </w:r>
            <w:r w:rsidRPr="00DA2918" w:rsidDel="00DA2918">
              <w:rPr>
                <w:noProof/>
                <w:rPrChange w:id="214" w:author="Isabela Alves Pereira Oliveira" w:date="2025-10-18T12:28:00Z" w16du:dateUtc="2025-10-18T15:28:00Z">
                  <w:rPr>
                    <w:rStyle w:val="Hyperlink"/>
                  </w:rPr>
                </w:rPrChange>
              </w:rPr>
              <w:delText>42</w:delText>
            </w:r>
          </w:del>
        </w:p>
        <w:p w14:paraId="7AB623B6" w14:textId="760E2EA5" w:rsidR="00731BCE" w:rsidRPr="002C1ABF" w:rsidDel="00DA2918" w:rsidRDefault="0D5207EE" w:rsidP="00112892">
          <w:pPr>
            <w:pStyle w:val="Sumrio1"/>
            <w:tabs>
              <w:tab w:val="left" w:pos="1320"/>
              <w:tab w:val="right" w:leader="dot" w:pos="8475"/>
            </w:tabs>
            <w:rPr>
              <w:del w:id="215" w:author="Isabela Alves Pereira Oliveira" w:date="2025-10-18T12:28:00Z" w16du:dateUtc="2025-10-18T15:28:00Z"/>
              <w:rStyle w:val="Hyperlink"/>
              <w:noProof/>
              <w:kern w:val="2"/>
              <w:lang w:eastAsia="pt-BR"/>
              <w14:ligatures w14:val="standardContextual"/>
            </w:rPr>
          </w:pPr>
          <w:del w:id="216" w:author="Isabela Alves Pereira Oliveira" w:date="2025-10-18T12:28:00Z" w16du:dateUtc="2025-10-18T15:28:00Z">
            <w:r w:rsidRPr="00DA2918" w:rsidDel="00DA2918">
              <w:rPr>
                <w:noProof/>
                <w:rPrChange w:id="217" w:author="Isabela Alves Pereira Oliveira" w:date="2025-10-18T12:28:00Z" w16du:dateUtc="2025-10-18T15:28:00Z">
                  <w:rPr>
                    <w:rStyle w:val="Hyperlink"/>
                  </w:rPr>
                </w:rPrChange>
              </w:rPr>
              <w:delText xml:space="preserve">CAPÍTULO IX </w:delText>
            </w:r>
            <w:r w:rsidR="36121DE9" w:rsidRPr="008F18EC" w:rsidDel="00DA2918">
              <w:rPr>
                <w:noProof/>
              </w:rPr>
              <w:tab/>
            </w:r>
            <w:r w:rsidRPr="00DA2918" w:rsidDel="00DA2918">
              <w:rPr>
                <w:noProof/>
                <w:rPrChange w:id="218" w:author="Isabela Alves Pereira Oliveira" w:date="2025-10-18T12:28:00Z" w16du:dateUtc="2025-10-18T15:28:00Z">
                  <w:rPr>
                    <w:rStyle w:val="Hyperlink"/>
                  </w:rPr>
                </w:rPrChange>
              </w:rPr>
              <w:delText>CRONOGRAMA DE EVENTOS</w:delText>
            </w:r>
            <w:r w:rsidR="36121DE9" w:rsidRPr="008F18EC" w:rsidDel="00DA2918">
              <w:rPr>
                <w:noProof/>
              </w:rPr>
              <w:tab/>
            </w:r>
            <w:r w:rsidRPr="00DA2918" w:rsidDel="00DA2918">
              <w:rPr>
                <w:noProof/>
                <w:rPrChange w:id="219" w:author="Isabela Alves Pereira Oliveira" w:date="2025-10-18T12:28:00Z" w16du:dateUtc="2025-10-18T15:28:00Z">
                  <w:rPr>
                    <w:rStyle w:val="Hyperlink"/>
                  </w:rPr>
                </w:rPrChange>
              </w:rPr>
              <w:delText>43</w:delText>
            </w:r>
          </w:del>
        </w:p>
        <w:p w14:paraId="388508B6" w14:textId="58D26006" w:rsidR="00731BCE" w:rsidRPr="002C1ABF" w:rsidDel="00DA2918" w:rsidRDefault="0D5207EE" w:rsidP="00112892">
          <w:pPr>
            <w:pStyle w:val="Sumrio1"/>
            <w:tabs>
              <w:tab w:val="left" w:pos="1095"/>
              <w:tab w:val="right" w:leader="dot" w:pos="8475"/>
            </w:tabs>
            <w:rPr>
              <w:del w:id="220" w:author="Isabela Alves Pereira Oliveira" w:date="2025-10-18T12:28:00Z" w16du:dateUtc="2025-10-18T15:28:00Z"/>
              <w:rStyle w:val="Hyperlink"/>
              <w:noProof/>
              <w:kern w:val="2"/>
              <w:lang w:eastAsia="pt-BR"/>
              <w14:ligatures w14:val="standardContextual"/>
            </w:rPr>
          </w:pPr>
          <w:del w:id="221" w:author="Isabela Alves Pereira Oliveira" w:date="2025-10-18T12:28:00Z" w16du:dateUtc="2025-10-18T15:28:00Z">
            <w:r w:rsidRPr="00DA2918" w:rsidDel="00DA2918">
              <w:rPr>
                <w:noProof/>
                <w:rPrChange w:id="222" w:author="Isabela Alves Pereira Oliveira" w:date="2025-10-18T12:28:00Z" w16du:dateUtc="2025-10-18T15:28:00Z">
                  <w:rPr>
                    <w:rStyle w:val="Hyperlink"/>
                  </w:rPr>
                </w:rPrChange>
              </w:rPr>
              <w:delText xml:space="preserve">CAPÍTULO X </w:delText>
            </w:r>
            <w:r w:rsidR="36121DE9" w:rsidRPr="008F18EC" w:rsidDel="00DA2918">
              <w:rPr>
                <w:noProof/>
              </w:rPr>
              <w:tab/>
            </w:r>
            <w:r w:rsidRPr="00DA2918" w:rsidDel="00DA2918">
              <w:rPr>
                <w:noProof/>
                <w:rPrChange w:id="223" w:author="Isabela Alves Pereira Oliveira" w:date="2025-10-18T12:28:00Z" w16du:dateUtc="2025-10-18T15:28:00Z">
                  <w:rPr>
                    <w:rStyle w:val="Hyperlink"/>
                  </w:rPr>
                </w:rPrChange>
              </w:rPr>
              <w:delText>PENALIDADES</w:delText>
            </w:r>
            <w:r w:rsidR="36121DE9" w:rsidRPr="008F18EC" w:rsidDel="00DA2918">
              <w:rPr>
                <w:noProof/>
              </w:rPr>
              <w:tab/>
            </w:r>
            <w:r w:rsidRPr="00DA2918" w:rsidDel="00DA2918">
              <w:rPr>
                <w:noProof/>
                <w:rPrChange w:id="224" w:author="Isabela Alves Pereira Oliveira" w:date="2025-10-18T12:28:00Z" w16du:dateUtc="2025-10-18T15:28:00Z">
                  <w:rPr>
                    <w:rStyle w:val="Hyperlink"/>
                  </w:rPr>
                </w:rPrChange>
              </w:rPr>
              <w:delText>44</w:delText>
            </w:r>
          </w:del>
        </w:p>
        <w:p w14:paraId="62ABF0E0" w14:textId="1ACC52B1" w:rsidR="00731BCE" w:rsidRPr="008F18EC" w:rsidRDefault="0D5207EE" w:rsidP="00112892">
          <w:pPr>
            <w:pStyle w:val="Sumrio1"/>
            <w:tabs>
              <w:tab w:val="left" w:pos="1320"/>
              <w:tab w:val="right" w:leader="dot" w:pos="8475"/>
            </w:tabs>
            <w:rPr>
              <w:rStyle w:val="Hyperlink"/>
              <w:kern w:val="2"/>
              <w:lang w:eastAsia="pt-BR"/>
              <w14:ligatures w14:val="standardContextual"/>
              <w:rPrChange w:id="225" w:author="Isabela Alves Pereira Oliveira" w:date="2025-10-18T10:21:00Z" w16du:dateUtc="2025-10-18T13:21:00Z">
                <w:rPr>
                  <w:rStyle w:val="Hyperlink"/>
                  <w:noProof/>
                  <w:kern w:val="2"/>
                  <w:lang w:eastAsia="pt-BR"/>
                  <w14:ligatures w14:val="standardContextual"/>
                </w:rPr>
              </w:rPrChange>
            </w:rPr>
          </w:pPr>
          <w:del w:id="226" w:author="Isabela Alves Pereira Oliveira" w:date="2025-10-18T12:28:00Z" w16du:dateUtc="2025-10-18T15:28:00Z">
            <w:r w:rsidRPr="00DA2918" w:rsidDel="00DA2918">
              <w:rPr>
                <w:noProof/>
                <w:rPrChange w:id="227" w:author="Isabela Alves Pereira Oliveira" w:date="2025-10-18T12:28:00Z" w16du:dateUtc="2025-10-18T15:28:00Z">
                  <w:rPr>
                    <w:rStyle w:val="Hyperlink"/>
                  </w:rPr>
                </w:rPrChange>
              </w:rPr>
              <w:delText xml:space="preserve">CAPÍTULO XI </w:delText>
            </w:r>
            <w:r w:rsidR="36121DE9" w:rsidRPr="008F18EC" w:rsidDel="00DA2918">
              <w:rPr>
                <w:noProof/>
              </w:rPr>
              <w:tab/>
            </w:r>
            <w:r w:rsidRPr="00DA2918" w:rsidDel="00DA2918">
              <w:rPr>
                <w:noProof/>
                <w:rPrChange w:id="228" w:author="Isabela Alves Pereira Oliveira" w:date="2025-10-18T12:28:00Z" w16du:dateUtc="2025-10-18T15:28:00Z">
                  <w:rPr>
                    <w:rStyle w:val="Hyperlink"/>
                  </w:rPr>
                </w:rPrChange>
              </w:rPr>
              <w:delText>DISPOSIÇÕES FINAIS</w:delText>
            </w:r>
            <w:r w:rsidR="36121DE9" w:rsidRPr="008F18EC" w:rsidDel="00DA2918">
              <w:rPr>
                <w:noProof/>
              </w:rPr>
              <w:tab/>
            </w:r>
            <w:r w:rsidRPr="00DA2918" w:rsidDel="00DA2918">
              <w:rPr>
                <w:noProof/>
                <w:rPrChange w:id="229" w:author="Isabela Alves Pereira Oliveira" w:date="2025-10-18T12:28:00Z" w16du:dateUtc="2025-10-18T15:28:00Z">
                  <w:rPr>
                    <w:rStyle w:val="Hyperlink"/>
                  </w:rPr>
                </w:rPrChange>
              </w:rPr>
              <w:delText>45</w:delText>
            </w:r>
          </w:del>
          <w:r w:rsidR="36121DE9" w:rsidRPr="008F18EC">
            <w:fldChar w:fldCharType="end"/>
          </w:r>
        </w:p>
      </w:sdtContent>
    </w:sdt>
    <w:p w14:paraId="46170B59" w14:textId="7944BB81" w:rsidR="00A176F8" w:rsidRPr="008F18EC" w:rsidRDefault="00A176F8" w:rsidP="00A176F8">
      <w:pPr>
        <w:pStyle w:val="Sumrio1"/>
        <w:tabs>
          <w:tab w:val="left" w:pos="1540"/>
          <w:tab w:val="right" w:leader="dot" w:pos="8488"/>
        </w:tabs>
        <w:rPr>
          <w:rFonts w:asciiTheme="minorHAnsi" w:hAnsiTheme="minorHAnsi" w:cstheme="minorHAnsi"/>
        </w:rPr>
      </w:pPr>
    </w:p>
    <w:p w14:paraId="7D1B28E0" w14:textId="5C9BFD79" w:rsidR="00A176F8" w:rsidRPr="008F18EC" w:rsidRDefault="00A176F8" w:rsidP="002D6804">
      <w:pPr>
        <w:pStyle w:val="Captulo"/>
      </w:pPr>
      <w:bookmarkStart w:id="230" w:name="_Toc1389669353"/>
      <w:bookmarkStart w:id="231" w:name="_Toc211683457"/>
      <w:r w:rsidRPr="008F18EC">
        <w:lastRenderedPageBreak/>
        <w:t>DISPOSIÇÕES INICIAIS</w:t>
      </w:r>
      <w:bookmarkEnd w:id="230"/>
      <w:bookmarkEnd w:id="231"/>
    </w:p>
    <w:p w14:paraId="15FC0786" w14:textId="5D79E269" w:rsidR="00A176F8" w:rsidRPr="008F18EC" w:rsidRDefault="00A176F8" w:rsidP="0D5207EE">
      <w:pPr>
        <w:pStyle w:val="Seo"/>
        <w:rPr>
          <w:rFonts w:asciiTheme="minorHAnsi" w:hAnsiTheme="minorHAnsi"/>
        </w:rPr>
      </w:pPr>
      <w:bookmarkStart w:id="232" w:name="_Toc1732977975"/>
      <w:bookmarkStart w:id="233" w:name="_Toc211683458"/>
      <w:r w:rsidRPr="008F18EC">
        <w:rPr>
          <w:rFonts w:asciiTheme="minorHAnsi" w:hAnsiTheme="minorHAnsi"/>
        </w:rPr>
        <w:t>Seção I – Definições</w:t>
      </w:r>
      <w:bookmarkEnd w:id="232"/>
      <w:bookmarkEnd w:id="233"/>
    </w:p>
    <w:p w14:paraId="00B953C2" w14:textId="77777777" w:rsidR="00A176F8" w:rsidRPr="008F18EC" w:rsidRDefault="00A176F8" w:rsidP="00C041E5">
      <w:pPr>
        <w:pStyle w:val="PargrafodaLista"/>
        <w:numPr>
          <w:ilvl w:val="1"/>
          <w:numId w:val="11"/>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Para os fins do presente </w:t>
      </w:r>
      <w:r w:rsidRPr="008F18EC">
        <w:rPr>
          <w:rFonts w:asciiTheme="minorHAnsi" w:hAnsiTheme="minorHAnsi" w:cstheme="minorHAnsi"/>
          <w:b/>
          <w:bCs/>
        </w:rPr>
        <w:t>Edital</w:t>
      </w:r>
      <w:r w:rsidRPr="008F18EC">
        <w:rPr>
          <w:rFonts w:asciiTheme="minorHAnsi" w:hAnsiTheme="minorHAnsi" w:cstheme="minorHAnsi"/>
        </w:rPr>
        <w:t xml:space="preserve"> e seus </w:t>
      </w:r>
      <w:r w:rsidR="00BF3540" w:rsidRPr="008F18EC">
        <w:rPr>
          <w:rFonts w:asciiTheme="minorHAnsi" w:hAnsiTheme="minorHAnsi" w:cstheme="minorHAnsi"/>
        </w:rPr>
        <w:t>a</w:t>
      </w:r>
      <w:r w:rsidRPr="008F18EC">
        <w:rPr>
          <w:rFonts w:asciiTheme="minorHAnsi" w:hAnsiTheme="minorHAnsi" w:cstheme="minorHAnsi"/>
          <w:bCs/>
        </w:rPr>
        <w:t>nexos</w:t>
      </w:r>
      <w:r w:rsidRPr="008F18EC">
        <w:rPr>
          <w:rFonts w:asciiTheme="minorHAnsi" w:hAnsiTheme="minorHAnsi" w:cstheme="minorHAnsi"/>
        </w:rPr>
        <w:t>, sem prejuízo de outras definições estabelecidas nestes documentos, os respectivos termos e expressões, sempre que grafados em letras maiúsculas e em negrito, são assim</w:t>
      </w:r>
      <w:r w:rsidRPr="008F18EC">
        <w:rPr>
          <w:rFonts w:asciiTheme="minorHAnsi" w:hAnsiTheme="minorHAnsi" w:cstheme="minorHAnsi"/>
          <w:spacing w:val="-4"/>
        </w:rPr>
        <w:t xml:space="preserve"> </w:t>
      </w:r>
      <w:r w:rsidRPr="008F18EC">
        <w:rPr>
          <w:rFonts w:asciiTheme="minorHAnsi" w:hAnsiTheme="minorHAnsi" w:cstheme="minorHAnsi"/>
        </w:rPr>
        <w:t>definidos:</w:t>
      </w:r>
    </w:p>
    <w:p w14:paraId="3BB85B2F" w14:textId="549847ED" w:rsidR="00E77555" w:rsidRPr="008F18EC" w:rsidRDefault="00E77555" w:rsidP="11437D82">
      <w:pPr>
        <w:pStyle w:val="PargrafodaLista"/>
        <w:numPr>
          <w:ilvl w:val="2"/>
          <w:numId w:val="16"/>
        </w:numPr>
        <w:tabs>
          <w:tab w:val="left" w:pos="2664"/>
        </w:tabs>
        <w:spacing w:before="240" w:after="240" w:line="300" w:lineRule="exact"/>
        <w:ind w:left="567" w:firstLine="0"/>
        <w:rPr>
          <w:rFonts w:asciiTheme="minorHAnsi" w:eastAsiaTheme="minorEastAsia" w:hAnsiTheme="minorHAnsi" w:cstheme="minorHAnsi"/>
          <w:b/>
          <w:bCs/>
        </w:rPr>
      </w:pPr>
      <w:bookmarkStart w:id="234" w:name="_Hlk197943460"/>
      <w:r w:rsidRPr="008F18EC">
        <w:rPr>
          <w:rFonts w:asciiTheme="minorHAnsi" w:hAnsiTheme="minorHAnsi"/>
          <w:b/>
        </w:rPr>
        <w:t xml:space="preserve">Acesso Aquaviário ao Porto de </w:t>
      </w:r>
      <w:r w:rsidR="00C1735A" w:rsidRPr="008F18EC">
        <w:rPr>
          <w:rFonts w:asciiTheme="minorHAnsi" w:hAnsiTheme="minorHAnsi"/>
          <w:b/>
        </w:rPr>
        <w:t>Santos</w:t>
      </w:r>
      <w:r w:rsidRPr="008F18EC">
        <w:rPr>
          <w:rFonts w:asciiTheme="minorHAnsi" w:hAnsiTheme="minorHAnsi"/>
          <w:b/>
        </w:rPr>
        <w:t xml:space="preserve">: </w:t>
      </w:r>
      <w:r w:rsidR="0004668F" w:rsidRPr="008F18EC">
        <w:rPr>
          <w:rFonts w:asciiTheme="minorHAnsi" w:hAnsiTheme="minorHAnsi"/>
        </w:rPr>
        <w:t xml:space="preserve">Área que abrange as </w:t>
      </w:r>
      <w:proofErr w:type="spellStart"/>
      <w:r w:rsidR="0004668F" w:rsidRPr="008F18EC">
        <w:rPr>
          <w:rFonts w:asciiTheme="minorHAnsi" w:hAnsiTheme="minorHAnsi"/>
        </w:rPr>
        <w:t>aquavias</w:t>
      </w:r>
      <w:proofErr w:type="spellEnd"/>
      <w:r w:rsidR="0004668F" w:rsidRPr="008F18EC">
        <w:rPr>
          <w:rFonts w:asciiTheme="minorHAnsi" w:hAnsiTheme="minorHAnsi"/>
        </w:rPr>
        <w:t xml:space="preserve">, abrigos, </w:t>
      </w:r>
      <w:del w:id="235" w:author="Isabela Alves Pereira Oliveira" w:date="2025-10-18T12:28:00Z" w16du:dateUtc="2025-10-18T15:28:00Z">
        <w:r w:rsidR="0004668F" w:rsidRPr="008F18EC" w:rsidDel="002C1ABF">
          <w:rPr>
            <w:rFonts w:asciiTheme="minorHAnsi" w:hAnsiTheme="minorHAnsi"/>
          </w:rPr>
          <w:delText xml:space="preserve"> </w:delText>
        </w:r>
      </w:del>
      <w:r w:rsidR="0004668F" w:rsidRPr="008F18EC">
        <w:rPr>
          <w:rFonts w:asciiTheme="minorHAnsi" w:hAnsiTheme="minorHAnsi"/>
        </w:rPr>
        <w:t xml:space="preserve">canais, bacias de evolução e berços de atracação, em que a </w:t>
      </w:r>
      <w:r w:rsidR="0004668F" w:rsidRPr="008F18EC">
        <w:rPr>
          <w:rFonts w:asciiTheme="minorHAnsi" w:hAnsiTheme="minorHAnsi"/>
          <w:b/>
          <w:bCs/>
        </w:rPr>
        <w:t>Concessionária</w:t>
      </w:r>
      <w:r w:rsidR="0004668F" w:rsidRPr="008F18EC">
        <w:rPr>
          <w:rFonts w:asciiTheme="minorHAnsi" w:hAnsiTheme="minorHAnsi"/>
        </w:rPr>
        <w:t xml:space="preserve"> deverá garantir o tráfego ou a permanência dos navios-tipo </w:t>
      </w:r>
      <w:r w:rsidR="00B47E9F" w:rsidRPr="008F18EC">
        <w:rPr>
          <w:rFonts w:asciiTheme="minorHAnsi" w:hAnsiTheme="minorHAnsi"/>
        </w:rPr>
        <w:t>nos termos do</w:t>
      </w:r>
      <w:r w:rsidR="0004668F" w:rsidRPr="008F18EC">
        <w:rPr>
          <w:rFonts w:asciiTheme="minorHAnsi" w:hAnsiTheme="minorHAnsi"/>
        </w:rPr>
        <w:t xml:space="preserve"> </w:t>
      </w:r>
      <w:r w:rsidR="0004668F" w:rsidRPr="008F18EC">
        <w:rPr>
          <w:rFonts w:asciiTheme="minorHAnsi" w:hAnsiTheme="minorHAnsi"/>
          <w:b/>
          <w:bCs/>
        </w:rPr>
        <w:t xml:space="preserve">Anexo </w:t>
      </w:r>
      <w:r w:rsidR="00527719" w:rsidRPr="008F18EC">
        <w:rPr>
          <w:rFonts w:asciiTheme="minorHAnsi" w:hAnsiTheme="minorHAnsi"/>
          <w:b/>
          <w:bCs/>
        </w:rPr>
        <w:t xml:space="preserve">1 </w:t>
      </w:r>
      <w:r w:rsidR="00527719" w:rsidRPr="008F18EC">
        <w:rPr>
          <w:rFonts w:asciiTheme="minorHAnsi" w:hAnsiTheme="minorHAnsi"/>
        </w:rPr>
        <w:t xml:space="preserve">ao </w:t>
      </w:r>
      <w:r w:rsidR="00527719" w:rsidRPr="008F18EC">
        <w:rPr>
          <w:rFonts w:asciiTheme="minorHAnsi" w:hAnsiTheme="minorHAnsi"/>
          <w:b/>
          <w:bCs/>
        </w:rPr>
        <w:t>Contrato de Concessão</w:t>
      </w:r>
      <w:r w:rsidR="0004668F" w:rsidRPr="008F18EC">
        <w:rPr>
          <w:rFonts w:asciiTheme="minorHAnsi" w:hAnsiTheme="minorHAnsi"/>
        </w:rPr>
        <w:t xml:space="preserve">, nos limites da </w:t>
      </w:r>
      <w:r w:rsidR="0004668F" w:rsidRPr="008F18EC">
        <w:rPr>
          <w:rFonts w:asciiTheme="minorHAnsi" w:hAnsiTheme="minorHAnsi"/>
          <w:b/>
          <w:bCs/>
        </w:rPr>
        <w:t>Área da Concessão</w:t>
      </w:r>
      <w:r w:rsidR="006448AB" w:rsidRPr="008F18EC">
        <w:rPr>
          <w:rFonts w:asciiTheme="minorHAnsi" w:hAnsiTheme="minorHAnsi"/>
        </w:rPr>
        <w:t>;</w:t>
      </w:r>
    </w:p>
    <w:p w14:paraId="2A8EF138" w14:textId="77777777" w:rsidR="00E77555" w:rsidRPr="008F18EC" w:rsidRDefault="00E77555" w:rsidP="00C041E5">
      <w:pPr>
        <w:pStyle w:val="PargrafodaLista"/>
        <w:numPr>
          <w:ilvl w:val="2"/>
          <w:numId w:val="16"/>
        </w:numPr>
        <w:tabs>
          <w:tab w:val="left" w:pos="2664"/>
        </w:tabs>
        <w:spacing w:before="240" w:after="240" w:line="300" w:lineRule="exact"/>
        <w:ind w:left="567" w:firstLine="0"/>
        <w:rPr>
          <w:rFonts w:asciiTheme="minorHAnsi" w:eastAsiaTheme="minorEastAsia" w:hAnsiTheme="minorHAnsi" w:cstheme="minorHAnsi"/>
          <w:b/>
          <w:bCs/>
        </w:rPr>
      </w:pPr>
      <w:r w:rsidRPr="008F18EC">
        <w:rPr>
          <w:rFonts w:asciiTheme="minorHAnsi" w:hAnsiTheme="minorHAnsi" w:cstheme="minorHAnsi"/>
          <w:b/>
          <w:bCs/>
        </w:rPr>
        <w:t>Adjudicatária: Proponente</w:t>
      </w:r>
      <w:r w:rsidRPr="008F18EC">
        <w:rPr>
          <w:rFonts w:asciiTheme="minorHAnsi" w:hAnsiTheme="minorHAnsi" w:cstheme="minorHAnsi"/>
        </w:rPr>
        <w:t xml:space="preserve"> vencedora do </w:t>
      </w:r>
      <w:r w:rsidRPr="008F18EC">
        <w:rPr>
          <w:rFonts w:asciiTheme="minorHAnsi" w:hAnsiTheme="minorHAnsi" w:cstheme="minorHAnsi"/>
          <w:b/>
          <w:bCs/>
        </w:rPr>
        <w:t>Leilão</w:t>
      </w:r>
      <w:r w:rsidRPr="008F18EC">
        <w:rPr>
          <w:rFonts w:asciiTheme="minorHAnsi" w:hAnsiTheme="minorHAnsi" w:cstheme="minorHAnsi"/>
        </w:rPr>
        <w:t xml:space="preserve">, a quem for adjudicado o </w:t>
      </w:r>
      <w:r w:rsidRPr="008F18EC">
        <w:rPr>
          <w:rFonts w:asciiTheme="minorHAnsi" w:hAnsiTheme="minorHAnsi" w:cstheme="minorHAnsi"/>
          <w:b/>
          <w:bCs/>
        </w:rPr>
        <w:t>Objeto do Leilão</w:t>
      </w:r>
      <w:r w:rsidRPr="008F18EC">
        <w:rPr>
          <w:rFonts w:asciiTheme="minorHAnsi" w:hAnsiTheme="minorHAnsi" w:cstheme="minorHAnsi"/>
        </w:rPr>
        <w:t xml:space="preserve">, a ser convocada para a assinatura do </w:t>
      </w:r>
      <w:r w:rsidRPr="008F18EC">
        <w:rPr>
          <w:rFonts w:asciiTheme="minorHAnsi" w:hAnsiTheme="minorHAnsi" w:cstheme="minorHAnsi"/>
          <w:b/>
          <w:bCs/>
        </w:rPr>
        <w:t>Contrato de Concessão</w:t>
      </w:r>
      <w:r w:rsidRPr="008F18EC">
        <w:rPr>
          <w:rFonts w:asciiTheme="minorHAnsi" w:hAnsiTheme="minorHAnsi" w:cstheme="minorHAnsi"/>
        </w:rPr>
        <w:t>;</w:t>
      </w:r>
    </w:p>
    <w:p w14:paraId="48C8AE56" w14:textId="4ED85D68" w:rsidR="00E77555" w:rsidRPr="008F18EC" w:rsidRDefault="00E77555" w:rsidP="00C041E5">
      <w:pPr>
        <w:pStyle w:val="PargrafodaLista"/>
        <w:numPr>
          <w:ilvl w:val="2"/>
          <w:numId w:val="16"/>
        </w:numPr>
        <w:ind w:left="567" w:firstLine="0"/>
        <w:rPr>
          <w:rFonts w:asciiTheme="minorHAnsi" w:hAnsiTheme="minorHAnsi" w:cstheme="minorHAnsi"/>
        </w:rPr>
      </w:pPr>
      <w:r w:rsidRPr="008F18EC">
        <w:rPr>
          <w:rFonts w:asciiTheme="minorHAnsi" w:hAnsiTheme="minorHAnsi" w:cstheme="minorHAnsi"/>
        </w:rPr>
        <w:t xml:space="preserve"> </w:t>
      </w:r>
      <w:r w:rsidRPr="008F18EC">
        <w:rPr>
          <w:rFonts w:asciiTheme="minorHAnsi" w:hAnsiTheme="minorHAnsi" w:cstheme="minorHAnsi"/>
          <w:b/>
          <w:bCs/>
        </w:rPr>
        <w:t>Administração do Porto</w:t>
      </w:r>
      <w:r w:rsidRPr="008F18EC">
        <w:rPr>
          <w:rFonts w:asciiTheme="minorHAnsi" w:hAnsiTheme="minorHAnsi" w:cstheme="minorHAnsi"/>
        </w:rPr>
        <w:t xml:space="preserve">: Ente representado pela </w:t>
      </w:r>
      <w:r w:rsidR="00B00809" w:rsidRPr="008F18EC">
        <w:rPr>
          <w:rFonts w:asciiTheme="minorHAnsi" w:hAnsiTheme="minorHAnsi" w:cstheme="minorHAnsi"/>
          <w:b/>
          <w:bCs/>
        </w:rPr>
        <w:t>APS</w:t>
      </w:r>
      <w:r w:rsidRPr="008F18EC">
        <w:rPr>
          <w:rFonts w:asciiTheme="minorHAnsi" w:hAnsiTheme="minorHAnsi" w:cstheme="minorHAnsi"/>
        </w:rPr>
        <w:t xml:space="preserve">, responsável pelas atividades e prerrogativas referentes à administração do </w:t>
      </w:r>
      <w:r w:rsidRPr="008F18EC">
        <w:rPr>
          <w:rFonts w:asciiTheme="minorHAnsi" w:hAnsiTheme="minorHAnsi" w:cstheme="minorHAnsi"/>
          <w:b/>
          <w:bCs/>
        </w:rPr>
        <w:t>Porto Organizado</w:t>
      </w:r>
      <w:r w:rsidRPr="008F18EC">
        <w:rPr>
          <w:rFonts w:asciiTheme="minorHAnsi" w:hAnsiTheme="minorHAnsi" w:cstheme="minorHAnsi"/>
        </w:rPr>
        <w:t xml:space="preserve">, exceto aquelas atribuídas à </w:t>
      </w:r>
      <w:r w:rsidRPr="008F18EC">
        <w:rPr>
          <w:rFonts w:asciiTheme="minorHAnsi" w:hAnsiTheme="minorHAnsi" w:cstheme="minorHAnsi"/>
          <w:b/>
          <w:bCs/>
        </w:rPr>
        <w:t>Concessionária</w:t>
      </w:r>
      <w:r w:rsidRPr="008F18EC">
        <w:rPr>
          <w:rFonts w:asciiTheme="minorHAnsi" w:hAnsiTheme="minorHAnsi" w:cstheme="minorHAnsi"/>
        </w:rPr>
        <w:t xml:space="preserve">, nos termos </w:t>
      </w:r>
      <w:r w:rsidR="00894F8E" w:rsidRPr="008F18EC">
        <w:rPr>
          <w:rFonts w:asciiTheme="minorHAnsi" w:hAnsiTheme="minorHAnsi" w:cstheme="minorHAnsi"/>
        </w:rPr>
        <w:t xml:space="preserve">do </w:t>
      </w:r>
      <w:r w:rsidRPr="008F18EC">
        <w:rPr>
          <w:rFonts w:asciiTheme="minorHAnsi" w:hAnsiTheme="minorHAnsi" w:cstheme="minorHAnsi"/>
          <w:b/>
          <w:bCs/>
        </w:rPr>
        <w:t>Edital</w:t>
      </w:r>
      <w:r w:rsidRPr="008F18EC">
        <w:rPr>
          <w:rFonts w:asciiTheme="minorHAnsi" w:hAnsiTheme="minorHAnsi" w:cstheme="minorHAnsi"/>
        </w:rPr>
        <w:t xml:space="preserve"> e do </w:t>
      </w:r>
      <w:r w:rsidRPr="008F18EC">
        <w:rPr>
          <w:rFonts w:asciiTheme="minorHAnsi" w:hAnsiTheme="minorHAnsi" w:cstheme="minorHAnsi"/>
          <w:b/>
          <w:bCs/>
        </w:rPr>
        <w:t>Contrato de Concessão</w:t>
      </w:r>
      <w:r w:rsidRPr="008F18EC">
        <w:rPr>
          <w:rFonts w:asciiTheme="minorHAnsi" w:hAnsiTheme="minorHAnsi" w:cstheme="minorHAnsi"/>
        </w:rPr>
        <w:t>;</w:t>
      </w:r>
    </w:p>
    <w:p w14:paraId="55142D84" w14:textId="4D51411D" w:rsidR="00CF3A72" w:rsidRPr="008F18EC" w:rsidRDefault="00CF3A72"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b/>
        </w:rPr>
        <w:t>Anexo</w:t>
      </w:r>
      <w:r w:rsidRPr="008F18EC">
        <w:rPr>
          <w:rFonts w:asciiTheme="minorHAnsi" w:hAnsiTheme="minorHAnsi"/>
        </w:rPr>
        <w:t xml:space="preserve">: Cada um dos documentos </w:t>
      </w:r>
      <w:r w:rsidRPr="008F18EC">
        <w:rPr>
          <w:rFonts w:asciiTheme="minorHAnsi" w:hAnsiTheme="minorHAnsi"/>
          <w:b/>
        </w:rPr>
        <w:t xml:space="preserve">Anexos </w:t>
      </w:r>
      <w:r w:rsidRPr="008F18EC">
        <w:rPr>
          <w:rFonts w:asciiTheme="minorHAnsi" w:hAnsiTheme="minorHAnsi"/>
        </w:rPr>
        <w:t xml:space="preserve">a este </w:t>
      </w:r>
      <w:r w:rsidRPr="008F18EC">
        <w:rPr>
          <w:rFonts w:asciiTheme="minorHAnsi" w:hAnsiTheme="minorHAnsi"/>
          <w:b/>
        </w:rPr>
        <w:t>Edital</w:t>
      </w:r>
      <w:r w:rsidR="00527719" w:rsidRPr="008F18EC">
        <w:rPr>
          <w:rFonts w:asciiTheme="minorHAnsi" w:hAnsiTheme="minorHAnsi"/>
        </w:rPr>
        <w:t xml:space="preserve">, </w:t>
      </w:r>
      <w:r w:rsidR="006D0A3D" w:rsidRPr="008F18EC">
        <w:rPr>
          <w:rFonts w:asciiTheme="minorHAnsi" w:hAnsiTheme="minorHAnsi"/>
        </w:rPr>
        <w:t xml:space="preserve">exceto quando o referido documento se referir expressamente ao </w:t>
      </w:r>
      <w:r w:rsidR="006D0A3D" w:rsidRPr="008F18EC">
        <w:rPr>
          <w:rFonts w:asciiTheme="minorHAnsi" w:hAnsiTheme="minorHAnsi"/>
          <w:b/>
          <w:bCs/>
        </w:rPr>
        <w:t>Contrato de Concessão</w:t>
      </w:r>
      <w:r w:rsidR="006D0A3D" w:rsidRPr="008F18EC">
        <w:rPr>
          <w:rFonts w:asciiTheme="minorHAnsi" w:hAnsiTheme="minorHAnsi"/>
        </w:rPr>
        <w:t>;</w:t>
      </w:r>
    </w:p>
    <w:p w14:paraId="55D4ED89" w14:textId="3F7748AC" w:rsidR="00E77555" w:rsidRPr="008F18EC" w:rsidRDefault="00A7707F"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Agência Nacional de Transportes Aquaviários (</w:t>
      </w:r>
      <w:r w:rsidR="00E77555" w:rsidRPr="008F18EC">
        <w:rPr>
          <w:rFonts w:asciiTheme="minorHAnsi" w:hAnsiTheme="minorHAnsi" w:cstheme="minorHAnsi"/>
          <w:b/>
          <w:bCs/>
        </w:rPr>
        <w:t>ANTAQ</w:t>
      </w:r>
      <w:r w:rsidRPr="008F18EC">
        <w:rPr>
          <w:rFonts w:asciiTheme="minorHAnsi" w:hAnsiTheme="minorHAnsi" w:cstheme="minorHAnsi"/>
          <w:b/>
          <w:bCs/>
        </w:rPr>
        <w:t>)</w:t>
      </w:r>
      <w:r w:rsidR="00E77555" w:rsidRPr="008F18EC">
        <w:rPr>
          <w:rFonts w:asciiTheme="minorHAnsi" w:hAnsiTheme="minorHAnsi" w:cstheme="minorHAnsi"/>
          <w:b/>
          <w:bCs/>
        </w:rPr>
        <w:t xml:space="preserve">: </w:t>
      </w:r>
      <w:r w:rsidR="000D04F3" w:rsidRPr="008F18EC">
        <w:rPr>
          <w:rFonts w:asciiTheme="minorHAnsi" w:hAnsiTheme="minorHAnsi" w:cstheme="minorHAnsi"/>
        </w:rPr>
        <w:t xml:space="preserve">Autarquia especial, criada pela Lei Federal nº 10.233, de 5 de junho de 2001, incumbida da fiscalização da </w:t>
      </w:r>
      <w:r w:rsidR="009F61C2" w:rsidRPr="008F18EC">
        <w:rPr>
          <w:rFonts w:asciiTheme="minorHAnsi" w:hAnsiTheme="minorHAnsi" w:cstheme="minorHAnsi"/>
        </w:rPr>
        <w:t>c</w:t>
      </w:r>
      <w:r w:rsidR="000D04F3" w:rsidRPr="008F18EC">
        <w:rPr>
          <w:rFonts w:asciiTheme="minorHAnsi" w:hAnsiTheme="minorHAnsi" w:cstheme="minorHAnsi"/>
        </w:rPr>
        <w:t xml:space="preserve">oncessão e da </w:t>
      </w:r>
      <w:r w:rsidR="000D04F3" w:rsidRPr="008F18EC">
        <w:rPr>
          <w:rFonts w:asciiTheme="minorHAnsi" w:hAnsiTheme="minorHAnsi" w:cstheme="minorHAnsi"/>
          <w:b/>
          <w:bCs/>
        </w:rPr>
        <w:t>Concessionária</w:t>
      </w:r>
      <w:r w:rsidR="000D04F3" w:rsidRPr="008F18EC">
        <w:rPr>
          <w:rFonts w:asciiTheme="minorHAnsi" w:hAnsiTheme="minorHAnsi" w:cstheme="minorHAnsi"/>
        </w:rPr>
        <w:t xml:space="preserve">, com auxílio da </w:t>
      </w:r>
      <w:r w:rsidR="000D04F3" w:rsidRPr="008F18EC">
        <w:rPr>
          <w:rFonts w:asciiTheme="minorHAnsi" w:hAnsiTheme="minorHAnsi" w:cstheme="minorHAnsi"/>
          <w:b/>
          <w:bCs/>
        </w:rPr>
        <w:t>Administração do Porto</w:t>
      </w:r>
      <w:r w:rsidR="00E77555" w:rsidRPr="008F18EC">
        <w:rPr>
          <w:rFonts w:asciiTheme="minorHAnsi" w:hAnsiTheme="minorHAnsi" w:cstheme="minorHAnsi"/>
        </w:rPr>
        <w:t>;</w:t>
      </w:r>
    </w:p>
    <w:p w14:paraId="4F546D2E" w14:textId="710C24BD" w:rsidR="00023FDB" w:rsidRPr="008F18EC" w:rsidRDefault="000E093A" w:rsidP="00023FDB">
      <w:pPr>
        <w:pStyle w:val="PargrafodaLista"/>
        <w:numPr>
          <w:ilvl w:val="2"/>
          <w:numId w:val="16"/>
        </w:numPr>
        <w:tabs>
          <w:tab w:val="left" w:pos="2664"/>
        </w:tabs>
        <w:spacing w:before="240" w:after="240" w:line="300" w:lineRule="exact"/>
        <w:ind w:left="567" w:firstLine="0"/>
        <w:rPr>
          <w:rFonts w:asciiTheme="minorHAnsi" w:hAnsiTheme="minorHAnsi"/>
          <w:b/>
          <w:bCs/>
        </w:rPr>
      </w:pPr>
      <w:r w:rsidRPr="008F18EC">
        <w:rPr>
          <w:rFonts w:asciiTheme="minorHAnsi" w:hAnsiTheme="minorHAnsi"/>
          <w:b/>
          <w:bCs/>
        </w:rPr>
        <w:t>Autoridade Portuária de Santos</w:t>
      </w:r>
      <w:r w:rsidR="00023FDB" w:rsidRPr="008F18EC">
        <w:rPr>
          <w:rFonts w:asciiTheme="minorHAnsi" w:hAnsiTheme="minorHAnsi"/>
          <w:b/>
          <w:bCs/>
        </w:rPr>
        <w:t xml:space="preserve"> </w:t>
      </w:r>
      <w:r w:rsidR="001E12A8" w:rsidRPr="008F18EC">
        <w:rPr>
          <w:rFonts w:asciiTheme="minorHAnsi" w:hAnsiTheme="minorHAnsi"/>
          <w:b/>
          <w:bCs/>
        </w:rPr>
        <w:t>(APS)</w:t>
      </w:r>
      <w:r w:rsidRPr="008F18EC">
        <w:rPr>
          <w:rFonts w:asciiTheme="minorHAnsi" w:hAnsiTheme="minorHAnsi"/>
          <w:b/>
          <w:bCs/>
        </w:rPr>
        <w:t xml:space="preserve">: </w:t>
      </w:r>
      <w:r w:rsidR="00023FDB" w:rsidRPr="008F18EC">
        <w:rPr>
          <w:rFonts w:asciiTheme="minorHAnsi" w:hAnsiTheme="minorHAnsi"/>
        </w:rPr>
        <w:t xml:space="preserve">Empresa pública investida da função de </w:t>
      </w:r>
      <w:r w:rsidR="00023FDB" w:rsidRPr="008F18EC">
        <w:rPr>
          <w:rFonts w:asciiTheme="minorHAnsi" w:hAnsiTheme="minorHAnsi"/>
          <w:b/>
          <w:bCs/>
        </w:rPr>
        <w:t>Administração do Porto</w:t>
      </w:r>
      <w:r w:rsidR="00023FDB" w:rsidRPr="008F18EC">
        <w:rPr>
          <w:rFonts w:asciiTheme="minorHAnsi" w:hAnsiTheme="minorHAnsi"/>
        </w:rPr>
        <w:t>, constituída sob a forma de sociedade por ações de capital fechado e regida por seu Estatuto Social, pela Lei Federal nº 6.404, de 15 de dezembro de 1976, com sede e foro na cidade de Santos, no Estado d</w:t>
      </w:r>
      <w:r w:rsidR="002265B8" w:rsidRPr="008F18EC">
        <w:rPr>
          <w:rFonts w:asciiTheme="minorHAnsi" w:hAnsiTheme="minorHAnsi"/>
        </w:rPr>
        <w:t>e</w:t>
      </w:r>
      <w:r w:rsidR="00023FDB" w:rsidRPr="008F18EC">
        <w:rPr>
          <w:rFonts w:asciiTheme="minorHAnsi" w:hAnsiTheme="minorHAnsi"/>
        </w:rPr>
        <w:t xml:space="preserve"> São Paulo;</w:t>
      </w:r>
    </w:p>
    <w:p w14:paraId="56CE4D74" w14:textId="10CB0E16" w:rsidR="00E77555" w:rsidRPr="008F18EC" w:rsidRDefault="00E77555"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rPr>
        <w:t>Área da Concessão</w:t>
      </w:r>
      <w:r w:rsidRPr="008F18EC">
        <w:rPr>
          <w:rFonts w:asciiTheme="minorHAnsi" w:hAnsiTheme="minorHAnsi" w:cstheme="minorHAnsi"/>
        </w:rPr>
        <w:t xml:space="preserve">: </w:t>
      </w:r>
      <w:r w:rsidR="00C06483" w:rsidRPr="008F18EC">
        <w:rPr>
          <w:rFonts w:asciiTheme="minorHAnsi" w:hAnsiTheme="minorHAnsi" w:cstheme="minorHAnsi"/>
        </w:rPr>
        <w:t>Área definida pelos polígonos cujos vé</w:t>
      </w:r>
      <w:r w:rsidR="00A92CB7" w:rsidRPr="008F18EC">
        <w:rPr>
          <w:rFonts w:asciiTheme="minorHAnsi" w:hAnsiTheme="minorHAnsi" w:cstheme="minorHAnsi"/>
        </w:rPr>
        <w:t>r</w:t>
      </w:r>
      <w:r w:rsidR="00C06483" w:rsidRPr="008F18EC">
        <w:rPr>
          <w:rFonts w:asciiTheme="minorHAnsi" w:hAnsiTheme="minorHAnsi" w:cstheme="minorHAnsi"/>
        </w:rPr>
        <w:t xml:space="preserve">tices têm as coordenadas georreferenciadas estabelecidas conforme o </w:t>
      </w:r>
      <w:r w:rsidR="00E20397" w:rsidRPr="008F18EC">
        <w:rPr>
          <w:rFonts w:asciiTheme="minorHAnsi" w:hAnsiTheme="minorHAnsi" w:cstheme="minorHAnsi"/>
        </w:rPr>
        <w:t>I</w:t>
      </w:r>
      <w:r w:rsidR="00C06483" w:rsidRPr="008F18EC">
        <w:rPr>
          <w:rFonts w:asciiTheme="minorHAnsi" w:hAnsiTheme="minorHAnsi" w:cstheme="minorHAnsi"/>
        </w:rPr>
        <w:t xml:space="preserve">tem </w:t>
      </w:r>
      <w:r w:rsidR="007D6E6F" w:rsidRPr="008F18EC">
        <w:rPr>
          <w:rFonts w:asciiTheme="minorHAnsi" w:hAnsiTheme="minorHAnsi" w:cstheme="minorHAnsi"/>
        </w:rPr>
        <w:fldChar w:fldCharType="begin"/>
      </w:r>
      <w:r w:rsidR="007D6E6F" w:rsidRPr="008F18EC">
        <w:rPr>
          <w:rFonts w:asciiTheme="minorHAnsi" w:hAnsiTheme="minorHAnsi" w:cstheme="minorHAnsi"/>
        </w:rPr>
        <w:instrText xml:space="preserve"> REF _Ref197341550 \r \h </w:instrText>
      </w:r>
      <w:r w:rsidR="007D6E6F" w:rsidRPr="008F18EC">
        <w:rPr>
          <w:rFonts w:asciiTheme="minorHAnsi" w:hAnsiTheme="minorHAnsi" w:cstheme="minorHAnsi"/>
        </w:rPr>
      </w:r>
      <w:r w:rsidR="007D6E6F" w:rsidRPr="008F18EC">
        <w:rPr>
          <w:rFonts w:asciiTheme="minorHAnsi" w:hAnsiTheme="minorHAnsi" w:cstheme="minorHAnsi"/>
        </w:rPr>
        <w:fldChar w:fldCharType="separate"/>
      </w:r>
      <w:r w:rsidR="00933672" w:rsidRPr="008F18EC">
        <w:rPr>
          <w:rFonts w:asciiTheme="minorHAnsi" w:hAnsiTheme="minorHAnsi" w:cstheme="minorHAnsi"/>
        </w:rPr>
        <w:t>1.5</w:t>
      </w:r>
      <w:r w:rsidR="007D6E6F" w:rsidRPr="008F18EC">
        <w:rPr>
          <w:rFonts w:asciiTheme="minorHAnsi" w:hAnsiTheme="minorHAnsi" w:cstheme="minorHAnsi"/>
        </w:rPr>
        <w:fldChar w:fldCharType="end"/>
      </w:r>
      <w:r w:rsidR="007D6E6F" w:rsidRPr="008F18EC">
        <w:rPr>
          <w:rFonts w:asciiTheme="minorHAnsi" w:hAnsiTheme="minorHAnsi" w:cstheme="minorHAnsi"/>
        </w:rPr>
        <w:t xml:space="preserve"> do </w:t>
      </w:r>
      <w:r w:rsidR="007D6E6F" w:rsidRPr="008F18EC">
        <w:rPr>
          <w:rFonts w:asciiTheme="minorHAnsi" w:hAnsiTheme="minorHAnsi" w:cstheme="minorHAnsi"/>
          <w:b/>
          <w:bCs/>
        </w:rPr>
        <w:t>Edital</w:t>
      </w:r>
      <w:r w:rsidR="00C06483" w:rsidRPr="008F18EC">
        <w:rPr>
          <w:rFonts w:asciiTheme="minorHAnsi" w:hAnsiTheme="minorHAnsi" w:cstheme="minorHAnsi"/>
        </w:rPr>
        <w:t xml:space="preserve">, onde o </w:t>
      </w:r>
      <w:r w:rsidR="00C06483" w:rsidRPr="008F18EC">
        <w:rPr>
          <w:rFonts w:asciiTheme="minorHAnsi" w:hAnsiTheme="minorHAnsi" w:cstheme="minorHAnsi"/>
          <w:b/>
          <w:bCs/>
        </w:rPr>
        <w:t xml:space="preserve">Acesso Aquaviário ao Porto de </w:t>
      </w:r>
      <w:r w:rsidR="00C1735A" w:rsidRPr="008F18EC">
        <w:rPr>
          <w:rFonts w:asciiTheme="minorHAnsi" w:hAnsiTheme="minorHAnsi" w:cstheme="minorHAnsi"/>
          <w:b/>
          <w:bCs/>
        </w:rPr>
        <w:t>Santos</w:t>
      </w:r>
      <w:r w:rsidR="00C06483" w:rsidRPr="008F18EC">
        <w:rPr>
          <w:rFonts w:asciiTheme="minorHAnsi" w:hAnsiTheme="minorHAnsi" w:cstheme="minorHAnsi"/>
        </w:rPr>
        <w:t xml:space="preserve"> está contido;</w:t>
      </w:r>
    </w:p>
    <w:p w14:paraId="437E3401" w14:textId="040112D5" w:rsidR="00E77555" w:rsidRPr="008F18EC" w:rsidRDefault="00E77555"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rPr>
        <w:t>Área do Porto Organizado</w:t>
      </w:r>
      <w:r w:rsidRPr="008F18EC">
        <w:rPr>
          <w:rFonts w:asciiTheme="minorHAnsi" w:hAnsiTheme="minorHAnsi" w:cstheme="minorHAnsi"/>
        </w:rPr>
        <w:t xml:space="preserve">: </w:t>
      </w:r>
      <w:r w:rsidR="000D10F3" w:rsidRPr="008F18EC">
        <w:rPr>
          <w:rFonts w:asciiTheme="minorHAnsi" w:hAnsiTheme="minorHAnsi" w:cstheme="minorHAnsi"/>
        </w:rPr>
        <w:t xml:space="preserve">Área delimitada por ato do Poder Executivo Federal, nos termos da Portaria nº 1.366, de 7 de outubro de 2022, do Ministério da Infraestrutura, ou outra que a substituir, que compreende as instalações portuárias e a infraestrutura de proteção e de acesso ao </w:t>
      </w:r>
      <w:r w:rsidR="000D10F3" w:rsidRPr="008F18EC">
        <w:rPr>
          <w:rFonts w:asciiTheme="minorHAnsi" w:hAnsiTheme="minorHAnsi" w:cstheme="minorHAnsi"/>
          <w:b/>
          <w:bCs/>
        </w:rPr>
        <w:t>Porto Organizado</w:t>
      </w:r>
      <w:r w:rsidRPr="008F18EC">
        <w:rPr>
          <w:rFonts w:asciiTheme="minorHAnsi" w:hAnsiTheme="minorHAnsi" w:cstheme="minorHAnsi"/>
        </w:rPr>
        <w:t>;</w:t>
      </w:r>
    </w:p>
    <w:p w14:paraId="10AEAB26" w14:textId="0361A87A"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B3: </w:t>
      </w:r>
      <w:r w:rsidRPr="008F18EC">
        <w:rPr>
          <w:rFonts w:asciiTheme="minorHAnsi" w:hAnsiTheme="minorHAnsi" w:cstheme="minorHAnsi"/>
        </w:rPr>
        <w:t>B3 S.A. – Brasil, Bolsa, Balcão, com endereço na Rua XV de Novembro, nº 275 – Centro, São Paulo/SP, CEP 01</w:t>
      </w:r>
      <w:r w:rsidR="000D10F3" w:rsidRPr="008F18EC">
        <w:rPr>
          <w:rFonts w:asciiTheme="minorHAnsi" w:hAnsiTheme="minorHAnsi" w:cstheme="minorHAnsi"/>
        </w:rPr>
        <w:t>.</w:t>
      </w:r>
      <w:r w:rsidRPr="008F18EC">
        <w:rPr>
          <w:rFonts w:asciiTheme="minorHAnsi" w:hAnsiTheme="minorHAnsi" w:cstheme="minorHAnsi"/>
        </w:rPr>
        <w:t xml:space="preserve">010-901, responsável pela prestação de serviços especializados de assessoria técnica e apoio operacional relativos aos procedimentos necessários à realização do </w:t>
      </w:r>
      <w:r w:rsidRPr="008F18EC">
        <w:rPr>
          <w:rFonts w:asciiTheme="minorHAnsi" w:hAnsiTheme="minorHAnsi" w:cstheme="minorHAnsi"/>
          <w:b/>
          <w:bCs/>
        </w:rPr>
        <w:t>Leilão</w:t>
      </w:r>
      <w:r w:rsidRPr="008F18EC">
        <w:rPr>
          <w:rFonts w:asciiTheme="minorHAnsi" w:hAnsiTheme="minorHAnsi" w:cstheme="minorHAnsi"/>
        </w:rPr>
        <w:t>, incluindo</w:t>
      </w:r>
      <w:r w:rsidRPr="008F18EC">
        <w:rPr>
          <w:rFonts w:asciiTheme="minorHAnsi" w:hAnsiTheme="minorHAnsi" w:cstheme="minorHAnsi"/>
          <w:spacing w:val="17"/>
        </w:rPr>
        <w:t xml:space="preserve"> </w:t>
      </w:r>
      <w:r w:rsidRPr="008F18EC">
        <w:rPr>
          <w:rFonts w:asciiTheme="minorHAnsi" w:hAnsiTheme="minorHAnsi" w:cstheme="minorHAnsi"/>
        </w:rPr>
        <w:t>a</w:t>
      </w:r>
      <w:r w:rsidRPr="008F18EC">
        <w:rPr>
          <w:rFonts w:asciiTheme="minorHAnsi" w:hAnsiTheme="minorHAnsi" w:cstheme="minorHAnsi"/>
          <w:spacing w:val="18"/>
        </w:rPr>
        <w:t xml:space="preserve"> </w:t>
      </w:r>
      <w:r w:rsidRPr="008F18EC">
        <w:rPr>
          <w:rFonts w:asciiTheme="minorHAnsi" w:hAnsiTheme="minorHAnsi" w:cstheme="minorHAnsi"/>
        </w:rPr>
        <w:t>análise</w:t>
      </w:r>
      <w:r w:rsidRPr="008F18EC">
        <w:rPr>
          <w:rFonts w:asciiTheme="minorHAnsi" w:hAnsiTheme="minorHAnsi" w:cstheme="minorHAnsi"/>
          <w:spacing w:val="17"/>
        </w:rPr>
        <w:t xml:space="preserve"> </w:t>
      </w:r>
      <w:r w:rsidRPr="008F18EC">
        <w:rPr>
          <w:rFonts w:asciiTheme="minorHAnsi" w:hAnsiTheme="minorHAnsi" w:cstheme="minorHAnsi"/>
        </w:rPr>
        <w:t>de</w:t>
      </w:r>
      <w:r w:rsidRPr="008F18EC">
        <w:rPr>
          <w:rFonts w:asciiTheme="minorHAnsi" w:hAnsiTheme="minorHAnsi" w:cstheme="minorHAnsi"/>
          <w:spacing w:val="18"/>
        </w:rPr>
        <w:t xml:space="preserve"> </w:t>
      </w:r>
      <w:r w:rsidRPr="008F18EC">
        <w:rPr>
          <w:rFonts w:asciiTheme="minorHAnsi" w:hAnsiTheme="minorHAnsi" w:cstheme="minorHAnsi"/>
        </w:rPr>
        <w:t>documentos</w:t>
      </w:r>
      <w:r w:rsidRPr="008F18EC">
        <w:rPr>
          <w:rFonts w:asciiTheme="minorHAnsi" w:hAnsiTheme="minorHAnsi" w:cstheme="minorHAnsi"/>
          <w:spacing w:val="18"/>
        </w:rPr>
        <w:t xml:space="preserve"> </w:t>
      </w:r>
      <w:r w:rsidRPr="008F18EC">
        <w:rPr>
          <w:rFonts w:asciiTheme="minorHAnsi" w:hAnsiTheme="minorHAnsi" w:cstheme="minorHAnsi"/>
        </w:rPr>
        <w:t>necessários</w:t>
      </w:r>
      <w:r w:rsidRPr="008F18EC">
        <w:rPr>
          <w:rFonts w:asciiTheme="minorHAnsi" w:hAnsiTheme="minorHAnsi" w:cstheme="minorHAnsi"/>
          <w:spacing w:val="16"/>
        </w:rPr>
        <w:t xml:space="preserve"> </w:t>
      </w:r>
      <w:r w:rsidRPr="008F18EC">
        <w:rPr>
          <w:rFonts w:asciiTheme="minorHAnsi" w:hAnsiTheme="minorHAnsi" w:cstheme="minorHAnsi"/>
        </w:rPr>
        <w:t>à</w:t>
      </w:r>
      <w:r w:rsidRPr="008F18EC">
        <w:rPr>
          <w:rFonts w:asciiTheme="minorHAnsi" w:hAnsiTheme="minorHAnsi" w:cstheme="minorHAnsi"/>
          <w:spacing w:val="18"/>
        </w:rPr>
        <w:t xml:space="preserve"> </w:t>
      </w:r>
      <w:r w:rsidRPr="008F18EC">
        <w:rPr>
          <w:rFonts w:asciiTheme="minorHAnsi" w:hAnsiTheme="minorHAnsi" w:cstheme="minorHAnsi"/>
        </w:rPr>
        <w:t>habilitação</w:t>
      </w:r>
      <w:r w:rsidRPr="008F18EC">
        <w:rPr>
          <w:rFonts w:asciiTheme="minorHAnsi" w:hAnsiTheme="minorHAnsi" w:cstheme="minorHAnsi"/>
          <w:spacing w:val="17"/>
        </w:rPr>
        <w:t xml:space="preserve"> </w:t>
      </w:r>
      <w:r w:rsidRPr="008F18EC">
        <w:rPr>
          <w:rFonts w:asciiTheme="minorHAnsi" w:hAnsiTheme="minorHAnsi" w:cstheme="minorHAnsi"/>
        </w:rPr>
        <w:t>da</w:t>
      </w:r>
      <w:r w:rsidRPr="008F18EC">
        <w:rPr>
          <w:rFonts w:asciiTheme="minorHAnsi" w:hAnsiTheme="minorHAnsi" w:cstheme="minorHAnsi"/>
          <w:spacing w:val="18"/>
        </w:rPr>
        <w:t xml:space="preserve"> </w:t>
      </w:r>
      <w:r w:rsidRPr="008F18EC">
        <w:rPr>
          <w:rFonts w:asciiTheme="minorHAnsi" w:hAnsiTheme="minorHAnsi" w:cstheme="minorHAnsi"/>
          <w:b/>
          <w:bCs/>
        </w:rPr>
        <w:t>Proponente</w:t>
      </w:r>
      <w:r w:rsidRPr="008F18EC">
        <w:rPr>
          <w:rFonts w:asciiTheme="minorHAnsi" w:hAnsiTheme="minorHAnsi" w:cstheme="minorHAnsi"/>
        </w:rPr>
        <w:t xml:space="preserve"> classificada em primeiro lugar;</w:t>
      </w:r>
    </w:p>
    <w:p w14:paraId="1FF4CA6D" w14:textId="1C172C86" w:rsidR="003B6587"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Banco Depositário:</w:t>
      </w:r>
      <w:r w:rsidRPr="008F18EC">
        <w:rPr>
          <w:rFonts w:asciiTheme="minorHAnsi" w:hAnsiTheme="minorHAnsi" w:cstheme="minorHAnsi"/>
        </w:rPr>
        <w:t xml:space="preserve"> </w:t>
      </w:r>
      <w:bookmarkStart w:id="236" w:name="_Hlk70216031"/>
      <w:r w:rsidRPr="008F18EC">
        <w:rPr>
          <w:rFonts w:asciiTheme="minorHAnsi" w:hAnsiTheme="minorHAnsi" w:cstheme="minorHAnsi"/>
        </w:rPr>
        <w:t xml:space="preserve">Instituição financeira a ser contratada pela </w:t>
      </w:r>
      <w:r w:rsidRPr="008F18EC">
        <w:rPr>
          <w:rFonts w:asciiTheme="minorHAnsi" w:hAnsiTheme="minorHAnsi" w:cstheme="minorHAnsi"/>
          <w:b/>
          <w:bCs/>
        </w:rPr>
        <w:t>Adjudicatária</w:t>
      </w:r>
      <w:r w:rsidRPr="008F18EC">
        <w:rPr>
          <w:rFonts w:asciiTheme="minorHAnsi" w:hAnsiTheme="minorHAnsi" w:cstheme="minorHAnsi"/>
        </w:rPr>
        <w:t xml:space="preserve"> como condição para assinatura do </w:t>
      </w:r>
      <w:r w:rsidRPr="008F18EC">
        <w:rPr>
          <w:rFonts w:asciiTheme="minorHAnsi" w:hAnsiTheme="minorHAnsi" w:cstheme="minorHAnsi"/>
          <w:b/>
          <w:bCs/>
        </w:rPr>
        <w:t>Contrato de Concessão</w:t>
      </w:r>
      <w:r w:rsidRPr="008F18EC">
        <w:rPr>
          <w:rFonts w:asciiTheme="minorHAnsi" w:hAnsiTheme="minorHAnsi" w:cstheme="minorHAnsi"/>
        </w:rPr>
        <w:t xml:space="preserve">, que será responsável por </w:t>
      </w:r>
      <w:r w:rsidRPr="008F18EC">
        <w:rPr>
          <w:rFonts w:asciiTheme="minorHAnsi" w:hAnsiTheme="minorHAnsi" w:cstheme="minorHAnsi"/>
        </w:rPr>
        <w:lastRenderedPageBreak/>
        <w:t xml:space="preserve">manter e operar a </w:t>
      </w:r>
      <w:r w:rsidRPr="008F18EC">
        <w:rPr>
          <w:rFonts w:asciiTheme="minorHAnsi" w:hAnsiTheme="minorHAnsi" w:cstheme="minorHAnsi"/>
          <w:b/>
          <w:bCs/>
        </w:rPr>
        <w:t xml:space="preserve">Conta </w:t>
      </w:r>
      <w:r w:rsidR="00284B11" w:rsidRPr="008F18EC">
        <w:rPr>
          <w:rFonts w:asciiTheme="minorHAnsi" w:hAnsiTheme="minorHAnsi" w:cstheme="minorHAnsi"/>
          <w:b/>
          <w:bCs/>
        </w:rPr>
        <w:t>Retenção</w:t>
      </w:r>
      <w:r w:rsidRPr="008F18EC">
        <w:rPr>
          <w:rFonts w:asciiTheme="minorHAnsi" w:hAnsiTheme="minorHAnsi" w:cstheme="minorHAnsi"/>
        </w:rPr>
        <w:t xml:space="preserve">, na forma prevista no </w:t>
      </w:r>
      <w:r w:rsidRPr="008F18EC">
        <w:rPr>
          <w:rFonts w:asciiTheme="minorHAnsi" w:hAnsiTheme="minorHAnsi" w:cstheme="minorHAnsi"/>
          <w:b/>
          <w:bCs/>
        </w:rPr>
        <w:t>Contrato de Concessã</w:t>
      </w:r>
      <w:r w:rsidRPr="008F18EC">
        <w:rPr>
          <w:rFonts w:asciiTheme="minorHAnsi" w:hAnsiTheme="minorHAnsi" w:cstheme="minorHAnsi"/>
          <w:b/>
        </w:rPr>
        <w:t>o</w:t>
      </w:r>
      <w:r w:rsidRPr="008F18EC">
        <w:rPr>
          <w:rFonts w:asciiTheme="minorHAnsi" w:hAnsiTheme="minorHAnsi" w:cstheme="minorHAnsi"/>
        </w:rPr>
        <w:t xml:space="preserve"> e no contrato de administração de contas a ser celebrado com </w:t>
      </w:r>
      <w:r w:rsidR="00C10BA9" w:rsidRPr="008F18EC">
        <w:rPr>
          <w:rFonts w:asciiTheme="minorHAnsi" w:hAnsiTheme="minorHAnsi" w:cstheme="minorHAnsi"/>
        </w:rPr>
        <w:t xml:space="preserve">o </w:t>
      </w:r>
      <w:r w:rsidR="00C10BA9" w:rsidRPr="008F18EC">
        <w:rPr>
          <w:rFonts w:asciiTheme="minorHAnsi" w:hAnsiTheme="minorHAnsi" w:cstheme="minorHAnsi"/>
          <w:b/>
          <w:bCs/>
        </w:rPr>
        <w:t>Poder Concedente</w:t>
      </w:r>
      <w:r w:rsidRPr="008F18EC">
        <w:rPr>
          <w:rFonts w:asciiTheme="minorHAnsi" w:hAnsiTheme="minorHAnsi" w:cstheme="minorHAnsi"/>
          <w:b/>
          <w:bCs/>
        </w:rPr>
        <w:t xml:space="preserve"> </w:t>
      </w:r>
      <w:r w:rsidRPr="008F18EC">
        <w:rPr>
          <w:rFonts w:asciiTheme="minorHAnsi" w:hAnsiTheme="minorHAnsi" w:cstheme="minorHAnsi"/>
        </w:rPr>
        <w:t>e</w:t>
      </w:r>
      <w:r w:rsidR="00C10BA9" w:rsidRPr="008F18EC">
        <w:rPr>
          <w:rFonts w:asciiTheme="minorHAnsi" w:hAnsiTheme="minorHAnsi" w:cstheme="minorHAnsi"/>
        </w:rPr>
        <w:t xml:space="preserve"> a</w:t>
      </w:r>
      <w:r w:rsidRPr="008F18EC">
        <w:rPr>
          <w:rFonts w:asciiTheme="minorHAnsi" w:hAnsiTheme="minorHAnsi" w:cstheme="minorHAnsi"/>
        </w:rPr>
        <w:t xml:space="preserve"> </w:t>
      </w:r>
      <w:r w:rsidRPr="008F18EC">
        <w:rPr>
          <w:rFonts w:asciiTheme="minorHAnsi" w:hAnsiTheme="minorHAnsi" w:cstheme="minorHAnsi"/>
          <w:b/>
          <w:bCs/>
        </w:rPr>
        <w:t>Adjudicatária</w:t>
      </w:r>
      <w:r w:rsidRPr="008F18EC">
        <w:rPr>
          <w:rFonts w:asciiTheme="minorHAnsi" w:hAnsiTheme="minorHAnsi" w:cstheme="minorHAnsi"/>
        </w:rPr>
        <w:t>;</w:t>
      </w:r>
      <w:bookmarkEnd w:id="236"/>
    </w:p>
    <w:p w14:paraId="4129E499" w14:textId="7729373E" w:rsidR="009B4CE1" w:rsidRPr="008F18EC" w:rsidRDefault="009B4CE1"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BNDES:</w:t>
      </w:r>
      <w:r w:rsidRPr="008F18EC">
        <w:rPr>
          <w:rFonts w:asciiTheme="minorHAnsi" w:hAnsiTheme="minorHAnsi" w:cstheme="minorHAnsi"/>
        </w:rPr>
        <w:t xml:space="preserve"> Banco Nacional de Desenvolvimento Econômico e Social;</w:t>
      </w:r>
    </w:p>
    <w:p w14:paraId="51DC2526" w14:textId="29A6C170"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CADE: </w:t>
      </w:r>
      <w:r w:rsidRPr="008F18EC">
        <w:rPr>
          <w:rFonts w:asciiTheme="minorHAnsi" w:hAnsiTheme="minorHAnsi" w:cstheme="minorHAnsi"/>
        </w:rPr>
        <w:t xml:space="preserve">Conselho Administrativo </w:t>
      </w:r>
      <w:r w:rsidR="00346292" w:rsidRPr="008F18EC">
        <w:rPr>
          <w:rFonts w:asciiTheme="minorHAnsi" w:hAnsiTheme="minorHAnsi" w:cstheme="minorHAnsi"/>
        </w:rPr>
        <w:t>de</w:t>
      </w:r>
      <w:r w:rsidRPr="008F18EC">
        <w:rPr>
          <w:rFonts w:asciiTheme="minorHAnsi" w:hAnsiTheme="minorHAnsi" w:cstheme="minorHAnsi"/>
        </w:rPr>
        <w:t xml:space="preserve"> Defesa Econômica;</w:t>
      </w:r>
    </w:p>
    <w:p w14:paraId="1CC773EC" w14:textId="19BF637A" w:rsidR="00C525C6" w:rsidRDefault="00934238" w:rsidP="00C041E5">
      <w:pPr>
        <w:pStyle w:val="PargrafodaLista"/>
        <w:numPr>
          <w:ilvl w:val="2"/>
          <w:numId w:val="16"/>
        </w:numPr>
        <w:tabs>
          <w:tab w:val="left" w:pos="2664"/>
        </w:tabs>
        <w:spacing w:before="240" w:after="240" w:line="300" w:lineRule="exact"/>
        <w:ind w:left="567" w:firstLine="0"/>
        <w:rPr>
          <w:ins w:id="237" w:author="Isabela Alves Pereira Oliveira" w:date="2025-10-18T12:37:00Z" w16du:dateUtc="2025-10-18T15:37:00Z"/>
          <w:rFonts w:asciiTheme="minorHAnsi" w:hAnsiTheme="minorHAnsi" w:cstheme="minorHAnsi"/>
        </w:rPr>
      </w:pPr>
      <w:ins w:id="238" w:author="Isabela Alves Pereira Oliveira" w:date="2025-10-18T12:30:00Z" w16du:dateUtc="2025-10-18T15:30:00Z">
        <w:r w:rsidRPr="00934238">
          <w:rPr>
            <w:rFonts w:asciiTheme="minorHAnsi" w:hAnsiTheme="minorHAnsi" w:cstheme="minorHAnsi"/>
            <w:b/>
            <w:bCs/>
            <w:rPrChange w:id="239" w:author="Isabela Alves Pereira Oliveira" w:date="2025-10-18T12:31:00Z" w16du:dateUtc="2025-10-18T15:31:00Z">
              <w:rPr/>
            </w:rPrChange>
          </w:rPr>
          <w:t>CPLA</w:t>
        </w:r>
        <w:r w:rsidRPr="00934238">
          <w:rPr>
            <w:rFonts w:asciiTheme="minorHAnsi" w:hAnsiTheme="minorHAnsi" w:cstheme="minorHAnsi"/>
            <w:rPrChange w:id="240" w:author="Isabela Alves Pereira Oliveira" w:date="2025-10-18T12:31:00Z" w16du:dateUtc="2025-10-18T15:31:00Z">
              <w:rPr/>
            </w:rPrChange>
          </w:rPr>
          <w:t xml:space="preserve">: Comissão Permanente de Licitação de Concessões e Arrendamentos Portuários da ANTAQ, instituída pela </w:t>
        </w:r>
        <w:r w:rsidRPr="00934238">
          <w:rPr>
            <w:rFonts w:asciiTheme="minorHAnsi" w:hAnsiTheme="minorHAnsi" w:cstheme="minorHAnsi"/>
            <w:b/>
            <w:bCs/>
            <w:rPrChange w:id="241" w:author="Isabela Alves Pereira Oliveira" w:date="2025-10-18T12:31:00Z" w16du:dateUtc="2025-10-18T15:31:00Z">
              <w:rPr/>
            </w:rPrChange>
          </w:rPr>
          <w:t>ANTAQ</w:t>
        </w:r>
        <w:r w:rsidRPr="00934238">
          <w:rPr>
            <w:rFonts w:asciiTheme="minorHAnsi" w:hAnsiTheme="minorHAnsi" w:cstheme="minorHAnsi"/>
            <w:rPrChange w:id="242" w:author="Isabela Alves Pereira Oliveira" w:date="2025-10-18T12:31:00Z" w16du:dateUtc="2025-10-18T15:31:00Z">
              <w:rPr/>
            </w:rPrChange>
          </w:rPr>
          <w:t>, responsável por processar e julgar as licitações referentes à concessão de portos organizados e à exploração de áreas e infraestruturas portuárias públicas</w:t>
        </w:r>
      </w:ins>
      <w:del w:id="243" w:author="Isabela Alves Pereira Oliveira" w:date="2025-10-18T12:30:00Z" w16du:dateUtc="2025-10-18T15:30:00Z">
        <w:r w:rsidR="00C525C6" w:rsidRPr="008F18EC" w:rsidDel="00934238">
          <w:rPr>
            <w:rFonts w:asciiTheme="minorHAnsi" w:hAnsiTheme="minorHAnsi" w:cstheme="minorHAnsi"/>
            <w:b/>
            <w:bCs/>
          </w:rPr>
          <w:delText xml:space="preserve">Comissão de Licitação: </w:delText>
        </w:r>
        <w:r w:rsidR="00C525C6" w:rsidRPr="008F18EC" w:rsidDel="00934238">
          <w:rPr>
            <w:rFonts w:asciiTheme="minorHAnsi" w:hAnsiTheme="minorHAnsi" w:cstheme="minorHAnsi"/>
          </w:rPr>
          <w:delText xml:space="preserve">Comissão que será responsável por conduzir os procedimentos relativos ao </w:delText>
        </w:r>
        <w:r w:rsidR="00C525C6" w:rsidRPr="008F18EC" w:rsidDel="00934238">
          <w:rPr>
            <w:rFonts w:asciiTheme="minorHAnsi" w:hAnsiTheme="minorHAnsi" w:cstheme="minorHAnsi"/>
            <w:b/>
            <w:bCs/>
          </w:rPr>
          <w:delText>Leilão</w:delText>
        </w:r>
        <w:r w:rsidR="00C525C6" w:rsidRPr="008F18EC" w:rsidDel="00934238">
          <w:rPr>
            <w:rFonts w:asciiTheme="minorHAnsi" w:hAnsiTheme="minorHAnsi" w:cstheme="minorHAnsi"/>
          </w:rPr>
          <w:delText xml:space="preserve">, além de examinar e julgar todos os documentos a ele pertinentes, a ser composta por 3 (três) membros, sendo 2 (dois) membros designados pela </w:delText>
        </w:r>
        <w:r w:rsidR="00C525C6" w:rsidRPr="008F18EC" w:rsidDel="00934238">
          <w:rPr>
            <w:rFonts w:asciiTheme="minorHAnsi" w:hAnsiTheme="minorHAnsi" w:cstheme="minorHAnsi"/>
            <w:b/>
            <w:bCs/>
          </w:rPr>
          <w:delText>ANTAQ</w:delText>
        </w:r>
        <w:r w:rsidR="00C525C6" w:rsidRPr="008F18EC" w:rsidDel="00934238">
          <w:rPr>
            <w:rFonts w:asciiTheme="minorHAnsi" w:hAnsiTheme="minorHAnsi" w:cstheme="minorHAnsi"/>
          </w:rPr>
          <w:delText xml:space="preserve"> e 1 (um) membro indicado pelo </w:delText>
        </w:r>
        <w:r w:rsidR="00D93CD1" w:rsidRPr="008F18EC" w:rsidDel="00934238">
          <w:rPr>
            <w:rFonts w:asciiTheme="minorHAnsi" w:hAnsiTheme="minorHAnsi" w:cstheme="minorHAnsi"/>
            <w:b/>
            <w:bCs/>
          </w:rPr>
          <w:delText>Poder Concedente</w:delText>
        </w:r>
        <w:r w:rsidR="00C525C6" w:rsidRPr="008F18EC" w:rsidDel="00934238">
          <w:rPr>
            <w:rFonts w:asciiTheme="minorHAnsi" w:hAnsiTheme="minorHAnsi" w:cstheme="minorHAnsi"/>
          </w:rPr>
          <w:delText>, e seus</w:delText>
        </w:r>
        <w:r w:rsidR="00C525C6" w:rsidRPr="008F18EC" w:rsidDel="00934238">
          <w:rPr>
            <w:rFonts w:asciiTheme="minorHAnsi" w:hAnsiTheme="minorHAnsi" w:cstheme="minorHAnsi"/>
            <w:spacing w:val="-23"/>
          </w:rPr>
          <w:delText xml:space="preserve"> </w:delText>
        </w:r>
        <w:r w:rsidR="00C525C6" w:rsidRPr="008F18EC" w:rsidDel="00934238">
          <w:rPr>
            <w:rFonts w:asciiTheme="minorHAnsi" w:hAnsiTheme="minorHAnsi" w:cstheme="minorHAnsi"/>
          </w:rPr>
          <w:delText>respectivos</w:delText>
        </w:r>
        <w:r w:rsidR="00C525C6" w:rsidRPr="008F18EC" w:rsidDel="00934238">
          <w:rPr>
            <w:rFonts w:asciiTheme="minorHAnsi" w:hAnsiTheme="minorHAnsi" w:cstheme="minorHAnsi"/>
            <w:spacing w:val="-23"/>
          </w:rPr>
          <w:delText xml:space="preserve"> </w:delText>
        </w:r>
        <w:r w:rsidR="00C525C6" w:rsidRPr="008F18EC" w:rsidDel="00934238">
          <w:rPr>
            <w:rFonts w:asciiTheme="minorHAnsi" w:hAnsiTheme="minorHAnsi" w:cstheme="minorHAnsi"/>
          </w:rPr>
          <w:delText>suplentes</w:delText>
        </w:r>
      </w:del>
      <w:r w:rsidR="00C525C6" w:rsidRPr="008F18EC">
        <w:rPr>
          <w:rFonts w:asciiTheme="minorHAnsi" w:hAnsiTheme="minorHAnsi" w:cstheme="minorHAnsi"/>
        </w:rPr>
        <w:t>;</w:t>
      </w:r>
    </w:p>
    <w:p w14:paraId="337EA2C1" w14:textId="4E79D553" w:rsidR="00500706" w:rsidRPr="00500706" w:rsidRDefault="0050070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ins w:id="244" w:author="Isabela Alves Pereira Oliveira" w:date="2025-10-18T12:38:00Z" w16du:dateUtc="2025-10-18T15:38:00Z">
        <w:r w:rsidRPr="00500706">
          <w:rPr>
            <w:rFonts w:asciiTheme="minorHAnsi" w:hAnsiTheme="minorHAnsi" w:cstheme="minorHAnsi"/>
            <w:b/>
            <w:bCs/>
            <w:rPrChange w:id="245" w:author="Isabela Alves Pereira Oliveira" w:date="2025-10-18T12:38:00Z" w16du:dateUtc="2025-10-18T15:38:00Z">
              <w:rPr/>
            </w:rPrChange>
          </w:rPr>
          <w:t>Coligadas</w:t>
        </w:r>
        <w:r w:rsidRPr="00500706">
          <w:rPr>
            <w:rFonts w:asciiTheme="minorHAnsi" w:hAnsiTheme="minorHAnsi" w:cstheme="minorHAnsi"/>
            <w:rPrChange w:id="246" w:author="Isabela Alves Pereira Oliveira" w:date="2025-10-18T12:38:00Z" w16du:dateUtc="2025-10-18T15:38:00Z">
              <w:rPr/>
            </w:rPrChange>
          </w:rPr>
          <w:t xml:space="preserve">: </w:t>
        </w:r>
        <w:r>
          <w:rPr>
            <w:rFonts w:asciiTheme="minorHAnsi" w:hAnsiTheme="minorHAnsi" w:cstheme="minorHAnsi"/>
          </w:rPr>
          <w:t>S</w:t>
        </w:r>
        <w:r w:rsidRPr="00500706">
          <w:rPr>
            <w:rFonts w:asciiTheme="minorHAnsi" w:hAnsiTheme="minorHAnsi" w:cstheme="minorHAnsi"/>
            <w:rPrChange w:id="247" w:author="Isabela Alves Pereira Oliveira" w:date="2025-10-18T12:38:00Z" w16du:dateUtc="2025-10-18T15:38:00Z">
              <w:rPr/>
            </w:rPrChange>
          </w:rPr>
          <w:t>ociedades submetidas à influência significativa de outra sociedade que detém ou exerce o poder de participar nas decisões das políticas financeira ou operacional, sem controlá-la. É presumida a existência de influência significativa quando houver a titularidade de 20% (vinte por cento) ou mais do capital votante da sociedade, sem controlá-la</w:t>
        </w:r>
      </w:ins>
    </w:p>
    <w:p w14:paraId="1DC09019" w14:textId="13072572" w:rsidR="00852B8F" w:rsidRPr="008F18EC" w:rsidRDefault="00852B8F" w:rsidP="00DE1E57">
      <w:pPr>
        <w:pStyle w:val="PargrafodaLista"/>
        <w:numPr>
          <w:ilvl w:val="2"/>
          <w:numId w:val="16"/>
        </w:numPr>
        <w:tabs>
          <w:tab w:val="left" w:pos="2664"/>
        </w:tabs>
        <w:spacing w:before="240" w:after="240" w:line="300" w:lineRule="exact"/>
        <w:ind w:left="567" w:firstLine="0"/>
        <w:rPr>
          <w:rFonts w:asciiTheme="minorHAnsi" w:hAnsiTheme="minorHAnsi" w:cstheme="minorHAnsi"/>
          <w:b/>
          <w:bCs/>
        </w:rPr>
      </w:pPr>
      <w:r w:rsidRPr="008F18EC">
        <w:rPr>
          <w:rFonts w:asciiTheme="minorHAnsi" w:hAnsiTheme="minorHAnsi" w:cstheme="minorHAnsi"/>
          <w:b/>
          <w:bCs/>
        </w:rPr>
        <w:t xml:space="preserve">Complexo Portuário de </w:t>
      </w:r>
      <w:r w:rsidR="007E534F" w:rsidRPr="008F18EC">
        <w:rPr>
          <w:rFonts w:asciiTheme="minorHAnsi" w:hAnsiTheme="minorHAnsi" w:cstheme="minorHAnsi"/>
          <w:b/>
          <w:bCs/>
        </w:rPr>
        <w:t>Santos</w:t>
      </w:r>
      <w:r w:rsidRPr="008F18EC">
        <w:rPr>
          <w:rFonts w:asciiTheme="minorHAnsi" w:hAnsiTheme="minorHAnsi" w:cstheme="minorHAnsi"/>
          <w:b/>
          <w:bCs/>
        </w:rPr>
        <w:t>:</w:t>
      </w:r>
      <w:r w:rsidR="00692109" w:rsidRPr="008F18EC">
        <w:rPr>
          <w:rFonts w:asciiTheme="minorHAnsi" w:hAnsiTheme="minorHAnsi" w:cstheme="minorHAnsi"/>
          <w:b/>
          <w:bCs/>
        </w:rPr>
        <w:t xml:space="preserve"> </w:t>
      </w:r>
      <w:bookmarkStart w:id="248" w:name="_Hlk126577387"/>
      <w:r w:rsidR="00692109" w:rsidRPr="008F18EC">
        <w:rPr>
          <w:rFonts w:asciiTheme="minorHAnsi" w:hAnsiTheme="minorHAnsi" w:cstheme="minorHAnsi"/>
        </w:rPr>
        <w:t xml:space="preserve">Conjunto de instalações portuárias que compreendem o </w:t>
      </w:r>
      <w:r w:rsidR="00692109" w:rsidRPr="008F18EC">
        <w:rPr>
          <w:rFonts w:asciiTheme="minorHAnsi" w:hAnsiTheme="minorHAnsi" w:cstheme="minorHAnsi"/>
          <w:b/>
          <w:bCs/>
        </w:rPr>
        <w:t>Porto Organizado</w:t>
      </w:r>
      <w:r w:rsidR="00C07E71" w:rsidRPr="008F18EC">
        <w:rPr>
          <w:rFonts w:asciiTheme="minorHAnsi" w:hAnsiTheme="minorHAnsi" w:cstheme="minorHAnsi"/>
        </w:rPr>
        <w:t>,</w:t>
      </w:r>
      <w:r w:rsidR="00692109" w:rsidRPr="008F18EC">
        <w:rPr>
          <w:rFonts w:asciiTheme="minorHAnsi" w:hAnsiTheme="minorHAnsi" w:cstheme="minorHAnsi"/>
        </w:rPr>
        <w:t xml:space="preserve"> bem como as instalações autorizadas situadas em suas proximidades, que concorrem com o </w:t>
      </w:r>
      <w:r w:rsidR="00692109" w:rsidRPr="008F18EC">
        <w:rPr>
          <w:rFonts w:asciiTheme="minorHAnsi" w:hAnsiTheme="minorHAnsi" w:cstheme="minorHAnsi"/>
          <w:b/>
          <w:bCs/>
        </w:rPr>
        <w:t>Porto Organizado</w:t>
      </w:r>
      <w:r w:rsidR="00692109" w:rsidRPr="008F18EC">
        <w:rPr>
          <w:rFonts w:asciiTheme="minorHAnsi" w:hAnsiTheme="minorHAnsi" w:cstheme="minorHAnsi"/>
        </w:rPr>
        <w:t xml:space="preserve"> pela movimentação de cargas ou que compartilham com este os acessos terrestres ou aquaviário</w:t>
      </w:r>
      <w:bookmarkEnd w:id="248"/>
      <w:r w:rsidRPr="008F18EC">
        <w:rPr>
          <w:rFonts w:asciiTheme="minorHAnsi" w:hAnsiTheme="minorHAnsi" w:cstheme="minorHAnsi"/>
        </w:rPr>
        <w:t>;</w:t>
      </w:r>
    </w:p>
    <w:p w14:paraId="2AB6E540" w14:textId="70984935"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Concessionária: </w:t>
      </w:r>
      <w:r w:rsidRPr="008F18EC">
        <w:rPr>
          <w:rFonts w:asciiTheme="minorHAnsi" w:hAnsiTheme="minorHAnsi" w:cstheme="minorHAnsi"/>
        </w:rPr>
        <w:t xml:space="preserve">Sociedade de propósito específico a ser constituída pela </w:t>
      </w:r>
      <w:r w:rsidRPr="008F18EC">
        <w:rPr>
          <w:rFonts w:asciiTheme="minorHAnsi" w:hAnsiTheme="minorHAnsi" w:cstheme="minorHAnsi"/>
          <w:b/>
          <w:bCs/>
        </w:rPr>
        <w:t>Adjudicatária</w:t>
      </w:r>
      <w:r w:rsidRPr="008F18EC">
        <w:rPr>
          <w:rFonts w:asciiTheme="minorHAnsi" w:hAnsiTheme="minorHAnsi" w:cstheme="minorHAnsi"/>
        </w:rPr>
        <w:t xml:space="preserve">, na forma de sociedade por ações, de acordo com as leis brasileiras e com sede e administração no Brasil, que será titular da concessão do </w:t>
      </w:r>
      <w:r w:rsidR="008662F1" w:rsidRPr="008F18EC">
        <w:rPr>
          <w:rFonts w:asciiTheme="minorHAnsi" w:hAnsiTheme="minorHAnsi" w:cstheme="minorHAnsi"/>
          <w:b/>
          <w:bCs/>
        </w:rPr>
        <w:t xml:space="preserve">Acesso Aquaviário </w:t>
      </w:r>
      <w:r w:rsidR="000D7330" w:rsidRPr="008F18EC">
        <w:rPr>
          <w:rFonts w:asciiTheme="minorHAnsi" w:hAnsiTheme="minorHAnsi" w:cstheme="minorHAnsi"/>
          <w:b/>
          <w:bCs/>
        </w:rPr>
        <w:t>a</w:t>
      </w:r>
      <w:r w:rsidR="008662F1" w:rsidRPr="008F18EC">
        <w:rPr>
          <w:rFonts w:asciiTheme="minorHAnsi" w:hAnsiTheme="minorHAnsi" w:cstheme="minorHAnsi"/>
          <w:b/>
          <w:bCs/>
        </w:rPr>
        <w:t xml:space="preserve">o Porto de </w:t>
      </w:r>
      <w:r w:rsidR="00C1735A" w:rsidRPr="008F18EC">
        <w:rPr>
          <w:rFonts w:asciiTheme="minorHAnsi" w:hAnsiTheme="minorHAnsi" w:cstheme="minorHAnsi"/>
          <w:b/>
          <w:bCs/>
        </w:rPr>
        <w:t>Santos</w:t>
      </w:r>
      <w:r w:rsidRPr="008F18EC">
        <w:rPr>
          <w:rFonts w:asciiTheme="minorHAnsi" w:hAnsiTheme="minorHAnsi" w:cstheme="minorHAnsi"/>
        </w:rPr>
        <w:t xml:space="preserve">, nos termos do </w:t>
      </w:r>
      <w:r w:rsidRPr="008F18EC">
        <w:rPr>
          <w:rFonts w:asciiTheme="minorHAnsi" w:hAnsiTheme="minorHAnsi" w:cstheme="minorHAnsi"/>
          <w:b/>
          <w:bCs/>
        </w:rPr>
        <w:t>Contrato de Concessão</w:t>
      </w:r>
      <w:r w:rsidRPr="008F18EC">
        <w:rPr>
          <w:rFonts w:asciiTheme="minorHAnsi" w:hAnsiTheme="minorHAnsi" w:cstheme="minorHAnsi"/>
        </w:rPr>
        <w:t>;</w:t>
      </w:r>
    </w:p>
    <w:p w14:paraId="45858AC9" w14:textId="77777777"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Consórcio</w:t>
      </w:r>
      <w:r w:rsidRPr="008F18EC">
        <w:rPr>
          <w:rFonts w:asciiTheme="minorHAnsi" w:hAnsiTheme="minorHAnsi" w:cstheme="minorHAnsi"/>
        </w:rPr>
        <w:t xml:space="preserve">: Grupo de </w:t>
      </w:r>
      <w:r w:rsidRPr="008F18EC">
        <w:rPr>
          <w:rFonts w:asciiTheme="minorHAnsi" w:hAnsiTheme="minorHAnsi" w:cstheme="minorHAnsi"/>
          <w:b/>
          <w:bCs/>
        </w:rPr>
        <w:t>Proponentes</w:t>
      </w:r>
      <w:r w:rsidRPr="008F18EC">
        <w:rPr>
          <w:rFonts w:asciiTheme="minorHAnsi" w:hAnsiTheme="minorHAnsi" w:cstheme="minorHAnsi"/>
        </w:rPr>
        <w:t xml:space="preserve"> participando conjuntamente do </w:t>
      </w:r>
      <w:r w:rsidRPr="008F18EC">
        <w:rPr>
          <w:rFonts w:asciiTheme="minorHAnsi" w:hAnsiTheme="minorHAnsi" w:cstheme="minorHAnsi"/>
          <w:b/>
          <w:bCs/>
        </w:rPr>
        <w:t>Leilão</w:t>
      </w:r>
      <w:r w:rsidRPr="008F18EC">
        <w:rPr>
          <w:rFonts w:asciiTheme="minorHAnsi" w:hAnsiTheme="minorHAnsi" w:cstheme="minorHAnsi"/>
        </w:rPr>
        <w:t xml:space="preserve">, todas solidariamente responsáveis pelo cumprimento integral e tempestivo das obrigações decorrentes deste </w:t>
      </w:r>
      <w:r w:rsidRPr="008F18EC">
        <w:rPr>
          <w:rFonts w:asciiTheme="minorHAnsi" w:hAnsiTheme="minorHAnsi" w:cstheme="minorHAnsi"/>
          <w:b/>
          <w:bCs/>
        </w:rPr>
        <w:t>Edital</w:t>
      </w:r>
      <w:r w:rsidRPr="008F18EC">
        <w:rPr>
          <w:rFonts w:asciiTheme="minorHAnsi" w:hAnsiTheme="minorHAnsi" w:cstheme="minorHAnsi"/>
        </w:rPr>
        <w:t>, nos termos da legislação e regulamentação</w:t>
      </w:r>
      <w:r w:rsidRPr="008F18EC">
        <w:rPr>
          <w:rFonts w:asciiTheme="minorHAnsi" w:hAnsiTheme="minorHAnsi" w:cstheme="minorHAnsi"/>
          <w:spacing w:val="-3"/>
        </w:rPr>
        <w:t xml:space="preserve"> </w:t>
      </w:r>
      <w:r w:rsidRPr="008F18EC">
        <w:rPr>
          <w:rFonts w:asciiTheme="minorHAnsi" w:hAnsiTheme="minorHAnsi" w:cstheme="minorHAnsi"/>
        </w:rPr>
        <w:t xml:space="preserve">aplicáveis, vinculadas por meio de Termo de Compromisso de Constituição de Sociedade de Propósito Específico, nos moldes do </w:t>
      </w:r>
      <w:r w:rsidRPr="008F18EC">
        <w:rPr>
          <w:rFonts w:asciiTheme="minorHAnsi" w:hAnsiTheme="minorHAnsi" w:cstheme="minorHAnsi"/>
          <w:b/>
          <w:bCs/>
        </w:rPr>
        <w:t>Anexo 10</w:t>
      </w:r>
      <w:r w:rsidRPr="008F18EC">
        <w:rPr>
          <w:rFonts w:asciiTheme="minorHAnsi" w:hAnsiTheme="minorHAnsi" w:cstheme="minorHAnsi"/>
        </w:rPr>
        <w:t>;</w:t>
      </w:r>
    </w:p>
    <w:p w14:paraId="2F2A2640" w14:textId="5BC6B3C4" w:rsidR="00C525C6" w:rsidRPr="008F18EC" w:rsidRDefault="001D6093"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b/>
          <w:bCs/>
        </w:rPr>
        <w:t xml:space="preserve">Conta </w:t>
      </w:r>
      <w:r w:rsidR="000D0620" w:rsidRPr="008F18EC">
        <w:rPr>
          <w:rFonts w:asciiTheme="minorHAnsi" w:hAnsiTheme="minorHAnsi"/>
          <w:b/>
          <w:bCs/>
        </w:rPr>
        <w:t>Retenção</w:t>
      </w:r>
      <w:r w:rsidRPr="008F18EC">
        <w:rPr>
          <w:rFonts w:asciiTheme="minorHAnsi" w:hAnsiTheme="minorHAnsi"/>
        </w:rPr>
        <w:t xml:space="preserve">: </w:t>
      </w:r>
      <w:r w:rsidRPr="008F18EC">
        <w:rPr>
          <w:rFonts w:asciiTheme="minorHAnsi" w:hAnsiTheme="minorHAnsi"/>
          <w:i/>
          <w:iCs/>
        </w:rPr>
        <w:t xml:space="preserve">Escrow </w:t>
      </w:r>
      <w:proofErr w:type="spellStart"/>
      <w:r w:rsidRPr="008F18EC">
        <w:rPr>
          <w:rFonts w:asciiTheme="minorHAnsi" w:hAnsiTheme="minorHAnsi"/>
          <w:i/>
          <w:iCs/>
        </w:rPr>
        <w:t>account</w:t>
      </w:r>
      <w:proofErr w:type="spellEnd"/>
      <w:r w:rsidRPr="008F18EC">
        <w:rPr>
          <w:rFonts w:asciiTheme="minorHAnsi" w:hAnsiTheme="minorHAnsi"/>
        </w:rPr>
        <w:t xml:space="preserve"> designada para operacionalização do mecanismo de retenção da receita líquida da </w:t>
      </w:r>
      <w:r w:rsidRPr="008F18EC">
        <w:rPr>
          <w:rFonts w:asciiTheme="minorHAnsi" w:hAnsiTheme="minorHAnsi"/>
          <w:b/>
          <w:bCs/>
        </w:rPr>
        <w:t>Concessionária</w:t>
      </w:r>
      <w:r w:rsidRPr="008F18EC">
        <w:rPr>
          <w:rFonts w:asciiTheme="minorHAnsi" w:hAnsiTheme="minorHAnsi"/>
        </w:rPr>
        <w:t xml:space="preserve"> na forma indicada no </w:t>
      </w:r>
      <w:r w:rsidRPr="008F18EC">
        <w:rPr>
          <w:rFonts w:asciiTheme="minorHAnsi" w:hAnsiTheme="minorHAnsi"/>
          <w:b/>
          <w:bCs/>
        </w:rPr>
        <w:t>Contrato de Concessão</w:t>
      </w:r>
      <w:r w:rsidRPr="008F18EC">
        <w:rPr>
          <w:rFonts w:asciiTheme="minorHAnsi" w:hAnsiTheme="minorHAnsi"/>
        </w:rPr>
        <w:t>;</w:t>
      </w:r>
      <w:r w:rsidRPr="008F18EC" w:rsidDel="001D6093">
        <w:rPr>
          <w:rFonts w:asciiTheme="minorHAnsi" w:hAnsiTheme="minorHAnsi" w:cstheme="minorHAnsi"/>
          <w:b/>
          <w:bCs/>
        </w:rPr>
        <w:t xml:space="preserve"> </w:t>
      </w:r>
    </w:p>
    <w:p w14:paraId="7F0A27EF" w14:textId="60CF8218"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Contrato de Concessão: </w:t>
      </w:r>
      <w:r w:rsidRPr="008F18EC">
        <w:rPr>
          <w:rFonts w:asciiTheme="minorHAnsi" w:hAnsiTheme="minorHAnsi" w:cstheme="minorHAnsi"/>
        </w:rPr>
        <w:t xml:space="preserve">Contrato a ser celebrado entre o </w:t>
      </w:r>
      <w:r w:rsidRPr="008F18EC">
        <w:rPr>
          <w:rFonts w:asciiTheme="minorHAnsi" w:hAnsiTheme="minorHAnsi" w:cstheme="minorHAnsi"/>
          <w:b/>
          <w:bCs/>
        </w:rPr>
        <w:t>Poder Concedente</w:t>
      </w:r>
      <w:r w:rsidRPr="008F18EC">
        <w:rPr>
          <w:rFonts w:asciiTheme="minorHAnsi" w:hAnsiTheme="minorHAnsi" w:cstheme="minorHAnsi"/>
        </w:rPr>
        <w:t xml:space="preserve"> e a </w:t>
      </w:r>
      <w:r w:rsidRPr="008F18EC">
        <w:rPr>
          <w:rFonts w:asciiTheme="minorHAnsi" w:hAnsiTheme="minorHAnsi" w:cstheme="minorHAnsi"/>
          <w:b/>
          <w:bCs/>
        </w:rPr>
        <w:t>Concessionária</w:t>
      </w:r>
      <w:r w:rsidRPr="008F18EC">
        <w:rPr>
          <w:rFonts w:asciiTheme="minorHAnsi" w:hAnsiTheme="minorHAnsi" w:cstheme="minorHAnsi"/>
        </w:rPr>
        <w:t xml:space="preserve">, na forma do </w:t>
      </w:r>
      <w:r w:rsidRPr="008F18EC">
        <w:rPr>
          <w:rFonts w:asciiTheme="minorHAnsi" w:hAnsiTheme="minorHAnsi" w:cstheme="minorHAnsi"/>
          <w:b/>
          <w:bCs/>
        </w:rPr>
        <w:t>Anexo 7</w:t>
      </w:r>
      <w:r w:rsidRPr="008F18EC">
        <w:rPr>
          <w:rFonts w:asciiTheme="minorHAnsi" w:hAnsiTheme="minorHAnsi" w:cstheme="minorHAnsi"/>
        </w:rPr>
        <w:t>;</w:t>
      </w:r>
    </w:p>
    <w:p w14:paraId="43AAEEFD" w14:textId="2FEC28E1"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Controlada: </w:t>
      </w:r>
      <w:r w:rsidRPr="008F18EC">
        <w:rPr>
          <w:rFonts w:asciiTheme="minorHAnsi" w:hAnsiTheme="minorHAnsi" w:cstheme="minorHAnsi"/>
        </w:rPr>
        <w:t xml:space="preserve">Sociedade na qual a </w:t>
      </w:r>
      <w:r w:rsidRPr="008F18EC">
        <w:rPr>
          <w:rFonts w:asciiTheme="minorHAnsi" w:hAnsiTheme="minorHAnsi" w:cstheme="minorHAnsi"/>
          <w:b/>
          <w:bCs/>
        </w:rPr>
        <w:t>Controladora</w:t>
      </w:r>
      <w:r w:rsidRPr="008F18EC">
        <w:rPr>
          <w:rFonts w:asciiTheme="minorHAnsi" w:hAnsiTheme="minorHAnsi" w:cstheme="minorHAnsi"/>
        </w:rPr>
        <w:t xml:space="preserve">, diretamente ou por meio de outras </w:t>
      </w:r>
      <w:r w:rsidRPr="008F18EC">
        <w:rPr>
          <w:rFonts w:asciiTheme="minorHAnsi" w:hAnsiTheme="minorHAnsi" w:cstheme="minorHAnsi"/>
          <w:b/>
          <w:bCs/>
        </w:rPr>
        <w:t>Controladas</w:t>
      </w:r>
      <w:ins w:id="249" w:author="Isabela Alves Pereira Oliveira" w:date="2025-10-18T12:38:00Z" w16du:dateUtc="2025-10-18T15:38:00Z">
        <w:r w:rsidR="00011E0D" w:rsidRPr="00011E0D">
          <w:rPr>
            <w:rFonts w:asciiTheme="minorHAnsi" w:hAnsiTheme="minorHAnsi" w:cstheme="minorHAnsi"/>
            <w:rPrChange w:id="250" w:author="Isabela Alves Pereira Oliveira" w:date="2025-10-18T12:38:00Z" w16du:dateUtc="2025-10-18T15:38:00Z">
              <w:rPr>
                <w:rFonts w:asciiTheme="minorHAnsi" w:hAnsiTheme="minorHAnsi" w:cstheme="minorHAnsi"/>
                <w:b/>
                <w:bCs/>
              </w:rPr>
            </w:rPrChange>
          </w:rPr>
          <w:t xml:space="preserve"> ou </w:t>
        </w:r>
        <w:r w:rsidR="00011E0D">
          <w:rPr>
            <w:rFonts w:asciiTheme="minorHAnsi" w:hAnsiTheme="minorHAnsi" w:cstheme="minorHAnsi"/>
            <w:b/>
            <w:bCs/>
          </w:rPr>
          <w:t>Coligadas</w:t>
        </w:r>
      </w:ins>
      <w:r w:rsidRPr="008F18EC">
        <w:rPr>
          <w:rFonts w:asciiTheme="minorHAnsi" w:hAnsiTheme="minorHAnsi" w:cstheme="minorHAnsi"/>
        </w:rPr>
        <w:t xml:space="preserve">, é titular de direitos de sócio que lhe assegurem, de </w:t>
      </w:r>
      <w:r w:rsidRPr="008F18EC">
        <w:rPr>
          <w:rFonts w:asciiTheme="minorHAnsi" w:hAnsiTheme="minorHAnsi" w:cstheme="minorHAnsi"/>
        </w:rPr>
        <w:lastRenderedPageBreak/>
        <w:t>modo permanente, a maioria dos votos nas deliberações sociais e o poder de eleger a maioria dos administradores da sociedade</w:t>
      </w:r>
      <w:r w:rsidR="00354590" w:rsidRPr="008F18EC">
        <w:rPr>
          <w:rFonts w:asciiTheme="minorHAnsi" w:hAnsiTheme="minorHAnsi" w:cstheme="minorHAnsi"/>
        </w:rPr>
        <w:t>,</w:t>
      </w:r>
      <w:r w:rsidRPr="008F18EC">
        <w:rPr>
          <w:rFonts w:asciiTheme="minorHAnsi" w:hAnsiTheme="minorHAnsi" w:cstheme="minorHAnsi"/>
        </w:rPr>
        <w:t xml:space="preserve"> e usa efetivamente seu poder para dirigir as atividades sociais e orientar o funcionamento dos órgãos da sociedade;</w:t>
      </w:r>
    </w:p>
    <w:p w14:paraId="0F9F40CC" w14:textId="59B0556F"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Controladora: </w:t>
      </w:r>
      <w:r w:rsidRPr="008F18EC">
        <w:rPr>
          <w:rFonts w:asciiTheme="minorHAnsi" w:hAnsiTheme="minorHAnsi" w:cstheme="minorHAnsi"/>
        </w:rPr>
        <w:t>Pessoa, natural ou jurídica, ou grupo de pessoas vinculadas por acordo de voto, ou sob controle comum, que: (i) é titular, direta ou indiretamente</w:t>
      </w:r>
      <w:r w:rsidR="00AD3340" w:rsidRPr="008F18EC">
        <w:rPr>
          <w:rFonts w:asciiTheme="minorHAnsi" w:hAnsiTheme="minorHAnsi" w:cstheme="minorHAnsi"/>
        </w:rPr>
        <w:t>,</w:t>
      </w:r>
      <w:r w:rsidRPr="008F18EC">
        <w:rPr>
          <w:rFonts w:asciiTheme="minorHAnsi" w:hAnsiTheme="minorHAnsi" w:cstheme="minorHAnsi"/>
        </w:rPr>
        <w:t xml:space="preserve"> de direitos de sócio que lhe assegurem, de modo permanente, a maioria dos votos nas deliberações da assembleia-geral e o poder de eleger a maioria dos administradores da companhia; e (</w:t>
      </w:r>
      <w:proofErr w:type="spellStart"/>
      <w:r w:rsidRPr="008F18EC">
        <w:rPr>
          <w:rFonts w:asciiTheme="minorHAnsi" w:hAnsiTheme="minorHAnsi" w:cstheme="minorHAnsi"/>
        </w:rPr>
        <w:t>ii</w:t>
      </w:r>
      <w:proofErr w:type="spellEnd"/>
      <w:r w:rsidRPr="008F18EC">
        <w:rPr>
          <w:rFonts w:asciiTheme="minorHAnsi" w:hAnsiTheme="minorHAnsi" w:cstheme="minorHAnsi"/>
        </w:rPr>
        <w:t>) usa efetivamente seu poder para dirigir as atividades sociais e orientar o funcionamento dos órgãos da companhia;</w:t>
      </w:r>
    </w:p>
    <w:p w14:paraId="7B968658" w14:textId="77777777"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CVM: </w:t>
      </w:r>
      <w:r w:rsidRPr="008F18EC">
        <w:rPr>
          <w:rFonts w:asciiTheme="minorHAnsi" w:hAnsiTheme="minorHAnsi" w:cstheme="minorHAnsi"/>
        </w:rPr>
        <w:t>Comissão de Valores Mobiliários;</w:t>
      </w:r>
    </w:p>
    <w:p w14:paraId="58ACCF7C" w14:textId="183BD7D4"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Desconto sobre a Tarifa </w:t>
      </w:r>
      <w:r w:rsidR="009060BE" w:rsidRPr="008F18EC">
        <w:rPr>
          <w:rFonts w:asciiTheme="minorHAnsi" w:hAnsiTheme="minorHAnsi" w:cstheme="minorHAnsi"/>
          <w:b/>
          <w:bCs/>
        </w:rPr>
        <w:t xml:space="preserve">de Referência </w:t>
      </w:r>
      <w:proofErr w:type="spellStart"/>
      <w:r w:rsidR="009060BE" w:rsidRPr="008F18EC">
        <w:rPr>
          <w:rFonts w:asciiTheme="minorHAnsi" w:hAnsiTheme="minorHAnsi" w:cstheme="minorHAnsi"/>
          <w:b/>
          <w:bCs/>
        </w:rPr>
        <w:t>Pré</w:t>
      </w:r>
      <w:proofErr w:type="spellEnd"/>
      <w:r w:rsidR="009060BE" w:rsidRPr="008F18EC">
        <w:rPr>
          <w:rFonts w:asciiTheme="minorHAnsi" w:hAnsiTheme="minorHAnsi" w:cstheme="minorHAnsi"/>
          <w:b/>
          <w:bCs/>
        </w:rPr>
        <w:t>-Leilão</w:t>
      </w:r>
      <w:r w:rsidRPr="008F18EC">
        <w:rPr>
          <w:rFonts w:asciiTheme="minorHAnsi" w:hAnsiTheme="minorHAnsi" w:cstheme="minorHAnsi"/>
          <w:b/>
          <w:bCs/>
        </w:rPr>
        <w:t>:</w:t>
      </w:r>
      <w:r w:rsidRPr="008F18EC">
        <w:rPr>
          <w:rFonts w:asciiTheme="minorHAnsi" w:hAnsiTheme="minorHAnsi" w:cstheme="minorHAnsi"/>
        </w:rPr>
        <w:t xml:space="preserve"> </w:t>
      </w:r>
      <w:r w:rsidR="001F11CF" w:rsidRPr="008F18EC">
        <w:rPr>
          <w:rFonts w:asciiTheme="minorHAnsi" w:hAnsiTheme="minorHAnsi" w:cstheme="minorHAnsi"/>
        </w:rPr>
        <w:t xml:space="preserve">Valor </w:t>
      </w:r>
      <w:r w:rsidRPr="008F18EC">
        <w:rPr>
          <w:rFonts w:asciiTheme="minorHAnsi" w:hAnsiTheme="minorHAnsi" w:cstheme="minorHAnsi"/>
        </w:rPr>
        <w:t xml:space="preserve">percentual apresentado na </w:t>
      </w:r>
      <w:r w:rsidRPr="008F18EC">
        <w:rPr>
          <w:rFonts w:asciiTheme="minorHAnsi" w:hAnsiTheme="minorHAnsi" w:cstheme="minorHAnsi"/>
          <w:b/>
          <w:bCs/>
        </w:rPr>
        <w:t>Proposta Econômica</w:t>
      </w:r>
      <w:r w:rsidRPr="008F18EC">
        <w:rPr>
          <w:rFonts w:asciiTheme="minorHAnsi" w:hAnsiTheme="minorHAnsi" w:cstheme="minorHAnsi"/>
        </w:rPr>
        <w:t xml:space="preserve"> ofertada pela </w:t>
      </w:r>
      <w:r w:rsidRPr="008F18EC">
        <w:rPr>
          <w:rFonts w:asciiTheme="minorHAnsi" w:hAnsiTheme="minorHAnsi" w:cstheme="minorHAnsi"/>
          <w:b/>
          <w:bCs/>
        </w:rPr>
        <w:t>Proponente</w:t>
      </w:r>
      <w:r w:rsidRPr="008F18EC">
        <w:rPr>
          <w:rFonts w:asciiTheme="minorHAnsi" w:hAnsiTheme="minorHAnsi" w:cstheme="minorHAnsi"/>
        </w:rPr>
        <w:t xml:space="preserve"> </w:t>
      </w:r>
      <w:r w:rsidR="0073405F" w:rsidRPr="008F18EC">
        <w:rPr>
          <w:rFonts w:asciiTheme="minorHAnsi" w:hAnsiTheme="minorHAnsi"/>
        </w:rPr>
        <w:t xml:space="preserve">como um dos critérios de julgamento do </w:t>
      </w:r>
      <w:r w:rsidR="0073405F" w:rsidRPr="008F18EC">
        <w:rPr>
          <w:rFonts w:asciiTheme="minorHAnsi" w:hAnsiTheme="minorHAnsi"/>
          <w:b/>
        </w:rPr>
        <w:t>Leilão</w:t>
      </w:r>
      <w:r w:rsidR="0073405F" w:rsidRPr="008F18EC">
        <w:rPr>
          <w:rFonts w:asciiTheme="minorHAnsi" w:hAnsiTheme="minorHAnsi"/>
          <w:bCs/>
        </w:rPr>
        <w:t>,</w:t>
      </w:r>
      <w:r w:rsidR="0073405F" w:rsidRPr="008F18EC">
        <w:rPr>
          <w:rFonts w:asciiTheme="minorHAnsi" w:hAnsiTheme="minorHAnsi" w:cstheme="minorHAnsi"/>
        </w:rPr>
        <w:t xml:space="preserve"> </w:t>
      </w:r>
      <w:r w:rsidRPr="008F18EC">
        <w:rPr>
          <w:rFonts w:asciiTheme="minorHAnsi" w:hAnsiTheme="minorHAnsi" w:cstheme="minorHAnsi"/>
        </w:rPr>
        <w:t xml:space="preserve">correspondente ao deságio incidente sobre a </w:t>
      </w:r>
      <w:r w:rsidRPr="008F18EC">
        <w:rPr>
          <w:rFonts w:asciiTheme="minorHAnsi" w:hAnsiTheme="minorHAnsi" w:cstheme="minorHAnsi"/>
          <w:b/>
          <w:bCs/>
        </w:rPr>
        <w:t xml:space="preserve">Tarifa </w:t>
      </w:r>
      <w:r w:rsidR="009060BE" w:rsidRPr="008F18EC">
        <w:rPr>
          <w:rFonts w:asciiTheme="minorHAnsi" w:hAnsiTheme="minorHAnsi" w:cstheme="minorHAnsi"/>
          <w:b/>
          <w:bCs/>
        </w:rPr>
        <w:t xml:space="preserve">de Referência </w:t>
      </w:r>
      <w:proofErr w:type="spellStart"/>
      <w:r w:rsidR="009060BE" w:rsidRPr="008F18EC">
        <w:rPr>
          <w:rFonts w:asciiTheme="minorHAnsi" w:hAnsiTheme="minorHAnsi" w:cstheme="minorHAnsi"/>
          <w:b/>
          <w:bCs/>
        </w:rPr>
        <w:t>Pré</w:t>
      </w:r>
      <w:proofErr w:type="spellEnd"/>
      <w:r w:rsidR="009060BE" w:rsidRPr="008F18EC">
        <w:rPr>
          <w:rFonts w:asciiTheme="minorHAnsi" w:hAnsiTheme="minorHAnsi" w:cstheme="minorHAnsi"/>
          <w:b/>
          <w:bCs/>
        </w:rPr>
        <w:t>-Leilão</w:t>
      </w:r>
      <w:r w:rsidRPr="008F18EC">
        <w:rPr>
          <w:rFonts w:asciiTheme="minorHAnsi" w:hAnsiTheme="minorHAnsi" w:cstheme="minorHAnsi"/>
        </w:rPr>
        <w:t xml:space="preserve">, e que não poderá ser superior ao disposto no </w:t>
      </w:r>
      <w:r w:rsidR="00E20397" w:rsidRPr="008F18EC">
        <w:rPr>
          <w:rFonts w:asciiTheme="minorHAnsi" w:hAnsiTheme="minorHAnsi" w:cstheme="minorHAnsi"/>
        </w:rPr>
        <w:t>I</w:t>
      </w:r>
      <w:r w:rsidRPr="008F18EC">
        <w:rPr>
          <w:rFonts w:asciiTheme="minorHAnsi" w:hAnsiTheme="minorHAnsi" w:cstheme="minorHAnsi"/>
        </w:rPr>
        <w:t xml:space="preserve">tem </w:t>
      </w:r>
      <w:r w:rsidR="000C71CA" w:rsidRPr="008F18EC">
        <w:rPr>
          <w:rFonts w:asciiTheme="minorHAnsi" w:hAnsiTheme="minorHAnsi" w:cstheme="minorHAnsi"/>
        </w:rPr>
        <w:fldChar w:fldCharType="begin"/>
      </w:r>
      <w:r w:rsidR="000C71CA" w:rsidRPr="008F18EC">
        <w:rPr>
          <w:rFonts w:asciiTheme="minorHAnsi" w:hAnsiTheme="minorHAnsi" w:cstheme="minorHAnsi"/>
        </w:rPr>
        <w:instrText xml:space="preserve"> REF _Ref197342229 \r \h </w:instrText>
      </w:r>
      <w:r w:rsidR="000C71CA" w:rsidRPr="008F18EC">
        <w:rPr>
          <w:rFonts w:asciiTheme="minorHAnsi" w:hAnsiTheme="minorHAnsi" w:cstheme="minorHAnsi"/>
        </w:rPr>
      </w:r>
      <w:r w:rsidR="000C71CA" w:rsidRPr="008F18EC">
        <w:rPr>
          <w:rFonts w:asciiTheme="minorHAnsi" w:hAnsiTheme="minorHAnsi" w:cstheme="minorHAnsi"/>
        </w:rPr>
        <w:fldChar w:fldCharType="separate"/>
      </w:r>
      <w:r w:rsidR="00933672" w:rsidRPr="008F18EC">
        <w:rPr>
          <w:rFonts w:asciiTheme="minorHAnsi" w:hAnsiTheme="minorHAnsi" w:cstheme="minorHAnsi"/>
        </w:rPr>
        <w:t>4.15</w:t>
      </w:r>
      <w:r w:rsidR="000C71CA" w:rsidRPr="008F18EC">
        <w:rPr>
          <w:rFonts w:asciiTheme="minorHAnsi" w:hAnsiTheme="minorHAnsi" w:cstheme="minorHAnsi"/>
        </w:rPr>
        <w:fldChar w:fldCharType="end"/>
      </w:r>
      <w:r w:rsidR="000C71CA" w:rsidRPr="008F18EC">
        <w:rPr>
          <w:rFonts w:asciiTheme="minorHAnsi" w:hAnsiTheme="minorHAnsi" w:cstheme="minorHAnsi"/>
        </w:rPr>
        <w:t>;</w:t>
      </w:r>
    </w:p>
    <w:p w14:paraId="78A0A913" w14:textId="77777777"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Diretor da Sessão Pública</w:t>
      </w:r>
      <w:r w:rsidRPr="008F18EC">
        <w:rPr>
          <w:rFonts w:asciiTheme="minorHAnsi" w:hAnsiTheme="minorHAnsi" w:cstheme="minorHAnsi"/>
        </w:rPr>
        <w:t xml:space="preserve">: O diretor da </w:t>
      </w:r>
      <w:r w:rsidRPr="008F18EC">
        <w:rPr>
          <w:rFonts w:asciiTheme="minorHAnsi" w:hAnsiTheme="minorHAnsi" w:cstheme="minorHAnsi"/>
          <w:b/>
          <w:bCs/>
        </w:rPr>
        <w:t>Sessão Pública do Leilão</w:t>
      </w:r>
      <w:r w:rsidRPr="008F18EC">
        <w:rPr>
          <w:rFonts w:asciiTheme="minorHAnsi" w:hAnsiTheme="minorHAnsi" w:cstheme="minorHAnsi"/>
        </w:rPr>
        <w:t>, designado pela</w:t>
      </w:r>
      <w:r w:rsidRPr="008F18EC">
        <w:rPr>
          <w:rFonts w:asciiTheme="minorHAnsi" w:hAnsiTheme="minorHAnsi" w:cstheme="minorHAnsi"/>
          <w:spacing w:val="-4"/>
        </w:rPr>
        <w:t xml:space="preserve"> </w:t>
      </w:r>
      <w:r w:rsidRPr="008F18EC">
        <w:rPr>
          <w:rFonts w:asciiTheme="minorHAnsi" w:hAnsiTheme="minorHAnsi" w:cstheme="minorHAnsi"/>
          <w:b/>
          <w:bCs/>
        </w:rPr>
        <w:t>B3</w:t>
      </w:r>
      <w:r w:rsidRPr="008F18EC">
        <w:rPr>
          <w:rFonts w:asciiTheme="minorHAnsi" w:hAnsiTheme="minorHAnsi" w:cstheme="minorHAnsi"/>
        </w:rPr>
        <w:t>;</w:t>
      </w:r>
    </w:p>
    <w:p w14:paraId="468346B9" w14:textId="3229D56C"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Bidi"/>
        </w:rPr>
      </w:pPr>
      <w:r w:rsidRPr="008F18EC">
        <w:rPr>
          <w:rFonts w:asciiTheme="minorHAnsi" w:hAnsiTheme="minorHAnsi" w:cstheme="minorBidi"/>
          <w:b/>
        </w:rPr>
        <w:t xml:space="preserve">Documentos de Habilitação: </w:t>
      </w:r>
      <w:r w:rsidRPr="008F18EC">
        <w:rPr>
          <w:rFonts w:asciiTheme="minorHAnsi" w:hAnsiTheme="minorHAnsi" w:cstheme="minorBidi"/>
        </w:rPr>
        <w:t xml:space="preserve">Conjunto de documentos arrolados no </w:t>
      </w:r>
      <w:r w:rsidRPr="008F18EC">
        <w:rPr>
          <w:rFonts w:asciiTheme="minorHAnsi" w:hAnsiTheme="minorHAnsi" w:cstheme="minorBidi"/>
          <w:b/>
        </w:rPr>
        <w:t>Edital</w:t>
      </w:r>
      <w:r w:rsidRPr="008F18EC">
        <w:rPr>
          <w:rFonts w:asciiTheme="minorHAnsi" w:hAnsiTheme="minorHAnsi" w:cstheme="minorBidi"/>
        </w:rPr>
        <w:t>,</w:t>
      </w:r>
      <w:r w:rsidR="00A233AD" w:rsidRPr="008F18EC">
        <w:rPr>
          <w:rFonts w:asciiTheme="minorHAnsi" w:hAnsiTheme="minorHAnsi" w:cstheme="minorBidi"/>
        </w:rPr>
        <w:t xml:space="preserve"> que constitui o Volume 3 da Seção 1 do Capítulo V,</w:t>
      </w:r>
      <w:r w:rsidRPr="008F18EC">
        <w:rPr>
          <w:rFonts w:asciiTheme="minorHAnsi" w:hAnsiTheme="minorHAnsi" w:cstheme="minorBidi"/>
        </w:rPr>
        <w:t xml:space="preserve"> a serem obrigatoriamente apresentados pela </w:t>
      </w:r>
      <w:r w:rsidRPr="008F18EC">
        <w:rPr>
          <w:rFonts w:asciiTheme="minorHAnsi" w:hAnsiTheme="minorHAnsi" w:cstheme="minorBidi"/>
          <w:b/>
        </w:rPr>
        <w:t>Proponente</w:t>
      </w:r>
      <w:r w:rsidR="00DF7893" w:rsidRPr="008F18EC">
        <w:rPr>
          <w:rFonts w:asciiTheme="minorHAnsi" w:hAnsiTheme="minorHAnsi" w:cstheme="minorBidi"/>
          <w:b/>
        </w:rPr>
        <w:t xml:space="preserve"> </w:t>
      </w:r>
      <w:r w:rsidR="00DF7893" w:rsidRPr="008F18EC">
        <w:rPr>
          <w:rFonts w:asciiTheme="minorHAnsi" w:hAnsiTheme="minorHAnsi" w:cstheme="minorBidi"/>
        </w:rPr>
        <w:t>vencedora</w:t>
      </w:r>
      <w:r w:rsidRPr="008F18EC">
        <w:rPr>
          <w:rFonts w:asciiTheme="minorHAnsi" w:hAnsiTheme="minorHAnsi" w:cstheme="minorBidi"/>
        </w:rPr>
        <w:t>, destinados a comprovar sua regularidade jurídica, fiscal, trabalhista e econômico-financeira;</w:t>
      </w:r>
    </w:p>
    <w:p w14:paraId="353CF4C2" w14:textId="56FFDA86"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Edital: </w:t>
      </w:r>
      <w:r w:rsidRPr="008F18EC">
        <w:rPr>
          <w:rFonts w:asciiTheme="minorHAnsi" w:hAnsiTheme="minorHAnsi" w:cstheme="minorHAnsi"/>
        </w:rPr>
        <w:t>O presente documento,</w:t>
      </w:r>
      <w:r w:rsidR="00A7707F" w:rsidRPr="008F18EC">
        <w:rPr>
          <w:rFonts w:asciiTheme="minorHAnsi" w:hAnsiTheme="minorHAnsi" w:cstheme="minorHAnsi"/>
        </w:rPr>
        <w:t xml:space="preserve"> incluídos seus </w:t>
      </w:r>
      <w:r w:rsidR="00A7707F" w:rsidRPr="008F18EC">
        <w:rPr>
          <w:rFonts w:asciiTheme="minorHAnsi" w:hAnsiTheme="minorHAnsi" w:cstheme="minorHAnsi"/>
          <w:b/>
          <w:bCs/>
        </w:rPr>
        <w:t>Anexos</w:t>
      </w:r>
      <w:r w:rsidR="00A7707F" w:rsidRPr="008F18EC">
        <w:rPr>
          <w:rFonts w:asciiTheme="minorHAnsi" w:hAnsiTheme="minorHAnsi" w:cstheme="minorHAnsi"/>
        </w:rPr>
        <w:t>,</w:t>
      </w:r>
      <w:r w:rsidRPr="008F18EC">
        <w:rPr>
          <w:rFonts w:asciiTheme="minorHAnsi" w:hAnsiTheme="minorHAnsi" w:cstheme="minorHAnsi"/>
        </w:rPr>
        <w:t xml:space="preserve"> que estipula as regras para a concessão do </w:t>
      </w:r>
      <w:r w:rsidRPr="008F18EC">
        <w:rPr>
          <w:rFonts w:asciiTheme="minorHAnsi" w:hAnsiTheme="minorHAnsi" w:cstheme="minorHAnsi"/>
          <w:b/>
          <w:bCs/>
        </w:rPr>
        <w:t xml:space="preserve">Acesso Aquaviário </w:t>
      </w:r>
      <w:r w:rsidR="00273632" w:rsidRPr="008F18EC">
        <w:rPr>
          <w:rFonts w:asciiTheme="minorHAnsi" w:hAnsiTheme="minorHAnsi" w:cstheme="minorHAnsi"/>
          <w:b/>
          <w:bCs/>
        </w:rPr>
        <w:t xml:space="preserve">ao </w:t>
      </w:r>
      <w:r w:rsidRPr="008F18EC">
        <w:rPr>
          <w:rFonts w:asciiTheme="minorHAnsi" w:hAnsiTheme="minorHAnsi" w:cstheme="minorHAnsi"/>
          <w:b/>
          <w:bCs/>
        </w:rPr>
        <w:t xml:space="preserve">Porto de </w:t>
      </w:r>
      <w:r w:rsidR="00C1735A" w:rsidRPr="008F18EC">
        <w:rPr>
          <w:rFonts w:asciiTheme="minorHAnsi" w:hAnsiTheme="minorHAnsi" w:cstheme="minorHAnsi"/>
          <w:b/>
          <w:bCs/>
        </w:rPr>
        <w:t>Santos</w:t>
      </w:r>
      <w:r w:rsidRPr="008F18EC">
        <w:rPr>
          <w:rFonts w:asciiTheme="minorHAnsi" w:hAnsiTheme="minorHAnsi" w:cstheme="minorHAnsi"/>
        </w:rPr>
        <w:t xml:space="preserve">, conforme as obrigações, os direitos e os encargos previstos no </w:t>
      </w:r>
      <w:r w:rsidRPr="008F18EC">
        <w:rPr>
          <w:rFonts w:asciiTheme="minorHAnsi" w:hAnsiTheme="minorHAnsi" w:cstheme="minorHAnsi"/>
          <w:b/>
          <w:bCs/>
        </w:rPr>
        <w:t>Anexo 7</w:t>
      </w:r>
      <w:r w:rsidRPr="008F18EC">
        <w:rPr>
          <w:rFonts w:asciiTheme="minorHAnsi" w:hAnsiTheme="minorHAnsi" w:cstheme="minorHAnsi"/>
        </w:rPr>
        <w:t>;</w:t>
      </w:r>
    </w:p>
    <w:p w14:paraId="35A2D2F1" w14:textId="7C5C1B8A" w:rsidR="00600277" w:rsidRPr="008F18EC" w:rsidRDefault="00600277"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Empresa de Dragagem:</w:t>
      </w:r>
      <w:r w:rsidRPr="008F18EC">
        <w:rPr>
          <w:rFonts w:asciiTheme="minorHAnsi" w:hAnsiTheme="minorHAnsi" w:cstheme="minorHAnsi"/>
        </w:rPr>
        <w:t xml:space="preserve"> Pessoa jurídica </w:t>
      </w:r>
      <w:r w:rsidR="00147C43" w:rsidRPr="008F18EC">
        <w:rPr>
          <w:rFonts w:asciiTheme="minorHAnsi" w:hAnsiTheme="minorHAnsi" w:cstheme="minorHAnsi"/>
        </w:rPr>
        <w:t>que tenha por objeto a realização de obra ou serviço de dragagem com a utilização ou não de embarcação</w:t>
      </w:r>
      <w:r w:rsidRPr="008F18EC">
        <w:rPr>
          <w:rFonts w:asciiTheme="minorHAnsi" w:hAnsiTheme="minorHAnsi" w:cstheme="minorHAnsi"/>
        </w:rPr>
        <w:t xml:space="preserve">, conforme requisitos dispostos no </w:t>
      </w:r>
      <w:r w:rsidR="00E20397" w:rsidRPr="008F18EC">
        <w:rPr>
          <w:rFonts w:asciiTheme="minorHAnsi" w:hAnsiTheme="minorHAnsi" w:cstheme="minorHAnsi"/>
        </w:rPr>
        <w:t>I</w:t>
      </w:r>
      <w:r w:rsidRPr="008F18EC">
        <w:rPr>
          <w:rFonts w:asciiTheme="minorHAnsi" w:hAnsiTheme="minorHAnsi" w:cstheme="minorHAnsi"/>
        </w:rPr>
        <w:t xml:space="preserve">tem </w:t>
      </w:r>
      <w:r w:rsidR="00DD244D" w:rsidRPr="008F18EC">
        <w:rPr>
          <w:rFonts w:asciiTheme="minorHAnsi" w:hAnsiTheme="minorHAnsi" w:cstheme="minorHAnsi"/>
        </w:rPr>
        <w:fldChar w:fldCharType="begin"/>
      </w:r>
      <w:r w:rsidR="00DD244D" w:rsidRPr="008F18EC">
        <w:rPr>
          <w:rFonts w:asciiTheme="minorHAnsi" w:hAnsiTheme="minorHAnsi" w:cstheme="minorHAnsi"/>
        </w:rPr>
        <w:instrText xml:space="preserve"> REF _Ref197342385 \r \h </w:instrText>
      </w:r>
      <w:r w:rsidR="00DD244D" w:rsidRPr="008F18EC">
        <w:rPr>
          <w:rFonts w:asciiTheme="minorHAnsi" w:hAnsiTheme="minorHAnsi" w:cstheme="minorHAnsi"/>
        </w:rPr>
      </w:r>
      <w:r w:rsidR="00DD244D" w:rsidRPr="008F18EC">
        <w:rPr>
          <w:rFonts w:asciiTheme="minorHAnsi" w:hAnsiTheme="minorHAnsi" w:cstheme="minorHAnsi"/>
        </w:rPr>
        <w:fldChar w:fldCharType="separate"/>
      </w:r>
      <w:r w:rsidR="00933672" w:rsidRPr="008F18EC">
        <w:rPr>
          <w:rFonts w:asciiTheme="minorHAnsi" w:hAnsiTheme="minorHAnsi" w:cstheme="minorHAnsi"/>
        </w:rPr>
        <w:t>4.53</w:t>
      </w:r>
      <w:r w:rsidR="00DD244D" w:rsidRPr="008F18EC">
        <w:rPr>
          <w:rFonts w:asciiTheme="minorHAnsi" w:hAnsiTheme="minorHAnsi" w:cstheme="minorHAnsi"/>
        </w:rPr>
        <w:fldChar w:fldCharType="end"/>
      </w:r>
      <w:r w:rsidRPr="008F18EC">
        <w:rPr>
          <w:rFonts w:asciiTheme="minorHAnsi" w:hAnsiTheme="minorHAnsi" w:cstheme="minorHAnsi"/>
        </w:rPr>
        <w:t>;</w:t>
      </w:r>
    </w:p>
    <w:p w14:paraId="7E86903D" w14:textId="1AD24C89"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Entrega dos Documentos</w:t>
      </w:r>
      <w:r w:rsidRPr="008F18EC">
        <w:rPr>
          <w:rFonts w:asciiTheme="minorHAnsi" w:hAnsiTheme="minorHAnsi" w:cstheme="minorHAnsi"/>
        </w:rPr>
        <w:t xml:space="preserve">: Ato em que as </w:t>
      </w:r>
      <w:r w:rsidRPr="008F18EC">
        <w:rPr>
          <w:rFonts w:asciiTheme="minorHAnsi" w:hAnsiTheme="minorHAnsi" w:cstheme="minorHAnsi"/>
          <w:b/>
          <w:bCs/>
        </w:rPr>
        <w:t>Proponentes</w:t>
      </w:r>
      <w:r w:rsidRPr="008F18EC">
        <w:rPr>
          <w:rFonts w:asciiTheme="minorHAnsi" w:hAnsiTheme="minorHAnsi" w:cstheme="minorHAnsi"/>
        </w:rPr>
        <w:t xml:space="preserve"> deverão apresentar, no dia indicado no Item 8 do </w:t>
      </w:r>
      <w:r w:rsidR="006C5194" w:rsidRPr="008F18EC">
        <w:rPr>
          <w:rFonts w:asciiTheme="minorHAnsi" w:hAnsiTheme="minorHAnsi" w:cstheme="minorHAnsi"/>
        </w:rPr>
        <w:t>C</w:t>
      </w:r>
      <w:r w:rsidRPr="008F18EC">
        <w:rPr>
          <w:rFonts w:asciiTheme="minorHAnsi" w:hAnsiTheme="minorHAnsi" w:cstheme="minorHAnsi"/>
        </w:rPr>
        <w:t xml:space="preserve">ronograma </w:t>
      </w:r>
      <w:r w:rsidR="00112FED" w:rsidRPr="008F18EC">
        <w:rPr>
          <w:rFonts w:asciiTheme="minorHAnsi" w:hAnsiTheme="minorHAnsi" w:cstheme="minorHAnsi"/>
        </w:rPr>
        <w:t>constante no</w:t>
      </w:r>
      <w:r w:rsidRPr="008F18EC">
        <w:rPr>
          <w:rFonts w:asciiTheme="minorHAnsi" w:hAnsiTheme="minorHAnsi" w:cstheme="minorHAnsi"/>
        </w:rPr>
        <w:t xml:space="preserve"> Capítulo IX, das 9h às 12h, na </w:t>
      </w:r>
      <w:r w:rsidRPr="008F18EC">
        <w:rPr>
          <w:rFonts w:asciiTheme="minorHAnsi" w:hAnsiTheme="minorHAnsi" w:cstheme="minorHAnsi"/>
          <w:b/>
          <w:bCs/>
        </w:rPr>
        <w:t>B3</w:t>
      </w:r>
      <w:r w:rsidRPr="008F18EC">
        <w:rPr>
          <w:rFonts w:asciiTheme="minorHAnsi" w:hAnsiTheme="minorHAnsi" w:cstheme="minorHAnsi"/>
        </w:rPr>
        <w:t xml:space="preserve">, os documentos exigidos neste </w:t>
      </w:r>
      <w:r w:rsidRPr="008F18EC">
        <w:rPr>
          <w:rFonts w:asciiTheme="minorHAnsi" w:hAnsiTheme="minorHAnsi" w:cstheme="minorHAnsi"/>
          <w:b/>
          <w:bCs/>
        </w:rPr>
        <w:t>Edital</w:t>
      </w:r>
      <w:r w:rsidRPr="008F18EC">
        <w:rPr>
          <w:rFonts w:asciiTheme="minorHAnsi" w:hAnsiTheme="minorHAnsi" w:cstheme="minorHAnsi"/>
        </w:rPr>
        <w:t>;</w:t>
      </w:r>
    </w:p>
    <w:p w14:paraId="0B58653B" w14:textId="77777777"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FIP</w:t>
      </w:r>
      <w:r w:rsidRPr="008F18EC">
        <w:rPr>
          <w:rFonts w:asciiTheme="minorHAnsi" w:hAnsiTheme="minorHAnsi" w:cstheme="minorHAnsi"/>
        </w:rPr>
        <w:t>:</w:t>
      </w:r>
      <w:r w:rsidRPr="008F18EC">
        <w:rPr>
          <w:rFonts w:asciiTheme="minorHAnsi" w:hAnsiTheme="minorHAnsi" w:cstheme="minorHAnsi"/>
          <w:b/>
          <w:bCs/>
        </w:rPr>
        <w:t xml:space="preserve"> </w:t>
      </w:r>
      <w:r w:rsidRPr="008F18EC">
        <w:rPr>
          <w:rFonts w:asciiTheme="minorHAnsi" w:hAnsiTheme="minorHAnsi" w:cstheme="minorHAnsi"/>
        </w:rPr>
        <w:t>Fundos de Investimento em Participações;</w:t>
      </w:r>
    </w:p>
    <w:p w14:paraId="59303FA8" w14:textId="4AA44405"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Garantia da Proposta</w:t>
      </w:r>
      <w:r w:rsidRPr="008F18EC">
        <w:rPr>
          <w:rFonts w:asciiTheme="minorHAnsi" w:hAnsiTheme="minorHAnsi" w:cstheme="minorHAnsi"/>
        </w:rPr>
        <w:t xml:space="preserve">: Garantia de cumprimento das condições do </w:t>
      </w:r>
      <w:r w:rsidRPr="008F18EC">
        <w:rPr>
          <w:rFonts w:asciiTheme="minorHAnsi" w:hAnsiTheme="minorHAnsi" w:cstheme="minorHAnsi"/>
          <w:b/>
          <w:bCs/>
        </w:rPr>
        <w:t>Edital</w:t>
      </w:r>
      <w:r w:rsidRPr="008F18EC">
        <w:rPr>
          <w:rFonts w:asciiTheme="minorHAnsi" w:hAnsiTheme="minorHAnsi" w:cstheme="minorHAnsi"/>
        </w:rPr>
        <w:t xml:space="preserve"> e da </w:t>
      </w:r>
      <w:r w:rsidRPr="008F18EC">
        <w:rPr>
          <w:rFonts w:asciiTheme="minorHAnsi" w:hAnsiTheme="minorHAnsi" w:cstheme="minorHAnsi"/>
          <w:b/>
          <w:bCs/>
        </w:rPr>
        <w:t>Proposta Econômica</w:t>
      </w:r>
      <w:r w:rsidRPr="008F18EC">
        <w:rPr>
          <w:rFonts w:asciiTheme="minorHAnsi" w:hAnsiTheme="minorHAnsi" w:cstheme="minorHAnsi"/>
        </w:rPr>
        <w:t xml:space="preserve">, a ser apresentada pelas </w:t>
      </w:r>
      <w:r w:rsidRPr="008F18EC">
        <w:rPr>
          <w:rFonts w:asciiTheme="minorHAnsi" w:hAnsiTheme="minorHAnsi" w:cstheme="minorHAnsi"/>
          <w:b/>
          <w:bCs/>
        </w:rPr>
        <w:t>Proponentes</w:t>
      </w:r>
      <w:r w:rsidRPr="008F18EC">
        <w:rPr>
          <w:rFonts w:asciiTheme="minorHAnsi" w:hAnsiTheme="minorHAnsi" w:cstheme="minorHAnsi"/>
        </w:rPr>
        <w:t>, nos termos do Capítulo IV, Seção IV;</w:t>
      </w:r>
    </w:p>
    <w:p w14:paraId="72D04819" w14:textId="5FB7E6B9" w:rsidR="007D0BC1" w:rsidRPr="008F18EC" w:rsidRDefault="00512FDB" w:rsidP="007D0BC1">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Grupo Econômico</w:t>
      </w:r>
      <w:r w:rsidRPr="008F18EC">
        <w:rPr>
          <w:rFonts w:asciiTheme="minorHAnsi" w:hAnsiTheme="minorHAnsi" w:cstheme="minorHAnsi"/>
        </w:rPr>
        <w:t>: Conjunto de empresas que esteja</w:t>
      </w:r>
      <w:r w:rsidR="00AD3340" w:rsidRPr="008F18EC">
        <w:rPr>
          <w:rFonts w:asciiTheme="minorHAnsi" w:hAnsiTheme="minorHAnsi" w:cstheme="minorHAnsi"/>
        </w:rPr>
        <w:t>m</w:t>
      </w:r>
      <w:r w:rsidRPr="008F18EC">
        <w:rPr>
          <w:rFonts w:asciiTheme="minorHAnsi" w:hAnsiTheme="minorHAnsi" w:cstheme="minorHAnsi"/>
        </w:rPr>
        <w:t xml:space="preserve"> sob controle comum, interno ou externo, de uma </w:t>
      </w:r>
      <w:r w:rsidRPr="008F18EC">
        <w:rPr>
          <w:rFonts w:asciiTheme="minorHAnsi" w:hAnsiTheme="minorHAnsi" w:cstheme="minorHAnsi"/>
          <w:b/>
          <w:bCs/>
        </w:rPr>
        <w:t>Controladora</w:t>
      </w:r>
      <w:r w:rsidRPr="008F18EC">
        <w:rPr>
          <w:rFonts w:asciiTheme="minorHAnsi" w:hAnsiTheme="minorHAnsi" w:cstheme="minorHAnsi"/>
        </w:rPr>
        <w:t xml:space="preserve"> e correspondentes empresas </w:t>
      </w:r>
      <w:commentRangeStart w:id="251"/>
      <w:r w:rsidRPr="008F18EC">
        <w:rPr>
          <w:rFonts w:asciiTheme="minorHAnsi" w:hAnsiTheme="minorHAnsi" w:cstheme="minorHAnsi"/>
          <w:b/>
          <w:bCs/>
        </w:rPr>
        <w:t>Controladas</w:t>
      </w:r>
      <w:r w:rsidRPr="008F18EC">
        <w:rPr>
          <w:rFonts w:asciiTheme="minorHAnsi" w:hAnsiTheme="minorHAnsi" w:cstheme="minorHAnsi"/>
        </w:rPr>
        <w:t xml:space="preserve"> </w:t>
      </w:r>
      <w:commentRangeEnd w:id="251"/>
      <w:r w:rsidR="000922DC">
        <w:rPr>
          <w:rStyle w:val="Refdecomentrio"/>
        </w:rPr>
        <w:commentReference w:id="251"/>
      </w:r>
      <w:r w:rsidRPr="008F18EC">
        <w:rPr>
          <w:rFonts w:asciiTheme="minorHAnsi" w:hAnsiTheme="minorHAnsi" w:cstheme="minorHAnsi"/>
        </w:rPr>
        <w:t>por esse conjunto de empresas, incluindo subsidiárias integrais das mencionadas pessoas jurídicas;</w:t>
      </w:r>
    </w:p>
    <w:p w14:paraId="727BE76B" w14:textId="6F999AB0" w:rsidR="007D0BC1" w:rsidRPr="008F18EC" w:rsidRDefault="007D0BC1" w:rsidP="007D0BC1">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lastRenderedPageBreak/>
        <w:t>IBGE:</w:t>
      </w:r>
      <w:r w:rsidRPr="008F18EC">
        <w:rPr>
          <w:rFonts w:asciiTheme="minorHAnsi" w:hAnsiTheme="minorHAnsi" w:cstheme="minorHAnsi"/>
        </w:rPr>
        <w:t xml:space="preserve"> Instituto Brasileiro de Geografia e Estatística;</w:t>
      </w:r>
    </w:p>
    <w:p w14:paraId="42864A59" w14:textId="78A872FF"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IPCA</w:t>
      </w:r>
      <w:r w:rsidRPr="008F18EC">
        <w:rPr>
          <w:rFonts w:asciiTheme="minorHAnsi" w:hAnsiTheme="minorHAnsi" w:cstheme="minorHAnsi"/>
        </w:rPr>
        <w:t xml:space="preserve">: </w:t>
      </w:r>
      <w:r w:rsidR="004468F0" w:rsidRPr="008F18EC">
        <w:rPr>
          <w:rFonts w:asciiTheme="minorHAnsi" w:hAnsiTheme="minorHAnsi" w:cstheme="minorHAnsi"/>
        </w:rPr>
        <w:t>Índice de Preços ao Consumidor Amplo</w:t>
      </w:r>
      <w:r w:rsidRPr="008F18EC">
        <w:rPr>
          <w:rFonts w:asciiTheme="minorHAnsi" w:hAnsiTheme="minorHAnsi" w:cstheme="minorHAnsi"/>
        </w:rPr>
        <w:t xml:space="preserve">, </w:t>
      </w:r>
      <w:r w:rsidR="004468F0" w:rsidRPr="008F18EC">
        <w:rPr>
          <w:rFonts w:asciiTheme="minorHAnsi" w:hAnsiTheme="minorHAnsi" w:cstheme="minorHAnsi"/>
        </w:rPr>
        <w:t xml:space="preserve">divulgado pelo </w:t>
      </w:r>
      <w:r w:rsidR="004468F0" w:rsidRPr="008F18EC">
        <w:rPr>
          <w:rFonts w:asciiTheme="minorHAnsi" w:hAnsiTheme="minorHAnsi" w:cstheme="minorHAnsi"/>
          <w:b/>
          <w:bCs/>
        </w:rPr>
        <w:t>IBGE</w:t>
      </w:r>
      <w:r w:rsidRPr="008F18EC">
        <w:rPr>
          <w:rFonts w:asciiTheme="minorHAnsi" w:hAnsiTheme="minorHAnsi" w:cstheme="minorHAnsi"/>
        </w:rPr>
        <w:t>;</w:t>
      </w:r>
    </w:p>
    <w:p w14:paraId="34DF194A" w14:textId="7150A33C" w:rsidR="00C525C6" w:rsidRPr="008F18EC" w:rsidRDefault="00C525C6" w:rsidP="00C041E5">
      <w:pPr>
        <w:pStyle w:val="PargrafodaLista"/>
        <w:numPr>
          <w:ilvl w:val="2"/>
          <w:numId w:val="16"/>
        </w:numPr>
        <w:tabs>
          <w:tab w:val="left" w:pos="2664"/>
          <w:tab w:val="left" w:pos="2977"/>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Leilão</w:t>
      </w:r>
      <w:r w:rsidRPr="008F18EC">
        <w:rPr>
          <w:rFonts w:asciiTheme="minorHAnsi" w:hAnsiTheme="minorHAnsi" w:cstheme="minorHAnsi"/>
        </w:rPr>
        <w:t>:</w:t>
      </w:r>
      <w:r w:rsidRPr="008F18EC">
        <w:rPr>
          <w:rFonts w:asciiTheme="minorHAnsi" w:hAnsiTheme="minorHAnsi" w:cstheme="minorHAnsi"/>
          <w:b/>
          <w:bCs/>
        </w:rPr>
        <w:t xml:space="preserve"> </w:t>
      </w:r>
      <w:r w:rsidRPr="008F18EC">
        <w:rPr>
          <w:rFonts w:asciiTheme="minorHAnsi" w:hAnsiTheme="minorHAnsi" w:cstheme="minorHAnsi"/>
        </w:rPr>
        <w:t xml:space="preserve">Modalidade de licitação para a outorga da concessão do </w:t>
      </w:r>
      <w:r w:rsidRPr="008F18EC">
        <w:rPr>
          <w:rFonts w:asciiTheme="minorHAnsi" w:hAnsiTheme="minorHAnsi" w:cstheme="minorHAnsi"/>
          <w:b/>
          <w:bCs/>
        </w:rPr>
        <w:t xml:space="preserve">Acesso Aquaviário </w:t>
      </w:r>
      <w:r w:rsidR="00273632" w:rsidRPr="008F18EC">
        <w:rPr>
          <w:rFonts w:asciiTheme="minorHAnsi" w:hAnsiTheme="minorHAnsi" w:cstheme="minorHAnsi"/>
          <w:b/>
          <w:bCs/>
        </w:rPr>
        <w:t xml:space="preserve">ao </w:t>
      </w:r>
      <w:r w:rsidRPr="008F18EC">
        <w:rPr>
          <w:rFonts w:asciiTheme="minorHAnsi" w:hAnsiTheme="minorHAnsi" w:cstheme="minorHAnsi"/>
          <w:b/>
          <w:bCs/>
        </w:rPr>
        <w:t xml:space="preserve">Porto de </w:t>
      </w:r>
      <w:r w:rsidR="00C1735A" w:rsidRPr="008F18EC">
        <w:rPr>
          <w:rFonts w:asciiTheme="minorHAnsi" w:hAnsiTheme="minorHAnsi" w:cstheme="minorHAnsi"/>
          <w:b/>
          <w:bCs/>
        </w:rPr>
        <w:t>Santos</w:t>
      </w:r>
      <w:r w:rsidRPr="008F18EC">
        <w:rPr>
          <w:rFonts w:asciiTheme="minorHAnsi" w:hAnsiTheme="minorHAnsi" w:cstheme="minorHAnsi"/>
        </w:rPr>
        <w:t>, a ser realizada na forma e nas condições descritas neste</w:t>
      </w:r>
      <w:r w:rsidRPr="008F18EC">
        <w:rPr>
          <w:rFonts w:asciiTheme="minorHAnsi" w:hAnsiTheme="minorHAnsi" w:cstheme="minorHAnsi"/>
          <w:spacing w:val="-17"/>
        </w:rPr>
        <w:t xml:space="preserve"> </w:t>
      </w:r>
      <w:r w:rsidRPr="008F18EC">
        <w:rPr>
          <w:rFonts w:asciiTheme="minorHAnsi" w:hAnsiTheme="minorHAnsi" w:cstheme="minorHAnsi"/>
          <w:b/>
          <w:bCs/>
        </w:rPr>
        <w:t>Edital</w:t>
      </w:r>
      <w:r w:rsidRPr="008F18EC">
        <w:rPr>
          <w:rFonts w:asciiTheme="minorHAnsi" w:hAnsiTheme="minorHAnsi" w:cstheme="minorHAnsi"/>
        </w:rPr>
        <w:t xml:space="preserve">, que selecionará </w:t>
      </w:r>
      <w:r w:rsidRPr="008F18EC">
        <w:rPr>
          <w:rFonts w:asciiTheme="minorHAnsi" w:hAnsiTheme="minorHAnsi" w:cstheme="minorHAnsi"/>
          <w:b/>
          <w:bCs/>
        </w:rPr>
        <w:t>Proponente</w:t>
      </w:r>
      <w:r w:rsidRPr="008F18EC">
        <w:rPr>
          <w:rFonts w:asciiTheme="minorHAnsi" w:hAnsiTheme="minorHAnsi" w:cstheme="minorHAnsi"/>
        </w:rPr>
        <w:t xml:space="preserve"> que, por sua vez, constituirá a </w:t>
      </w:r>
      <w:r w:rsidRPr="008F18EC">
        <w:rPr>
          <w:rFonts w:asciiTheme="minorHAnsi" w:hAnsiTheme="minorHAnsi" w:cstheme="minorHAnsi"/>
          <w:b/>
          <w:bCs/>
        </w:rPr>
        <w:t>Concessionária</w:t>
      </w:r>
      <w:r w:rsidRPr="008F18EC">
        <w:rPr>
          <w:rFonts w:asciiTheme="minorHAnsi" w:hAnsiTheme="minorHAnsi" w:cstheme="minorHAnsi"/>
        </w:rPr>
        <w:t xml:space="preserve">, na forma de uma sociedade de propósito específico, que será responsável pela execução do objeto do </w:t>
      </w:r>
      <w:r w:rsidRPr="008F18EC">
        <w:rPr>
          <w:rFonts w:asciiTheme="minorHAnsi" w:hAnsiTheme="minorHAnsi" w:cstheme="minorHAnsi"/>
          <w:b/>
          <w:bCs/>
        </w:rPr>
        <w:t>Contrato de Concessão</w:t>
      </w:r>
      <w:r w:rsidRPr="008F18EC">
        <w:rPr>
          <w:rFonts w:asciiTheme="minorHAnsi" w:hAnsiTheme="minorHAnsi" w:cstheme="minorHAnsi"/>
        </w:rPr>
        <w:t>;</w:t>
      </w:r>
    </w:p>
    <w:p w14:paraId="6DDA075E" w14:textId="511AAD21"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Manual B3 de Procedimentos do Leilão: </w:t>
      </w:r>
      <w:r w:rsidRPr="008F18EC">
        <w:rPr>
          <w:rFonts w:asciiTheme="minorHAnsi" w:hAnsiTheme="minorHAnsi" w:cstheme="minorHAnsi"/>
        </w:rPr>
        <w:t xml:space="preserve">Documento elaborado pela </w:t>
      </w:r>
      <w:r w:rsidRPr="008F18EC">
        <w:rPr>
          <w:rFonts w:asciiTheme="minorHAnsi" w:hAnsiTheme="minorHAnsi" w:cstheme="minorHAnsi"/>
          <w:b/>
          <w:bCs/>
        </w:rPr>
        <w:t>B3</w:t>
      </w:r>
      <w:r w:rsidRPr="008F18EC">
        <w:rPr>
          <w:rFonts w:asciiTheme="minorHAnsi" w:hAnsiTheme="minorHAnsi" w:cstheme="minorHAnsi"/>
        </w:rPr>
        <w:t xml:space="preserve"> e validado pela </w:t>
      </w:r>
      <w:r w:rsidRPr="008F18EC">
        <w:rPr>
          <w:rFonts w:asciiTheme="minorHAnsi" w:hAnsiTheme="minorHAnsi" w:cstheme="minorHAnsi"/>
          <w:b/>
          <w:bCs/>
        </w:rPr>
        <w:t>ANTAQ</w:t>
      </w:r>
      <w:r w:rsidRPr="008F18EC">
        <w:rPr>
          <w:rFonts w:asciiTheme="minorHAnsi" w:hAnsiTheme="minorHAnsi" w:cstheme="minorHAnsi"/>
        </w:rPr>
        <w:t xml:space="preserve">, contendo orientações, regras e modelos de documentos para os procedimentos operacionais do </w:t>
      </w:r>
      <w:r w:rsidRPr="008F18EC">
        <w:rPr>
          <w:rFonts w:asciiTheme="minorHAnsi" w:hAnsiTheme="minorHAnsi" w:cstheme="minorHAnsi"/>
          <w:b/>
          <w:bCs/>
        </w:rPr>
        <w:t>Leilão</w:t>
      </w:r>
      <w:r w:rsidRPr="008F18EC">
        <w:rPr>
          <w:rFonts w:asciiTheme="minorHAnsi" w:hAnsiTheme="minorHAnsi" w:cstheme="minorHAnsi"/>
        </w:rPr>
        <w:t>, bem como todos os demais procedimentos pertinentes à realização do certame, a ser divulgado no sítio eletrônico [</w:t>
      </w:r>
      <w:r w:rsidRPr="008F18EC">
        <w:rPr>
          <w:rFonts w:ascii="Cambria Math" w:hAnsi="Cambria Math" w:cs="Cambria Math"/>
          <w:highlight w:val="yellow"/>
        </w:rPr>
        <w:t>⦁</w:t>
      </w:r>
      <w:r w:rsidRPr="008F18EC">
        <w:rPr>
          <w:rFonts w:asciiTheme="minorHAnsi" w:hAnsiTheme="minorHAnsi" w:cstheme="minorHAnsi"/>
        </w:rPr>
        <w:t>] na data indicada no Item 4 do</w:t>
      </w:r>
      <w:r w:rsidR="00112FED" w:rsidRPr="008F18EC">
        <w:rPr>
          <w:rFonts w:asciiTheme="minorHAnsi" w:hAnsiTheme="minorHAnsi" w:cstheme="minorHAnsi"/>
        </w:rPr>
        <w:t xml:space="preserve"> </w:t>
      </w:r>
      <w:r w:rsidR="004468F0" w:rsidRPr="008F18EC">
        <w:rPr>
          <w:rFonts w:asciiTheme="minorHAnsi" w:hAnsiTheme="minorHAnsi" w:cstheme="minorHAnsi"/>
        </w:rPr>
        <w:t>C</w:t>
      </w:r>
      <w:r w:rsidR="00112FED" w:rsidRPr="008F18EC">
        <w:rPr>
          <w:rFonts w:asciiTheme="minorHAnsi" w:hAnsiTheme="minorHAnsi" w:cstheme="minorHAnsi"/>
        </w:rPr>
        <w:t>ronograma constante no</w:t>
      </w:r>
      <w:r w:rsidRPr="008F18EC">
        <w:rPr>
          <w:rFonts w:asciiTheme="minorHAnsi" w:hAnsiTheme="minorHAnsi" w:cstheme="minorHAnsi"/>
        </w:rPr>
        <w:t xml:space="preserve"> Capítulo IX;</w:t>
      </w:r>
    </w:p>
    <w:p w14:paraId="60599908" w14:textId="79EA5819" w:rsidR="00C525C6" w:rsidRPr="008F18EC" w:rsidRDefault="00272CB0"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Ministério de Portos e Aeroportos</w:t>
      </w:r>
      <w:r w:rsidR="00C525C6" w:rsidRPr="008F18EC">
        <w:rPr>
          <w:rFonts w:asciiTheme="minorHAnsi" w:hAnsiTheme="minorHAnsi" w:cstheme="minorHAnsi"/>
          <w:b/>
          <w:bCs/>
        </w:rPr>
        <w:t>:</w:t>
      </w:r>
      <w:r w:rsidR="00C525C6" w:rsidRPr="008F18EC">
        <w:rPr>
          <w:rFonts w:asciiTheme="minorHAnsi" w:hAnsiTheme="minorHAnsi" w:cstheme="minorHAnsi"/>
        </w:rPr>
        <w:t xml:space="preserve"> </w:t>
      </w:r>
      <w:r w:rsidR="00E8602C" w:rsidRPr="008F18EC">
        <w:rPr>
          <w:rFonts w:asciiTheme="minorHAnsi" w:hAnsiTheme="minorHAnsi" w:cstheme="minorHAnsi"/>
        </w:rPr>
        <w:t>Ó</w:t>
      </w:r>
      <w:r w:rsidR="009433BC" w:rsidRPr="008F18EC">
        <w:rPr>
          <w:rFonts w:asciiTheme="minorHAnsi" w:hAnsiTheme="minorHAnsi" w:cstheme="minorHAnsi"/>
        </w:rPr>
        <w:t xml:space="preserve">rgão da Administração Pública </w:t>
      </w:r>
      <w:r w:rsidR="00717D2B" w:rsidRPr="008F18EC">
        <w:rPr>
          <w:rFonts w:asciiTheme="minorHAnsi" w:hAnsiTheme="minorHAnsi" w:cstheme="minorHAnsi"/>
        </w:rPr>
        <w:t>F</w:t>
      </w:r>
      <w:r w:rsidR="009433BC" w:rsidRPr="008F18EC">
        <w:rPr>
          <w:rFonts w:asciiTheme="minorHAnsi" w:hAnsiTheme="minorHAnsi" w:cstheme="minorHAnsi"/>
        </w:rPr>
        <w:t xml:space="preserve">ederal </w:t>
      </w:r>
      <w:r w:rsidR="00717D2B" w:rsidRPr="008F18EC">
        <w:rPr>
          <w:rFonts w:asciiTheme="minorHAnsi" w:hAnsiTheme="minorHAnsi" w:cstheme="minorHAnsi"/>
        </w:rPr>
        <w:t>D</w:t>
      </w:r>
      <w:r w:rsidR="009433BC" w:rsidRPr="008F18EC">
        <w:rPr>
          <w:rFonts w:asciiTheme="minorHAnsi" w:hAnsiTheme="minorHAnsi" w:cstheme="minorHAnsi"/>
        </w:rPr>
        <w:t xml:space="preserve">ireta, responsável pela formulação e implementação de políticas públicas </w:t>
      </w:r>
      <w:r w:rsidR="00E8602C" w:rsidRPr="008F18EC">
        <w:rPr>
          <w:rFonts w:asciiTheme="minorHAnsi" w:hAnsiTheme="minorHAnsi" w:cstheme="minorHAnsi"/>
        </w:rPr>
        <w:t>setoriais</w:t>
      </w:r>
      <w:r w:rsidR="009433BC" w:rsidRPr="008F18EC">
        <w:rPr>
          <w:rFonts w:asciiTheme="minorHAnsi" w:hAnsiTheme="minorHAnsi" w:cstheme="minorHAnsi"/>
        </w:rPr>
        <w:t xml:space="preserve">, que exerce papel de </w:t>
      </w:r>
      <w:r w:rsidR="009433BC" w:rsidRPr="008F18EC">
        <w:rPr>
          <w:rFonts w:asciiTheme="minorHAnsi" w:hAnsiTheme="minorHAnsi" w:cstheme="minorHAnsi"/>
          <w:b/>
          <w:bCs/>
        </w:rPr>
        <w:t>Poder Concedente</w:t>
      </w:r>
      <w:r w:rsidR="009433BC" w:rsidRPr="008F18EC">
        <w:rPr>
          <w:rFonts w:asciiTheme="minorHAnsi" w:hAnsiTheme="minorHAnsi" w:cstheme="minorHAnsi"/>
        </w:rPr>
        <w:t xml:space="preserve"> do setor portuário nacional em nome da </w:t>
      </w:r>
      <w:r w:rsidR="009433BC" w:rsidRPr="008F18EC">
        <w:rPr>
          <w:rFonts w:asciiTheme="minorHAnsi" w:hAnsiTheme="minorHAnsi" w:cstheme="minorHAnsi"/>
          <w:b/>
          <w:bCs/>
        </w:rPr>
        <w:t>União</w:t>
      </w:r>
      <w:r w:rsidR="009433BC" w:rsidRPr="008F18EC">
        <w:rPr>
          <w:rFonts w:asciiTheme="minorHAnsi" w:hAnsiTheme="minorHAnsi" w:cstheme="minorHAnsi"/>
        </w:rPr>
        <w:t>, nos termos da</w:t>
      </w:r>
      <w:r w:rsidR="0068315F" w:rsidRPr="008F18EC">
        <w:rPr>
          <w:rFonts w:asciiTheme="minorHAnsi" w:hAnsiTheme="minorHAnsi" w:cstheme="minorHAnsi"/>
        </w:rPr>
        <w:t xml:space="preserve"> </w:t>
      </w:r>
      <w:r w:rsidR="00051497" w:rsidRPr="008F18EC">
        <w:rPr>
          <w:rFonts w:asciiTheme="minorHAnsi" w:hAnsiTheme="minorHAnsi" w:cstheme="minorHAnsi"/>
        </w:rPr>
        <w:t>Lei Federal nº</w:t>
      </w:r>
      <w:r w:rsidR="009433BC" w:rsidRPr="008F18EC">
        <w:rPr>
          <w:rFonts w:asciiTheme="minorHAnsi" w:hAnsiTheme="minorHAnsi" w:cstheme="minorHAnsi"/>
        </w:rPr>
        <w:t xml:space="preserve"> 12.815/2013, cujas competências inclu</w:t>
      </w:r>
      <w:r w:rsidR="00D329A1" w:rsidRPr="008F18EC">
        <w:rPr>
          <w:rFonts w:asciiTheme="minorHAnsi" w:hAnsiTheme="minorHAnsi" w:cstheme="minorHAnsi"/>
        </w:rPr>
        <w:t>em</w:t>
      </w:r>
      <w:r w:rsidR="009433BC" w:rsidRPr="008F18EC">
        <w:rPr>
          <w:rFonts w:asciiTheme="minorHAnsi" w:hAnsiTheme="minorHAnsi" w:cstheme="minorHAnsi"/>
        </w:rPr>
        <w:t xml:space="preserve"> a celebração de contratos de concessão de porto organizado, como a do </w:t>
      </w:r>
      <w:r w:rsidR="009433BC" w:rsidRPr="008F18EC">
        <w:rPr>
          <w:rFonts w:asciiTheme="minorHAnsi" w:hAnsiTheme="minorHAnsi" w:cstheme="minorHAnsi"/>
          <w:b/>
          <w:bCs/>
        </w:rPr>
        <w:t xml:space="preserve">Acesso Aquaviário ao Porto de </w:t>
      </w:r>
      <w:r w:rsidR="00C1735A" w:rsidRPr="008F18EC">
        <w:rPr>
          <w:rFonts w:asciiTheme="minorHAnsi" w:hAnsiTheme="minorHAnsi" w:cstheme="minorHAnsi"/>
          <w:b/>
          <w:bCs/>
        </w:rPr>
        <w:t>Santos</w:t>
      </w:r>
      <w:r w:rsidR="00C525C6" w:rsidRPr="008F18EC">
        <w:rPr>
          <w:rFonts w:asciiTheme="minorHAnsi" w:hAnsiTheme="minorHAnsi" w:cstheme="minorHAnsi"/>
        </w:rPr>
        <w:t>;</w:t>
      </w:r>
    </w:p>
    <w:p w14:paraId="6850B9B8" w14:textId="0770A80E"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Objeto do Leilão</w:t>
      </w:r>
      <w:r w:rsidRPr="008F18EC">
        <w:rPr>
          <w:rFonts w:asciiTheme="minorHAnsi" w:hAnsiTheme="minorHAnsi" w:cstheme="minorHAnsi"/>
        </w:rPr>
        <w:t xml:space="preserve">: Concessão do </w:t>
      </w:r>
      <w:r w:rsidRPr="008F18EC">
        <w:rPr>
          <w:rFonts w:asciiTheme="minorHAnsi" w:hAnsiTheme="minorHAnsi" w:cstheme="minorHAnsi"/>
          <w:b/>
          <w:bCs/>
        </w:rPr>
        <w:t xml:space="preserve">Acesso Aquaviário </w:t>
      </w:r>
      <w:r w:rsidR="000D7330" w:rsidRPr="008F18EC">
        <w:rPr>
          <w:rFonts w:asciiTheme="minorHAnsi" w:hAnsiTheme="minorHAnsi" w:cstheme="minorHAnsi"/>
          <w:b/>
          <w:bCs/>
        </w:rPr>
        <w:t>a</w:t>
      </w:r>
      <w:r w:rsidRPr="008F18EC">
        <w:rPr>
          <w:rFonts w:asciiTheme="minorHAnsi" w:hAnsiTheme="minorHAnsi" w:cstheme="minorHAnsi"/>
          <w:b/>
          <w:bCs/>
        </w:rPr>
        <w:t xml:space="preserve">o Porto de </w:t>
      </w:r>
      <w:r w:rsidR="00C1735A" w:rsidRPr="008F18EC">
        <w:rPr>
          <w:rFonts w:asciiTheme="minorHAnsi" w:hAnsiTheme="minorHAnsi" w:cstheme="minorHAnsi"/>
          <w:b/>
          <w:bCs/>
        </w:rPr>
        <w:t>Santos</w:t>
      </w:r>
      <w:r w:rsidRPr="008F18EC">
        <w:rPr>
          <w:rFonts w:asciiTheme="minorHAnsi" w:hAnsiTheme="minorHAnsi" w:cstheme="minorHAnsi"/>
        </w:rPr>
        <w:t xml:space="preserve">, </w:t>
      </w:r>
      <w:r w:rsidR="00825CF7" w:rsidRPr="008F18EC">
        <w:rPr>
          <w:rFonts w:asciiTheme="minorHAnsi" w:hAnsiTheme="minorHAnsi" w:cstheme="minorHAnsi"/>
        </w:rPr>
        <w:t>com vistas à sua administração e exploração da sua infraestrutura</w:t>
      </w:r>
      <w:r w:rsidRPr="008F18EC">
        <w:rPr>
          <w:rFonts w:asciiTheme="minorHAnsi" w:hAnsiTheme="minorHAnsi" w:cstheme="minorHAnsi"/>
        </w:rPr>
        <w:t xml:space="preserve">, conforme as obrigações, os direitos e os encargos previstos no </w:t>
      </w:r>
      <w:r w:rsidRPr="008F18EC">
        <w:rPr>
          <w:rFonts w:asciiTheme="minorHAnsi" w:hAnsiTheme="minorHAnsi" w:cstheme="minorHAnsi"/>
          <w:b/>
          <w:bCs/>
        </w:rPr>
        <w:t>Contrato de Concessão</w:t>
      </w:r>
      <w:r w:rsidRPr="008F18EC">
        <w:rPr>
          <w:rFonts w:asciiTheme="minorHAnsi" w:hAnsiTheme="minorHAnsi" w:cstheme="minorHAnsi"/>
        </w:rPr>
        <w:t xml:space="preserve">, na forma do </w:t>
      </w:r>
      <w:r w:rsidRPr="008F18EC">
        <w:rPr>
          <w:rFonts w:asciiTheme="minorHAnsi" w:hAnsiTheme="minorHAnsi" w:cstheme="minorHAnsi"/>
          <w:b/>
          <w:bCs/>
        </w:rPr>
        <w:t>Anexo 7</w:t>
      </w:r>
      <w:r w:rsidRPr="008F18EC">
        <w:rPr>
          <w:rFonts w:asciiTheme="minorHAnsi" w:hAnsiTheme="minorHAnsi" w:cstheme="minorHAnsi"/>
        </w:rPr>
        <w:t>;</w:t>
      </w:r>
    </w:p>
    <w:p w14:paraId="283F1FA6" w14:textId="66269770" w:rsidR="00A66149" w:rsidRPr="008F18EC" w:rsidRDefault="00A66149" w:rsidP="00A66149">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Participante Credenciado: </w:t>
      </w:r>
      <w:r w:rsidRPr="008F18EC">
        <w:rPr>
          <w:rFonts w:asciiTheme="minorHAnsi" w:hAnsiTheme="minorHAnsi" w:cstheme="minorHAnsi"/>
        </w:rPr>
        <w:t xml:space="preserve">Sociedade corretora habilitada pelo Banco Central do Brasil e pela </w:t>
      </w:r>
      <w:r w:rsidRPr="008F18EC">
        <w:rPr>
          <w:rFonts w:asciiTheme="minorHAnsi" w:hAnsiTheme="minorHAnsi" w:cstheme="minorHAnsi"/>
          <w:b/>
          <w:bCs/>
        </w:rPr>
        <w:t>CVM</w:t>
      </w:r>
      <w:r w:rsidRPr="008F18EC">
        <w:rPr>
          <w:rFonts w:asciiTheme="minorHAnsi" w:hAnsiTheme="minorHAnsi" w:cstheme="minorHAnsi"/>
        </w:rPr>
        <w:t xml:space="preserve">, devidamente autorizada a operar na </w:t>
      </w:r>
      <w:r w:rsidRPr="008F18EC">
        <w:rPr>
          <w:rFonts w:asciiTheme="minorHAnsi" w:hAnsiTheme="minorHAnsi" w:cstheme="minorHAnsi"/>
          <w:b/>
          <w:bCs/>
        </w:rPr>
        <w:t>B3</w:t>
      </w:r>
      <w:r w:rsidRPr="008F18EC">
        <w:rPr>
          <w:rFonts w:asciiTheme="minorHAnsi" w:hAnsiTheme="minorHAnsi" w:cstheme="minorHAnsi"/>
        </w:rPr>
        <w:t xml:space="preserve"> e contratada pela </w:t>
      </w:r>
      <w:r w:rsidRPr="008F18EC">
        <w:rPr>
          <w:rFonts w:asciiTheme="minorHAnsi" w:hAnsiTheme="minorHAnsi" w:cstheme="minorHAnsi"/>
          <w:b/>
          <w:bCs/>
        </w:rPr>
        <w:t>Proponente</w:t>
      </w:r>
      <w:r w:rsidRPr="008F18EC">
        <w:rPr>
          <w:rFonts w:asciiTheme="minorHAnsi" w:hAnsiTheme="minorHAnsi" w:cstheme="minorHAnsi"/>
        </w:rPr>
        <w:t xml:space="preserve"> para representá-la em todos os atos relacionados ao </w:t>
      </w:r>
      <w:r w:rsidRPr="008F18EC">
        <w:rPr>
          <w:rFonts w:asciiTheme="minorHAnsi" w:hAnsiTheme="minorHAnsi" w:cstheme="minorHAnsi"/>
          <w:b/>
          <w:bCs/>
        </w:rPr>
        <w:t>Leilão</w:t>
      </w:r>
      <w:r w:rsidRPr="008F18EC">
        <w:rPr>
          <w:rFonts w:asciiTheme="minorHAnsi" w:hAnsiTheme="minorHAnsi" w:cstheme="minorHAnsi"/>
        </w:rPr>
        <w:t xml:space="preserve"> junto à</w:t>
      </w:r>
      <w:del w:id="252" w:author="Isabela Alves Pereira Oliveira" w:date="2025-10-18T12:28:00Z" w16du:dateUtc="2025-10-18T15:28:00Z">
        <w:r w:rsidRPr="008F18EC" w:rsidDel="002C1ABF">
          <w:rPr>
            <w:rFonts w:asciiTheme="minorHAnsi" w:hAnsiTheme="minorHAnsi" w:cstheme="minorHAnsi"/>
          </w:rPr>
          <w:delText xml:space="preserve"> </w:delText>
        </w:r>
        <w:r w:rsidRPr="008F18EC" w:rsidDel="002C1ABF">
          <w:rPr>
            <w:rFonts w:asciiTheme="minorHAnsi" w:hAnsiTheme="minorHAnsi" w:cstheme="minorHAnsi"/>
            <w:spacing w:val="-41"/>
          </w:rPr>
          <w:delText xml:space="preserve">  </w:delText>
        </w:r>
      </w:del>
      <w:ins w:id="253" w:author="Isabela Alves Pereira Oliveira" w:date="2025-10-18T12:28:00Z" w16du:dateUtc="2025-10-18T15:28:00Z">
        <w:r w:rsidR="002C1ABF">
          <w:rPr>
            <w:rFonts w:asciiTheme="minorHAnsi" w:hAnsiTheme="minorHAnsi" w:cstheme="minorHAnsi"/>
          </w:rPr>
          <w:t xml:space="preserve"> </w:t>
        </w:r>
      </w:ins>
      <w:r w:rsidRPr="008F18EC">
        <w:rPr>
          <w:rFonts w:asciiTheme="minorHAnsi" w:hAnsiTheme="minorHAnsi" w:cstheme="minorHAnsi"/>
          <w:b/>
          <w:bCs/>
        </w:rPr>
        <w:t>B3</w:t>
      </w:r>
      <w:r w:rsidRPr="008F18EC">
        <w:rPr>
          <w:rFonts w:asciiTheme="minorHAnsi" w:hAnsiTheme="minorHAnsi" w:cstheme="minorHAnsi"/>
        </w:rPr>
        <w:t>;</w:t>
      </w:r>
    </w:p>
    <w:p w14:paraId="0512EBDB" w14:textId="77777777"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PGFN</w:t>
      </w:r>
      <w:r w:rsidRPr="008F18EC">
        <w:rPr>
          <w:rFonts w:asciiTheme="minorHAnsi" w:hAnsiTheme="minorHAnsi" w:cstheme="minorHAnsi"/>
        </w:rPr>
        <w:t>: Procuradoria-Geral da Fazenda Nacional;</w:t>
      </w:r>
    </w:p>
    <w:p w14:paraId="41EEDD4A" w14:textId="02EFA798" w:rsidR="00C525C6" w:rsidRPr="008F18EC" w:rsidRDefault="00C525C6" w:rsidP="0D5207EE">
      <w:pPr>
        <w:pStyle w:val="PargrafodaLista"/>
        <w:numPr>
          <w:ilvl w:val="2"/>
          <w:numId w:val="16"/>
        </w:numPr>
        <w:tabs>
          <w:tab w:val="left" w:pos="2664"/>
        </w:tabs>
        <w:spacing w:before="240" w:after="240" w:line="300" w:lineRule="exact"/>
        <w:ind w:left="567" w:firstLine="0"/>
        <w:rPr>
          <w:rFonts w:asciiTheme="minorHAnsi" w:hAnsiTheme="minorHAnsi" w:cstheme="minorBidi"/>
          <w:lang w:bidi="pt-PT"/>
        </w:rPr>
      </w:pPr>
      <w:r w:rsidRPr="008F18EC">
        <w:rPr>
          <w:rFonts w:asciiTheme="minorHAnsi" w:hAnsiTheme="minorHAnsi" w:cstheme="minorBidi"/>
          <w:b/>
          <w:bCs/>
          <w:lang w:bidi="pt-PT"/>
        </w:rPr>
        <w:t>Plano Básico de Implantação (PBI)</w:t>
      </w:r>
      <w:r w:rsidRPr="008F18EC">
        <w:rPr>
          <w:rFonts w:asciiTheme="minorHAnsi" w:hAnsiTheme="minorHAnsi" w:cstheme="minorBidi"/>
          <w:lang w:bidi="pt-PT"/>
        </w:rPr>
        <w:t xml:space="preserve">: </w:t>
      </w:r>
      <w:r w:rsidR="00E23656" w:rsidRPr="008F18EC">
        <w:rPr>
          <w:rFonts w:asciiTheme="minorHAnsi" w:hAnsiTheme="minorHAnsi" w:cstheme="minorBidi"/>
          <w:lang w:bidi="pt-PT"/>
        </w:rPr>
        <w:t xml:space="preserve">Plano proposto pela </w:t>
      </w:r>
      <w:r w:rsidR="00E23656" w:rsidRPr="008F18EC">
        <w:rPr>
          <w:rFonts w:asciiTheme="minorHAnsi" w:hAnsiTheme="minorHAnsi" w:cstheme="minorBidi"/>
          <w:b/>
          <w:bCs/>
          <w:lang w:bidi="pt-PT"/>
        </w:rPr>
        <w:t>Concessionária</w:t>
      </w:r>
      <w:r w:rsidR="00BD147D" w:rsidRPr="008F18EC">
        <w:rPr>
          <w:rFonts w:asciiTheme="minorHAnsi" w:hAnsiTheme="minorHAnsi" w:cstheme="minorBidi"/>
          <w:lang w:bidi="pt-PT"/>
        </w:rPr>
        <w:t xml:space="preserve">, de acordo com as diretrizes do </w:t>
      </w:r>
      <w:r w:rsidR="00BD147D" w:rsidRPr="008F18EC">
        <w:rPr>
          <w:rFonts w:asciiTheme="minorHAnsi" w:hAnsiTheme="minorHAnsi" w:cstheme="minorBidi"/>
          <w:b/>
          <w:bCs/>
          <w:lang w:bidi="pt-PT"/>
        </w:rPr>
        <w:t>Anexo 14</w:t>
      </w:r>
      <w:r w:rsidR="00BD147D" w:rsidRPr="008F18EC">
        <w:rPr>
          <w:rFonts w:asciiTheme="minorHAnsi" w:hAnsiTheme="minorHAnsi" w:cstheme="minorBidi"/>
          <w:lang w:bidi="pt-PT"/>
        </w:rPr>
        <w:t xml:space="preserve">, </w:t>
      </w:r>
      <w:r w:rsidR="00E23656" w:rsidRPr="008F18EC">
        <w:rPr>
          <w:rFonts w:asciiTheme="minorHAnsi" w:hAnsiTheme="minorHAnsi" w:cstheme="minorBidi"/>
          <w:lang w:bidi="pt-PT"/>
        </w:rPr>
        <w:t xml:space="preserve">como condição para assinatura do </w:t>
      </w:r>
      <w:r w:rsidR="00E23656" w:rsidRPr="008F18EC">
        <w:rPr>
          <w:rFonts w:asciiTheme="minorHAnsi" w:hAnsiTheme="minorHAnsi" w:cstheme="minorBidi"/>
          <w:b/>
          <w:bCs/>
          <w:lang w:bidi="pt-PT"/>
        </w:rPr>
        <w:t>Contrato de Concessão</w:t>
      </w:r>
      <w:r w:rsidR="00E23656" w:rsidRPr="008F18EC">
        <w:rPr>
          <w:rFonts w:asciiTheme="minorHAnsi" w:hAnsiTheme="minorHAnsi" w:cstheme="minorBidi"/>
          <w:lang w:bidi="pt-PT"/>
        </w:rPr>
        <w:t>, que tem por finalidade contemplar as obras, serviços, e todos os demais investimentos e ações necessárias para o alcance das metas de dimensionamento dos investimentos obrigatórios mínimos, dos</w:t>
      </w:r>
      <w:del w:id="254" w:author="Isabela Alves Pereira Oliveira" w:date="2025-10-18T12:28:00Z" w16du:dateUtc="2025-10-18T15:28:00Z">
        <w:r w:rsidR="00E23656" w:rsidRPr="008F18EC" w:rsidDel="002C1ABF">
          <w:rPr>
            <w:rFonts w:asciiTheme="minorHAnsi" w:hAnsiTheme="minorHAnsi" w:cstheme="minorBidi"/>
            <w:lang w:bidi="pt-PT"/>
          </w:rPr>
          <w:delText xml:space="preserve">  </w:delText>
        </w:r>
      </w:del>
      <w:ins w:id="255" w:author="Isabela Alves Pereira Oliveira" w:date="2025-10-18T12:28:00Z" w16du:dateUtc="2025-10-18T15:28:00Z">
        <w:r w:rsidR="002C1ABF">
          <w:rPr>
            <w:rFonts w:asciiTheme="minorHAnsi" w:hAnsiTheme="minorHAnsi" w:cstheme="minorBidi"/>
            <w:lang w:bidi="pt-PT"/>
          </w:rPr>
          <w:t xml:space="preserve"> </w:t>
        </w:r>
      </w:ins>
      <w:r w:rsidR="00E23656" w:rsidRPr="008F18EC">
        <w:rPr>
          <w:rFonts w:asciiTheme="minorHAnsi" w:hAnsiTheme="minorHAnsi" w:cstheme="minorBidi"/>
          <w:lang w:bidi="pt-PT"/>
        </w:rPr>
        <w:t>investimentos obrigatórios mínimos</w:t>
      </w:r>
      <w:del w:id="256" w:author="Isabela Alves Pereira Oliveira" w:date="2025-10-18T12:28:00Z" w16du:dateUtc="2025-10-18T15:28:00Z">
        <w:r w:rsidR="00E23656" w:rsidRPr="008F18EC" w:rsidDel="002C1ABF">
          <w:rPr>
            <w:rFonts w:asciiTheme="minorHAnsi" w:hAnsiTheme="minorHAnsi" w:cstheme="minorBidi"/>
            <w:lang w:bidi="pt-PT"/>
          </w:rPr>
          <w:delText xml:space="preserve">  </w:delText>
        </w:r>
      </w:del>
      <w:ins w:id="257" w:author="Isabela Alves Pereira Oliveira" w:date="2025-10-18T12:28:00Z" w16du:dateUtc="2025-10-18T15:28:00Z">
        <w:r w:rsidR="002C1ABF">
          <w:rPr>
            <w:rFonts w:asciiTheme="minorHAnsi" w:hAnsiTheme="minorHAnsi" w:cstheme="minorBidi"/>
            <w:lang w:bidi="pt-PT"/>
          </w:rPr>
          <w:t xml:space="preserve"> </w:t>
        </w:r>
      </w:ins>
      <w:r w:rsidR="00E23656" w:rsidRPr="008F18EC">
        <w:rPr>
          <w:rFonts w:asciiTheme="minorHAnsi" w:hAnsiTheme="minorHAnsi" w:cstheme="minorBidi"/>
          <w:lang w:bidi="pt-PT"/>
        </w:rPr>
        <w:t xml:space="preserve">e das metas de nível de serviço dispostos no </w:t>
      </w:r>
      <w:r w:rsidR="00E23656" w:rsidRPr="008F18EC">
        <w:rPr>
          <w:rFonts w:asciiTheme="minorHAnsi" w:hAnsiTheme="minorHAnsi" w:cstheme="minorBidi"/>
          <w:b/>
          <w:bCs/>
          <w:lang w:bidi="pt-PT"/>
        </w:rPr>
        <w:t>Anexo 1</w:t>
      </w:r>
      <w:r w:rsidR="00E23656" w:rsidRPr="008F18EC">
        <w:rPr>
          <w:rFonts w:asciiTheme="minorHAnsi" w:hAnsiTheme="minorHAnsi" w:cstheme="minorBidi"/>
          <w:lang w:bidi="pt-PT"/>
        </w:rPr>
        <w:t xml:space="preserve"> </w:t>
      </w:r>
      <w:r w:rsidR="00D016E1" w:rsidRPr="008F18EC">
        <w:rPr>
          <w:rFonts w:asciiTheme="minorHAnsi" w:hAnsiTheme="minorHAnsi" w:cstheme="minorBidi"/>
          <w:lang w:bidi="pt-PT"/>
        </w:rPr>
        <w:t>ao</w:t>
      </w:r>
      <w:r w:rsidR="00E23656" w:rsidRPr="008F18EC">
        <w:rPr>
          <w:rFonts w:asciiTheme="minorHAnsi" w:hAnsiTheme="minorHAnsi" w:cstheme="minorBidi"/>
          <w:lang w:bidi="pt-PT"/>
        </w:rPr>
        <w:t xml:space="preserve"> </w:t>
      </w:r>
      <w:r w:rsidR="00E23656" w:rsidRPr="008F18EC">
        <w:rPr>
          <w:rFonts w:asciiTheme="minorHAnsi" w:hAnsiTheme="minorHAnsi" w:cstheme="minorBidi"/>
          <w:b/>
          <w:bCs/>
          <w:lang w:bidi="pt-PT"/>
        </w:rPr>
        <w:t>Contrato de Concessão</w:t>
      </w:r>
      <w:r w:rsidR="00E23656" w:rsidRPr="008F18EC">
        <w:rPr>
          <w:rFonts w:asciiTheme="minorHAnsi" w:hAnsiTheme="minorHAnsi" w:cstheme="minorBidi"/>
          <w:lang w:bidi="pt-PT"/>
        </w:rPr>
        <w:t xml:space="preserve">, com as especificações técnicas e de desempenho a serem desenvolvidas pela </w:t>
      </w:r>
      <w:r w:rsidR="00E23656" w:rsidRPr="008F18EC">
        <w:rPr>
          <w:rFonts w:asciiTheme="minorHAnsi" w:hAnsiTheme="minorHAnsi" w:cstheme="minorBidi"/>
          <w:b/>
          <w:bCs/>
          <w:lang w:bidi="pt-PT"/>
        </w:rPr>
        <w:t>Concessionária</w:t>
      </w:r>
      <w:r w:rsidR="00E23656" w:rsidRPr="008F18EC">
        <w:rPr>
          <w:rFonts w:asciiTheme="minorHAnsi" w:hAnsiTheme="minorHAnsi" w:cstheme="minorBidi"/>
          <w:lang w:bidi="pt-PT"/>
        </w:rPr>
        <w:t xml:space="preserve">, com vistas ao atendimento das </w:t>
      </w:r>
      <w:r w:rsidR="00D016E1" w:rsidRPr="008F18EC">
        <w:rPr>
          <w:rFonts w:asciiTheme="minorHAnsi" w:hAnsiTheme="minorHAnsi" w:cstheme="minorBidi"/>
          <w:lang w:bidi="pt-PT"/>
        </w:rPr>
        <w:t>a</w:t>
      </w:r>
      <w:r w:rsidR="00E23656" w:rsidRPr="008F18EC">
        <w:rPr>
          <w:rFonts w:asciiTheme="minorHAnsi" w:hAnsiTheme="minorHAnsi" w:cstheme="minorBidi"/>
          <w:lang w:bidi="pt-PT"/>
        </w:rPr>
        <w:t xml:space="preserve">tividades, dos </w:t>
      </w:r>
      <w:r w:rsidR="00D016E1" w:rsidRPr="008F18EC">
        <w:rPr>
          <w:rFonts w:asciiTheme="minorHAnsi" w:hAnsiTheme="minorHAnsi" w:cstheme="minorBidi"/>
          <w:lang w:bidi="pt-PT"/>
        </w:rPr>
        <w:t>parâmetros técnico-operacionais da infraestrutura</w:t>
      </w:r>
      <w:r w:rsidR="00E23656" w:rsidRPr="008F18EC">
        <w:rPr>
          <w:rFonts w:asciiTheme="minorHAnsi" w:hAnsiTheme="minorHAnsi" w:cstheme="minorBidi"/>
          <w:lang w:bidi="pt-PT"/>
        </w:rPr>
        <w:t xml:space="preserve"> e do </w:t>
      </w:r>
      <w:r w:rsidR="00E23656" w:rsidRPr="008F18EC">
        <w:rPr>
          <w:rFonts w:asciiTheme="minorHAnsi" w:hAnsiTheme="minorHAnsi" w:cstheme="minorBidi"/>
          <w:b/>
          <w:bCs/>
          <w:lang w:bidi="pt-PT"/>
        </w:rPr>
        <w:t>Anexo 1</w:t>
      </w:r>
      <w:r w:rsidR="00E23656" w:rsidRPr="008F18EC">
        <w:rPr>
          <w:rFonts w:asciiTheme="minorHAnsi" w:hAnsiTheme="minorHAnsi" w:cstheme="minorBidi"/>
          <w:lang w:bidi="pt-PT"/>
        </w:rPr>
        <w:t xml:space="preserve"> do </w:t>
      </w:r>
      <w:r w:rsidR="00E23656" w:rsidRPr="008F18EC">
        <w:rPr>
          <w:rFonts w:asciiTheme="minorHAnsi" w:hAnsiTheme="minorHAnsi" w:cstheme="minorBidi"/>
          <w:b/>
          <w:bCs/>
          <w:lang w:bidi="pt-PT"/>
        </w:rPr>
        <w:t>Contrato de Concessão</w:t>
      </w:r>
      <w:r w:rsidR="006778E2" w:rsidRPr="008F18EC">
        <w:rPr>
          <w:rFonts w:asciiTheme="minorHAnsi" w:hAnsiTheme="minorHAnsi" w:cstheme="minorBidi"/>
        </w:rPr>
        <w:t>;</w:t>
      </w:r>
    </w:p>
    <w:p w14:paraId="03B602C9" w14:textId="5EEADF89"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Poder Concedente</w:t>
      </w:r>
      <w:r w:rsidRPr="008F18EC">
        <w:rPr>
          <w:rFonts w:asciiTheme="minorHAnsi" w:hAnsiTheme="minorHAnsi" w:cstheme="minorHAnsi"/>
        </w:rPr>
        <w:t xml:space="preserve">: </w:t>
      </w:r>
      <w:r w:rsidR="0068315F" w:rsidRPr="008F18EC">
        <w:rPr>
          <w:rFonts w:asciiTheme="minorHAnsi" w:hAnsiTheme="minorHAnsi" w:cstheme="minorHAnsi"/>
        </w:rPr>
        <w:t xml:space="preserve">A </w:t>
      </w:r>
      <w:r w:rsidR="0068315F" w:rsidRPr="008F18EC">
        <w:rPr>
          <w:rFonts w:asciiTheme="minorHAnsi" w:hAnsiTheme="minorHAnsi" w:cstheme="minorHAnsi"/>
          <w:b/>
          <w:bCs/>
        </w:rPr>
        <w:t>União</w:t>
      </w:r>
      <w:r w:rsidR="0068315F" w:rsidRPr="008F18EC">
        <w:rPr>
          <w:rFonts w:asciiTheme="minorHAnsi" w:hAnsiTheme="minorHAnsi" w:cstheme="minorHAnsi"/>
        </w:rPr>
        <w:t xml:space="preserve">, pessoa jurídica de direito público interno, com sede em Brasília, Distrito Federal, por intermédio do </w:t>
      </w:r>
      <w:r w:rsidR="0068315F" w:rsidRPr="008F18EC">
        <w:rPr>
          <w:rFonts w:asciiTheme="minorHAnsi" w:hAnsiTheme="minorHAnsi" w:cstheme="minorHAnsi"/>
          <w:b/>
          <w:bCs/>
        </w:rPr>
        <w:t>Ministério de Portos e Aeroportos</w:t>
      </w:r>
      <w:r w:rsidR="0068315F" w:rsidRPr="008F18EC">
        <w:rPr>
          <w:rFonts w:asciiTheme="minorHAnsi" w:hAnsiTheme="minorHAnsi" w:cstheme="minorHAnsi"/>
        </w:rPr>
        <w:t xml:space="preserve">, responsável por definir as diretrizes para a realização dos procedimentos licitatórios e dos respectivos instrumentos convocatórios da </w:t>
      </w:r>
      <w:r w:rsidR="0068315F" w:rsidRPr="008F18EC">
        <w:rPr>
          <w:rFonts w:asciiTheme="minorHAnsi" w:hAnsiTheme="minorHAnsi" w:cstheme="minorHAnsi"/>
          <w:b/>
          <w:bCs/>
        </w:rPr>
        <w:t>Concessão</w:t>
      </w:r>
      <w:r w:rsidR="0068315F" w:rsidRPr="008F18EC">
        <w:rPr>
          <w:rFonts w:asciiTheme="minorHAnsi" w:hAnsiTheme="minorHAnsi" w:cstheme="minorHAnsi"/>
        </w:rPr>
        <w:t xml:space="preserve"> do </w:t>
      </w:r>
      <w:r w:rsidR="0068315F" w:rsidRPr="008F18EC">
        <w:rPr>
          <w:rFonts w:asciiTheme="minorHAnsi" w:hAnsiTheme="minorHAnsi" w:cstheme="minorHAnsi"/>
          <w:b/>
          <w:bCs/>
        </w:rPr>
        <w:t>Acesso Aquaviário ao Porto de Santos</w:t>
      </w:r>
      <w:r w:rsidR="006778E2" w:rsidRPr="008F18EC">
        <w:rPr>
          <w:rFonts w:asciiTheme="minorHAnsi" w:hAnsiTheme="minorHAnsi" w:cstheme="minorHAnsi"/>
        </w:rPr>
        <w:t>;</w:t>
      </w:r>
    </w:p>
    <w:p w14:paraId="78958586" w14:textId="0CC7E937"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lastRenderedPageBreak/>
        <w:t xml:space="preserve">Porto Organizado: </w:t>
      </w:r>
      <w:r w:rsidRPr="008F18EC">
        <w:rPr>
          <w:rFonts w:asciiTheme="minorHAnsi" w:hAnsiTheme="minorHAnsi" w:cstheme="minorHAnsi"/>
          <w:bCs/>
        </w:rPr>
        <w:t xml:space="preserve">Porto Organizado de </w:t>
      </w:r>
      <w:r w:rsidR="00C1735A" w:rsidRPr="008F18EC">
        <w:rPr>
          <w:rFonts w:asciiTheme="minorHAnsi" w:hAnsiTheme="minorHAnsi" w:cstheme="minorHAnsi"/>
          <w:bCs/>
        </w:rPr>
        <w:t>Santos</w:t>
      </w:r>
      <w:r w:rsidRPr="008F18EC">
        <w:rPr>
          <w:rFonts w:asciiTheme="minorHAnsi" w:hAnsiTheme="minorHAnsi" w:cstheme="minorHAnsi"/>
          <w:bCs/>
        </w:rPr>
        <w:t xml:space="preserve">, bem público cuja gestão é exercida pela </w:t>
      </w:r>
      <w:r w:rsidR="00EF0593" w:rsidRPr="008F18EC">
        <w:rPr>
          <w:rFonts w:asciiTheme="minorHAnsi" w:hAnsiTheme="minorHAnsi" w:cstheme="minorHAnsi"/>
          <w:b/>
        </w:rPr>
        <w:t>APS</w:t>
      </w:r>
      <w:r w:rsidRPr="008F18EC">
        <w:rPr>
          <w:rFonts w:asciiTheme="minorHAnsi" w:hAnsiTheme="minorHAnsi" w:cstheme="minorHAnsi"/>
          <w:bCs/>
        </w:rPr>
        <w:t xml:space="preserve">, </w:t>
      </w:r>
      <w:r w:rsidR="00225092" w:rsidRPr="008F18EC">
        <w:rPr>
          <w:rFonts w:asciiTheme="minorHAnsi" w:hAnsiTheme="minorHAnsi" w:cstheme="minorHAnsi"/>
          <w:bCs/>
        </w:rPr>
        <w:t xml:space="preserve">enquanto </w:t>
      </w:r>
      <w:r w:rsidR="00225092" w:rsidRPr="008F18EC">
        <w:rPr>
          <w:rFonts w:asciiTheme="minorHAnsi" w:hAnsiTheme="minorHAnsi" w:cstheme="minorHAnsi"/>
          <w:b/>
          <w:bCs/>
        </w:rPr>
        <w:t>Administração do Porto</w:t>
      </w:r>
      <w:r w:rsidR="00225092" w:rsidRPr="008F18EC">
        <w:rPr>
          <w:rFonts w:asciiTheme="minorHAnsi" w:hAnsiTheme="minorHAnsi" w:cstheme="minorHAnsi"/>
          <w:bCs/>
        </w:rPr>
        <w:t xml:space="preserve">, </w:t>
      </w:r>
      <w:r w:rsidRPr="008F18EC">
        <w:rPr>
          <w:rFonts w:asciiTheme="minorHAnsi" w:hAnsiTheme="minorHAnsi" w:cstheme="minorHAnsi"/>
          <w:bCs/>
        </w:rPr>
        <w:t xml:space="preserve">construído e aparelhado para atender a necessidades de navegação, de movimentação de passageiros ou de movimentação e armazenagem de mercadorias, considerando os termos </w:t>
      </w:r>
      <w:r w:rsidR="00CE078D" w:rsidRPr="008F18EC">
        <w:rPr>
          <w:rFonts w:asciiTheme="minorHAnsi" w:hAnsiTheme="minorHAnsi" w:cstheme="minorHAnsi"/>
          <w:bCs/>
        </w:rPr>
        <w:t xml:space="preserve">do </w:t>
      </w:r>
      <w:r w:rsidRPr="008F18EC">
        <w:rPr>
          <w:rFonts w:asciiTheme="minorHAnsi" w:hAnsiTheme="minorHAnsi" w:cstheme="minorHAnsi"/>
          <w:b/>
          <w:bCs/>
        </w:rPr>
        <w:t>Edital</w:t>
      </w:r>
      <w:r w:rsidRPr="008F18EC">
        <w:rPr>
          <w:rFonts w:asciiTheme="minorHAnsi" w:hAnsiTheme="minorHAnsi" w:cstheme="minorHAnsi"/>
          <w:bCs/>
        </w:rPr>
        <w:t xml:space="preserve"> e do </w:t>
      </w:r>
      <w:r w:rsidRPr="008F18EC">
        <w:rPr>
          <w:rFonts w:asciiTheme="minorHAnsi" w:hAnsiTheme="minorHAnsi" w:cstheme="minorHAnsi"/>
          <w:b/>
          <w:bCs/>
        </w:rPr>
        <w:t>Contrato de Concessão</w:t>
      </w:r>
      <w:r w:rsidRPr="008F18EC">
        <w:rPr>
          <w:rFonts w:asciiTheme="minorHAnsi" w:hAnsiTheme="minorHAnsi" w:cstheme="minorHAnsi"/>
        </w:rPr>
        <w:t>;</w:t>
      </w:r>
    </w:p>
    <w:p w14:paraId="2A2627D5" w14:textId="5089BCC0"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Proponente: </w:t>
      </w:r>
      <w:r w:rsidRPr="008F18EC">
        <w:rPr>
          <w:rFonts w:asciiTheme="minorHAnsi" w:hAnsiTheme="minorHAnsi" w:cstheme="minorHAnsi"/>
        </w:rPr>
        <w:t xml:space="preserve">Participante do </w:t>
      </w:r>
      <w:r w:rsidRPr="008F18EC">
        <w:rPr>
          <w:rFonts w:asciiTheme="minorHAnsi" w:hAnsiTheme="minorHAnsi" w:cstheme="minorHAnsi"/>
          <w:b/>
          <w:bCs/>
        </w:rPr>
        <w:t>Leilão</w:t>
      </w:r>
      <w:r w:rsidRPr="008F18EC">
        <w:rPr>
          <w:rFonts w:asciiTheme="minorHAnsi" w:hAnsiTheme="minorHAnsi" w:cstheme="minorHAnsi"/>
        </w:rPr>
        <w:t xml:space="preserve">, atuando individualmente ou </w:t>
      </w:r>
      <w:r w:rsidR="003668F9" w:rsidRPr="008F18EC">
        <w:rPr>
          <w:rFonts w:asciiTheme="minorHAnsi" w:hAnsiTheme="minorHAnsi" w:cstheme="minorHAnsi"/>
        </w:rPr>
        <w:t>em</w:t>
      </w:r>
      <w:r w:rsidRPr="008F18EC">
        <w:rPr>
          <w:rFonts w:asciiTheme="minorHAnsi" w:hAnsiTheme="minorHAnsi" w:cstheme="minorHAnsi"/>
        </w:rPr>
        <w:t xml:space="preserve"> </w:t>
      </w:r>
      <w:r w:rsidRPr="008F18EC">
        <w:rPr>
          <w:rFonts w:asciiTheme="minorHAnsi" w:hAnsiTheme="minorHAnsi" w:cstheme="minorHAnsi"/>
          <w:b/>
          <w:bCs/>
        </w:rPr>
        <w:t>Consórcio</w:t>
      </w:r>
      <w:r w:rsidRPr="008F18EC">
        <w:rPr>
          <w:rFonts w:asciiTheme="minorHAnsi" w:hAnsiTheme="minorHAnsi" w:cstheme="minorHAnsi"/>
        </w:rPr>
        <w:t>, nos termos do Capítulo III;</w:t>
      </w:r>
    </w:p>
    <w:p w14:paraId="2AC7BE3F" w14:textId="61F449BD" w:rsidR="00495369" w:rsidRPr="008F18EC" w:rsidRDefault="00495369" w:rsidP="00495369">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Proponente Classificada: Proponente</w:t>
      </w:r>
      <w:r w:rsidRPr="008F18EC">
        <w:rPr>
          <w:rFonts w:asciiTheme="minorHAnsi" w:hAnsiTheme="minorHAnsi" w:cstheme="minorHAnsi"/>
        </w:rPr>
        <w:t xml:space="preserve"> cuja </w:t>
      </w:r>
      <w:r w:rsidRPr="008F18EC">
        <w:rPr>
          <w:rFonts w:asciiTheme="minorHAnsi" w:hAnsiTheme="minorHAnsi" w:cstheme="minorHAnsi"/>
          <w:b/>
          <w:bCs/>
        </w:rPr>
        <w:t>Proposta Econômica</w:t>
      </w:r>
      <w:r w:rsidRPr="008F18EC">
        <w:rPr>
          <w:rFonts w:asciiTheme="minorHAnsi" w:hAnsiTheme="minorHAnsi" w:cstheme="minorHAnsi"/>
        </w:rPr>
        <w:t xml:space="preserve"> ofertada atenda à totalidade das exigências estabelecidas na legislação e regulamentação aplicáveis</w:t>
      </w:r>
      <w:r w:rsidR="00EF48BE" w:rsidRPr="008F18EC">
        <w:rPr>
          <w:rFonts w:asciiTheme="minorHAnsi" w:hAnsiTheme="minorHAnsi" w:cstheme="minorHAnsi"/>
        </w:rPr>
        <w:t>,</w:t>
      </w:r>
      <w:r w:rsidRPr="008F18EC">
        <w:rPr>
          <w:rFonts w:asciiTheme="minorHAnsi" w:hAnsiTheme="minorHAnsi" w:cstheme="minorHAnsi"/>
        </w:rPr>
        <w:t xml:space="preserve"> e esteja submetida às condições e aos termos previstos neste</w:t>
      </w:r>
      <w:r w:rsidRPr="008F18EC">
        <w:rPr>
          <w:rFonts w:asciiTheme="minorHAnsi" w:hAnsiTheme="minorHAnsi" w:cstheme="minorHAnsi"/>
          <w:spacing w:val="-4"/>
        </w:rPr>
        <w:t xml:space="preserve"> </w:t>
      </w:r>
      <w:r w:rsidRPr="008F18EC">
        <w:rPr>
          <w:rFonts w:asciiTheme="minorHAnsi" w:hAnsiTheme="minorHAnsi" w:cstheme="minorHAnsi"/>
          <w:b/>
          <w:bCs/>
        </w:rPr>
        <w:t>Edital</w:t>
      </w:r>
      <w:r w:rsidRPr="008F18EC">
        <w:rPr>
          <w:rFonts w:asciiTheme="minorHAnsi" w:hAnsiTheme="minorHAnsi" w:cstheme="minorHAnsi"/>
        </w:rPr>
        <w:t>;</w:t>
      </w:r>
    </w:p>
    <w:p w14:paraId="14D2EF19" w14:textId="4F1AE19F"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Proposta Econômica: </w:t>
      </w:r>
      <w:r w:rsidRPr="008F18EC">
        <w:rPr>
          <w:rFonts w:asciiTheme="minorHAnsi" w:hAnsiTheme="minorHAnsi" w:cstheme="minorHAnsi"/>
        </w:rPr>
        <w:t xml:space="preserve">Proposta apresentada pela </w:t>
      </w:r>
      <w:r w:rsidRPr="008F18EC">
        <w:rPr>
          <w:rFonts w:asciiTheme="minorHAnsi" w:hAnsiTheme="minorHAnsi" w:cstheme="minorHAnsi"/>
          <w:b/>
          <w:bCs/>
        </w:rPr>
        <w:t xml:space="preserve">Proponente </w:t>
      </w:r>
      <w:r w:rsidRPr="008F18EC">
        <w:rPr>
          <w:rFonts w:asciiTheme="minorHAnsi" w:hAnsiTheme="minorHAnsi" w:cstheme="minorHAnsi"/>
        </w:rPr>
        <w:t xml:space="preserve">no âmbito do </w:t>
      </w:r>
      <w:r w:rsidRPr="008F18EC">
        <w:rPr>
          <w:rFonts w:asciiTheme="minorHAnsi" w:hAnsiTheme="minorHAnsi" w:cstheme="minorHAnsi"/>
          <w:b/>
          <w:bCs/>
        </w:rPr>
        <w:t>Leilão</w:t>
      </w:r>
      <w:r w:rsidRPr="008F18EC">
        <w:rPr>
          <w:rFonts w:asciiTheme="minorHAnsi" w:hAnsiTheme="minorHAnsi" w:cstheme="minorHAnsi"/>
        </w:rPr>
        <w:t xml:space="preserve">, que deverá conter o </w:t>
      </w:r>
      <w:bookmarkStart w:id="258" w:name="_Hlk91841000"/>
      <w:r w:rsidRPr="008F18EC">
        <w:rPr>
          <w:rFonts w:asciiTheme="minorHAnsi" w:hAnsiTheme="minorHAnsi" w:cstheme="minorHAnsi"/>
        </w:rPr>
        <w:t xml:space="preserve">valor de </w:t>
      </w:r>
      <w:r w:rsidRPr="008F18EC">
        <w:rPr>
          <w:rFonts w:asciiTheme="minorHAnsi" w:hAnsiTheme="minorHAnsi" w:cstheme="minorHAnsi"/>
          <w:b/>
          <w:bCs/>
        </w:rPr>
        <w:t xml:space="preserve">Desconto sobre a </w:t>
      </w:r>
      <w:r w:rsidR="009060BE" w:rsidRPr="008F18EC">
        <w:rPr>
          <w:rFonts w:asciiTheme="minorHAnsi" w:hAnsiTheme="minorHAnsi" w:cstheme="minorHAnsi"/>
          <w:b/>
          <w:bCs/>
        </w:rPr>
        <w:t xml:space="preserve">Tarifa de Referência </w:t>
      </w:r>
      <w:proofErr w:type="spellStart"/>
      <w:r w:rsidR="009060BE" w:rsidRPr="008F18EC">
        <w:rPr>
          <w:rFonts w:asciiTheme="minorHAnsi" w:hAnsiTheme="minorHAnsi" w:cstheme="minorHAnsi"/>
          <w:b/>
          <w:bCs/>
        </w:rPr>
        <w:t>Pré</w:t>
      </w:r>
      <w:proofErr w:type="spellEnd"/>
      <w:r w:rsidR="009060BE" w:rsidRPr="008F18EC">
        <w:rPr>
          <w:rFonts w:asciiTheme="minorHAnsi" w:hAnsiTheme="minorHAnsi" w:cstheme="minorHAnsi"/>
          <w:b/>
          <w:bCs/>
        </w:rPr>
        <w:t>-Leilão</w:t>
      </w:r>
      <w:r w:rsidRPr="008F18EC">
        <w:rPr>
          <w:rFonts w:asciiTheme="minorHAnsi" w:hAnsiTheme="minorHAnsi" w:cstheme="minorHAnsi"/>
        </w:rPr>
        <w:t xml:space="preserve"> e o </w:t>
      </w:r>
      <w:r w:rsidRPr="008F18EC">
        <w:rPr>
          <w:rFonts w:asciiTheme="minorHAnsi" w:hAnsiTheme="minorHAnsi" w:cstheme="minorHAnsi"/>
          <w:b/>
          <w:bCs/>
        </w:rPr>
        <w:t>Valor de Outorga</w:t>
      </w:r>
      <w:bookmarkEnd w:id="258"/>
      <w:r w:rsidRPr="008F18EC">
        <w:rPr>
          <w:rFonts w:asciiTheme="minorHAnsi" w:hAnsiTheme="minorHAnsi" w:cstheme="minorHAnsi"/>
        </w:rPr>
        <w:t>,</w:t>
      </w:r>
      <w:r w:rsidRPr="008F18EC">
        <w:rPr>
          <w:rFonts w:asciiTheme="minorHAnsi" w:hAnsiTheme="minorHAnsi" w:cstheme="minorHAnsi"/>
          <w:b/>
          <w:bCs/>
        </w:rPr>
        <w:t xml:space="preserve"> </w:t>
      </w:r>
      <w:r w:rsidRPr="008F18EC">
        <w:rPr>
          <w:rFonts w:asciiTheme="minorHAnsi" w:hAnsiTheme="minorHAnsi" w:cstheme="minorHAnsi"/>
        </w:rPr>
        <w:t xml:space="preserve">e atender às exigências previstas neste </w:t>
      </w:r>
      <w:r w:rsidRPr="008F18EC">
        <w:rPr>
          <w:rFonts w:asciiTheme="minorHAnsi" w:hAnsiTheme="minorHAnsi" w:cstheme="minorHAnsi"/>
          <w:b/>
          <w:bCs/>
        </w:rPr>
        <w:t>Edital</w:t>
      </w:r>
      <w:r w:rsidRPr="008F18EC">
        <w:rPr>
          <w:rFonts w:asciiTheme="minorHAnsi" w:hAnsiTheme="minorHAnsi" w:cstheme="minorHAnsi"/>
        </w:rPr>
        <w:t>;</w:t>
      </w:r>
    </w:p>
    <w:p w14:paraId="7B2B47F4" w14:textId="77777777"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Representantes Credenciados: </w:t>
      </w:r>
      <w:r w:rsidRPr="008F18EC">
        <w:rPr>
          <w:rFonts w:asciiTheme="minorHAnsi" w:hAnsiTheme="minorHAnsi" w:cstheme="minorHAnsi"/>
        </w:rPr>
        <w:t xml:space="preserve">Pessoas físicas autorizadas a representar as </w:t>
      </w:r>
      <w:r w:rsidRPr="008F18EC">
        <w:rPr>
          <w:rFonts w:asciiTheme="minorHAnsi" w:hAnsiTheme="minorHAnsi" w:cstheme="minorHAnsi"/>
          <w:b/>
          <w:bCs/>
        </w:rPr>
        <w:t>Proponentes</w:t>
      </w:r>
      <w:r w:rsidRPr="008F18EC">
        <w:rPr>
          <w:rFonts w:asciiTheme="minorHAnsi" w:hAnsiTheme="minorHAnsi" w:cstheme="minorHAnsi"/>
        </w:rPr>
        <w:t xml:space="preserve"> em todos os documentos e atos relacionados ao </w:t>
      </w:r>
      <w:r w:rsidRPr="008F18EC">
        <w:rPr>
          <w:rFonts w:asciiTheme="minorHAnsi" w:hAnsiTheme="minorHAnsi" w:cstheme="minorHAnsi"/>
          <w:b/>
          <w:bCs/>
        </w:rPr>
        <w:t>Leilão</w:t>
      </w:r>
      <w:r w:rsidRPr="008F18EC">
        <w:rPr>
          <w:rFonts w:asciiTheme="minorHAnsi" w:hAnsiTheme="minorHAnsi" w:cstheme="minorHAnsi"/>
        </w:rPr>
        <w:t>;</w:t>
      </w:r>
    </w:p>
    <w:p w14:paraId="46744C7C" w14:textId="77777777"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RFB</w:t>
      </w:r>
      <w:r w:rsidRPr="008F18EC">
        <w:rPr>
          <w:rFonts w:asciiTheme="minorHAnsi" w:hAnsiTheme="minorHAnsi" w:cstheme="minorHAnsi"/>
        </w:rPr>
        <w:t xml:space="preserve">: Receita Federal do Brasil; </w:t>
      </w:r>
    </w:p>
    <w:p w14:paraId="76A6F9CD" w14:textId="3C5174A7"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Sessão Pública do Leilão: </w:t>
      </w:r>
      <w:r w:rsidR="00A66149" w:rsidRPr="008F18EC">
        <w:rPr>
          <w:rFonts w:asciiTheme="minorHAnsi" w:hAnsiTheme="minorHAnsi" w:cstheme="minorHAnsi"/>
        </w:rPr>
        <w:t>S</w:t>
      </w:r>
      <w:r w:rsidRPr="008F18EC">
        <w:rPr>
          <w:rFonts w:asciiTheme="minorHAnsi" w:hAnsiTheme="minorHAnsi" w:cstheme="minorHAnsi"/>
        </w:rPr>
        <w:t xml:space="preserve">essão pública presencial para abertura e classificação das </w:t>
      </w:r>
      <w:r w:rsidRPr="008F18EC">
        <w:rPr>
          <w:rFonts w:asciiTheme="minorHAnsi" w:hAnsiTheme="minorHAnsi" w:cstheme="minorHAnsi"/>
          <w:b/>
          <w:bCs/>
        </w:rPr>
        <w:t>Propostas Econômicas</w:t>
      </w:r>
      <w:r w:rsidRPr="008F18EC">
        <w:rPr>
          <w:rFonts w:asciiTheme="minorHAnsi" w:hAnsiTheme="minorHAnsi" w:cstheme="minorHAnsi"/>
        </w:rPr>
        <w:t xml:space="preserve"> entregues pelas </w:t>
      </w:r>
      <w:r w:rsidRPr="008F18EC">
        <w:rPr>
          <w:rFonts w:asciiTheme="minorHAnsi" w:hAnsiTheme="minorHAnsi" w:cstheme="minorHAnsi"/>
          <w:b/>
          <w:bCs/>
        </w:rPr>
        <w:t>Proponentes</w:t>
      </w:r>
      <w:r w:rsidRPr="008F18EC">
        <w:rPr>
          <w:rFonts w:asciiTheme="minorHAnsi" w:hAnsiTheme="minorHAnsi" w:cstheme="minorHAnsi"/>
        </w:rPr>
        <w:t>, bem como para a etapa de viva-voz, se aplicável;</w:t>
      </w:r>
    </w:p>
    <w:p w14:paraId="7ECA159F" w14:textId="3DF0BA3C"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SUSEP:</w:t>
      </w:r>
      <w:r w:rsidRPr="008F18EC">
        <w:rPr>
          <w:rFonts w:asciiTheme="minorHAnsi" w:hAnsiTheme="minorHAnsi" w:cstheme="minorHAnsi"/>
        </w:rPr>
        <w:t xml:space="preserve"> Superintendência de Seguros Privados; </w:t>
      </w:r>
    </w:p>
    <w:p w14:paraId="5132C54F" w14:textId="554E82BA" w:rsidR="00A35319" w:rsidRPr="008F18EC" w:rsidRDefault="00A35319"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Tabela I: </w:t>
      </w:r>
      <w:r w:rsidR="00201A1F" w:rsidRPr="008F18EC">
        <w:rPr>
          <w:rFonts w:asciiTheme="minorHAnsi" w:hAnsiTheme="minorHAnsi" w:cstheme="minorHAnsi"/>
        </w:rPr>
        <w:t xml:space="preserve">Agrupamento específico de tarifas integrantes da estrutura tarifária do </w:t>
      </w:r>
      <w:r w:rsidR="00201A1F" w:rsidRPr="008F18EC">
        <w:rPr>
          <w:rFonts w:asciiTheme="minorHAnsi" w:hAnsiTheme="minorHAnsi" w:cstheme="minorHAnsi"/>
          <w:b/>
          <w:bCs/>
        </w:rPr>
        <w:t>Porto Organizado</w:t>
      </w:r>
      <w:r w:rsidR="00201A1F" w:rsidRPr="008F18EC">
        <w:rPr>
          <w:rFonts w:asciiTheme="minorHAnsi" w:hAnsiTheme="minorHAnsi" w:cstheme="minorHAnsi"/>
        </w:rPr>
        <w:t xml:space="preserve">, que têm a função de remunerar a prestação de serviços pela </w:t>
      </w:r>
      <w:r w:rsidR="00201A1F" w:rsidRPr="008F18EC">
        <w:rPr>
          <w:rFonts w:asciiTheme="minorHAnsi" w:hAnsiTheme="minorHAnsi" w:cstheme="minorHAnsi"/>
          <w:b/>
          <w:bCs/>
        </w:rPr>
        <w:t>Concessionária</w:t>
      </w:r>
      <w:r w:rsidR="00201A1F" w:rsidRPr="008F18EC">
        <w:rPr>
          <w:rFonts w:asciiTheme="minorHAnsi" w:hAnsiTheme="minorHAnsi" w:cstheme="minorHAnsi"/>
        </w:rPr>
        <w:t xml:space="preserve"> aos </w:t>
      </w:r>
      <w:r w:rsidR="00201A1F" w:rsidRPr="008F18EC">
        <w:rPr>
          <w:rFonts w:asciiTheme="minorHAnsi" w:hAnsiTheme="minorHAnsi" w:cstheme="minorHAnsi"/>
          <w:b/>
          <w:bCs/>
        </w:rPr>
        <w:t>Usuários</w:t>
      </w:r>
      <w:r w:rsidR="00201A1F" w:rsidRPr="008F18EC">
        <w:rPr>
          <w:rFonts w:asciiTheme="minorHAnsi" w:hAnsiTheme="minorHAnsi" w:cstheme="minorHAnsi"/>
        </w:rPr>
        <w:t xml:space="preserve"> relativos ao </w:t>
      </w:r>
      <w:r w:rsidR="00201A1F" w:rsidRPr="008F18EC">
        <w:rPr>
          <w:rFonts w:asciiTheme="minorHAnsi" w:hAnsiTheme="minorHAnsi" w:cstheme="minorHAnsi"/>
          <w:b/>
          <w:bCs/>
        </w:rPr>
        <w:t>Acesso Aquaviário ao Porto de Santos</w:t>
      </w:r>
      <w:r w:rsidR="00201A1F" w:rsidRPr="008F18EC">
        <w:rPr>
          <w:rFonts w:asciiTheme="minorHAnsi" w:hAnsiTheme="minorHAnsi" w:cstheme="minorHAnsi"/>
        </w:rPr>
        <w:t xml:space="preserve">, em conformidade com o disposto neste </w:t>
      </w:r>
      <w:r w:rsidR="00201A1F" w:rsidRPr="008F18EC">
        <w:rPr>
          <w:rFonts w:asciiTheme="minorHAnsi" w:hAnsiTheme="minorHAnsi" w:cstheme="minorHAnsi"/>
          <w:b/>
          <w:bCs/>
        </w:rPr>
        <w:t xml:space="preserve">Contrato de Concessão </w:t>
      </w:r>
      <w:r w:rsidR="00201A1F" w:rsidRPr="008F18EC">
        <w:rPr>
          <w:rFonts w:asciiTheme="minorHAnsi" w:hAnsiTheme="minorHAnsi" w:cstheme="minorHAnsi"/>
        </w:rPr>
        <w:t xml:space="preserve">e na </w:t>
      </w:r>
      <w:bookmarkStart w:id="259" w:name="_Hlk181967330"/>
      <w:r w:rsidR="00201A1F" w:rsidRPr="008F18EC">
        <w:rPr>
          <w:rFonts w:asciiTheme="minorHAnsi" w:hAnsiTheme="minorHAnsi" w:cstheme="minorHAnsi"/>
        </w:rPr>
        <w:t>Resolução ANTAQ nº 61</w:t>
      </w:r>
      <w:bookmarkEnd w:id="259"/>
      <w:r w:rsidR="00201A1F" w:rsidRPr="008F18EC">
        <w:rPr>
          <w:rFonts w:asciiTheme="minorHAnsi" w:hAnsiTheme="minorHAnsi" w:cstheme="minorHAnsi"/>
        </w:rPr>
        <w:t xml:space="preserve">, de 30 de novembro de 2021, ou norma que vier a </w:t>
      </w:r>
      <w:proofErr w:type="gramStart"/>
      <w:r w:rsidR="00201A1F" w:rsidRPr="008F18EC">
        <w:rPr>
          <w:rFonts w:asciiTheme="minorHAnsi" w:hAnsiTheme="minorHAnsi" w:cstheme="minorHAnsi"/>
        </w:rPr>
        <w:t>substitu</w:t>
      </w:r>
      <w:r w:rsidR="00CB6686" w:rsidRPr="008F18EC">
        <w:rPr>
          <w:rFonts w:asciiTheme="minorHAnsi" w:hAnsiTheme="minorHAnsi" w:cstheme="minorHAnsi"/>
        </w:rPr>
        <w:t>í</w:t>
      </w:r>
      <w:r w:rsidR="00201A1F" w:rsidRPr="008F18EC">
        <w:rPr>
          <w:rFonts w:asciiTheme="minorHAnsi" w:hAnsiTheme="minorHAnsi" w:cstheme="minorHAnsi"/>
        </w:rPr>
        <w:t>-la</w:t>
      </w:r>
      <w:proofErr w:type="gramEnd"/>
      <w:r w:rsidRPr="008F18EC">
        <w:rPr>
          <w:rFonts w:asciiTheme="minorHAnsi" w:hAnsiTheme="minorHAnsi" w:cstheme="minorHAnsi"/>
        </w:rPr>
        <w:t>;</w:t>
      </w:r>
    </w:p>
    <w:p w14:paraId="481031A1" w14:textId="1BF4F287" w:rsidR="00EC5361" w:rsidRPr="008F18EC" w:rsidRDefault="00EC5361"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 xml:space="preserve">Tarifa </w:t>
      </w:r>
      <w:r w:rsidR="00B31702" w:rsidRPr="008F18EC">
        <w:rPr>
          <w:rFonts w:asciiTheme="minorHAnsi" w:hAnsiTheme="minorHAnsi" w:cstheme="minorHAnsi"/>
          <w:b/>
          <w:bCs/>
        </w:rPr>
        <w:t xml:space="preserve">de referência </w:t>
      </w:r>
      <w:proofErr w:type="spellStart"/>
      <w:r w:rsidR="0085330F" w:rsidRPr="008F18EC">
        <w:rPr>
          <w:rFonts w:asciiTheme="minorHAnsi" w:hAnsiTheme="minorHAnsi" w:cstheme="minorHAnsi"/>
          <w:b/>
          <w:bCs/>
        </w:rPr>
        <w:t>P</w:t>
      </w:r>
      <w:r w:rsidR="00B31702" w:rsidRPr="008F18EC">
        <w:rPr>
          <w:rFonts w:asciiTheme="minorHAnsi" w:hAnsiTheme="minorHAnsi" w:cstheme="minorHAnsi"/>
          <w:b/>
          <w:bCs/>
        </w:rPr>
        <w:t>ré</w:t>
      </w:r>
      <w:proofErr w:type="spellEnd"/>
      <w:r w:rsidR="00B31702" w:rsidRPr="008F18EC">
        <w:rPr>
          <w:rFonts w:asciiTheme="minorHAnsi" w:hAnsiTheme="minorHAnsi" w:cstheme="minorHAnsi"/>
          <w:b/>
          <w:bCs/>
        </w:rPr>
        <w:t>-</w:t>
      </w:r>
      <w:r w:rsidR="0085330F" w:rsidRPr="008F18EC">
        <w:rPr>
          <w:rFonts w:asciiTheme="minorHAnsi" w:hAnsiTheme="minorHAnsi" w:cstheme="minorHAnsi"/>
          <w:b/>
          <w:bCs/>
        </w:rPr>
        <w:t>L</w:t>
      </w:r>
      <w:r w:rsidR="00B31702" w:rsidRPr="008F18EC">
        <w:rPr>
          <w:rFonts w:asciiTheme="minorHAnsi" w:hAnsiTheme="minorHAnsi" w:cstheme="minorHAnsi"/>
          <w:b/>
          <w:bCs/>
        </w:rPr>
        <w:t>eilão</w:t>
      </w:r>
      <w:r w:rsidRPr="008F18EC">
        <w:rPr>
          <w:rFonts w:asciiTheme="minorHAnsi" w:hAnsiTheme="minorHAnsi" w:cstheme="minorHAnsi"/>
          <w:b/>
          <w:bCs/>
        </w:rPr>
        <w:t xml:space="preserve">: </w:t>
      </w:r>
      <w:r w:rsidRPr="008F18EC">
        <w:rPr>
          <w:rFonts w:asciiTheme="minorHAnsi" w:hAnsiTheme="minorHAnsi" w:cstheme="minorHAnsi"/>
        </w:rPr>
        <w:t xml:space="preserve">Valor de referência da </w:t>
      </w:r>
      <w:r w:rsidRPr="008F18EC">
        <w:rPr>
          <w:rFonts w:asciiTheme="minorHAnsi" w:hAnsiTheme="minorHAnsi" w:cstheme="minorHAnsi"/>
          <w:b/>
          <w:bCs/>
        </w:rPr>
        <w:t>Tabela I</w:t>
      </w:r>
      <w:r w:rsidRPr="008F18EC">
        <w:rPr>
          <w:rFonts w:asciiTheme="minorHAnsi" w:hAnsiTheme="minorHAnsi" w:cstheme="minorHAnsi"/>
        </w:rPr>
        <w:t xml:space="preserve"> para o </w:t>
      </w:r>
      <w:r w:rsidRPr="008F18EC">
        <w:rPr>
          <w:rFonts w:asciiTheme="minorHAnsi" w:hAnsiTheme="minorHAnsi" w:cstheme="minorHAnsi"/>
          <w:b/>
          <w:bCs/>
        </w:rPr>
        <w:t>Leilão</w:t>
      </w:r>
      <w:r w:rsidRPr="008F18EC">
        <w:rPr>
          <w:rFonts w:asciiTheme="minorHAnsi" w:hAnsiTheme="minorHAnsi" w:cstheme="minorHAnsi"/>
        </w:rPr>
        <w:t>, expresso em Reais (R$), em 2 (duas) casas decimais;</w:t>
      </w:r>
    </w:p>
    <w:p w14:paraId="29AC612F" w14:textId="1A21120C" w:rsidR="00C525C6"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TCU:</w:t>
      </w:r>
      <w:r w:rsidRPr="008F18EC">
        <w:rPr>
          <w:rFonts w:asciiTheme="minorHAnsi" w:hAnsiTheme="minorHAnsi" w:cstheme="minorHAnsi"/>
        </w:rPr>
        <w:t xml:space="preserve"> Tribunal de Contas da União; </w:t>
      </w:r>
      <w:r w:rsidR="00575AB4" w:rsidRPr="008F18EC">
        <w:rPr>
          <w:rFonts w:asciiTheme="minorHAnsi" w:hAnsiTheme="minorHAnsi" w:cstheme="minorHAnsi"/>
        </w:rPr>
        <w:t>e</w:t>
      </w:r>
    </w:p>
    <w:p w14:paraId="55E78F4E" w14:textId="67C4AD22" w:rsidR="00343B00" w:rsidRPr="008F18EC" w:rsidRDefault="00C525C6" w:rsidP="00C041E5">
      <w:pPr>
        <w:pStyle w:val="PargrafodaLista"/>
        <w:numPr>
          <w:ilvl w:val="2"/>
          <w:numId w:val="16"/>
        </w:numPr>
        <w:tabs>
          <w:tab w:val="left" w:pos="2664"/>
        </w:tabs>
        <w:spacing w:before="240" w:after="240" w:line="300" w:lineRule="exact"/>
        <w:ind w:left="567" w:firstLine="0"/>
        <w:rPr>
          <w:rFonts w:asciiTheme="minorHAnsi" w:hAnsiTheme="minorHAnsi" w:cstheme="minorBidi"/>
        </w:rPr>
      </w:pPr>
      <w:r w:rsidRPr="008F18EC">
        <w:rPr>
          <w:rFonts w:asciiTheme="minorHAnsi" w:hAnsiTheme="minorHAnsi" w:cstheme="minorBidi"/>
          <w:b/>
        </w:rPr>
        <w:t>Valor de Outorga:</w:t>
      </w:r>
      <w:r w:rsidRPr="008F18EC">
        <w:rPr>
          <w:rFonts w:asciiTheme="minorHAnsi" w:hAnsiTheme="minorHAnsi" w:cstheme="minorBidi"/>
        </w:rPr>
        <w:t xml:space="preserve"> </w:t>
      </w:r>
      <w:r w:rsidR="00343B00" w:rsidRPr="008F18EC">
        <w:rPr>
          <w:rFonts w:asciiTheme="minorHAnsi" w:hAnsiTheme="minorHAnsi" w:cstheme="minorBidi"/>
        </w:rPr>
        <w:t xml:space="preserve">valor apresentado na </w:t>
      </w:r>
      <w:r w:rsidR="00343B00" w:rsidRPr="008F18EC">
        <w:rPr>
          <w:rFonts w:asciiTheme="minorHAnsi" w:hAnsiTheme="minorHAnsi" w:cstheme="minorBidi"/>
          <w:b/>
        </w:rPr>
        <w:t xml:space="preserve">Proposta Econômica </w:t>
      </w:r>
      <w:r w:rsidR="0073405F" w:rsidRPr="008F18EC">
        <w:rPr>
          <w:rFonts w:asciiTheme="minorHAnsi" w:hAnsiTheme="minorHAnsi" w:cstheme="minorBidi"/>
        </w:rPr>
        <w:t>ofertada pela</w:t>
      </w:r>
      <w:r w:rsidR="00343B00" w:rsidRPr="008F18EC">
        <w:rPr>
          <w:rFonts w:asciiTheme="minorHAnsi" w:hAnsiTheme="minorHAnsi" w:cstheme="minorBidi"/>
        </w:rPr>
        <w:t xml:space="preserve"> </w:t>
      </w:r>
      <w:r w:rsidR="00343B00" w:rsidRPr="008F18EC">
        <w:rPr>
          <w:rFonts w:asciiTheme="minorHAnsi" w:hAnsiTheme="minorHAnsi" w:cstheme="minorBidi"/>
          <w:b/>
        </w:rPr>
        <w:t xml:space="preserve">Proponente </w:t>
      </w:r>
      <w:r w:rsidR="00343B00" w:rsidRPr="008F18EC">
        <w:rPr>
          <w:rFonts w:asciiTheme="minorHAnsi" w:hAnsiTheme="minorHAnsi"/>
        </w:rPr>
        <w:t xml:space="preserve">como </w:t>
      </w:r>
      <w:r w:rsidR="0073405F" w:rsidRPr="008F18EC">
        <w:rPr>
          <w:rFonts w:asciiTheme="minorHAnsi" w:hAnsiTheme="minorHAnsi"/>
        </w:rPr>
        <w:t xml:space="preserve">um dos </w:t>
      </w:r>
      <w:r w:rsidR="00343B00" w:rsidRPr="008F18EC">
        <w:rPr>
          <w:rFonts w:asciiTheme="minorHAnsi" w:hAnsiTheme="minorHAnsi"/>
        </w:rPr>
        <w:t>critério</w:t>
      </w:r>
      <w:r w:rsidR="0073405F" w:rsidRPr="008F18EC">
        <w:rPr>
          <w:rFonts w:asciiTheme="minorHAnsi" w:hAnsiTheme="minorHAnsi"/>
        </w:rPr>
        <w:t>s</w:t>
      </w:r>
      <w:r w:rsidR="00343B00" w:rsidRPr="008F18EC">
        <w:rPr>
          <w:rFonts w:asciiTheme="minorHAnsi" w:hAnsiTheme="minorHAnsi"/>
        </w:rPr>
        <w:t xml:space="preserve"> de julgamento do </w:t>
      </w:r>
      <w:r w:rsidR="00343B00" w:rsidRPr="008F18EC">
        <w:rPr>
          <w:rFonts w:asciiTheme="minorHAnsi" w:hAnsiTheme="minorHAnsi"/>
          <w:b/>
        </w:rPr>
        <w:t>Leilão</w:t>
      </w:r>
      <w:r w:rsidR="00343B00" w:rsidRPr="008F18EC">
        <w:rPr>
          <w:rFonts w:asciiTheme="minorHAnsi" w:hAnsiTheme="minorHAnsi"/>
          <w:bCs/>
        </w:rPr>
        <w:t>,</w:t>
      </w:r>
      <w:r w:rsidR="00343B00" w:rsidRPr="008F18EC">
        <w:rPr>
          <w:rFonts w:asciiTheme="minorHAnsi" w:hAnsiTheme="minorHAnsi" w:cstheme="minorBidi"/>
        </w:rPr>
        <w:t xml:space="preserve"> nos termos deste </w:t>
      </w:r>
      <w:r w:rsidR="00343B00" w:rsidRPr="008F18EC">
        <w:rPr>
          <w:rFonts w:asciiTheme="minorHAnsi" w:hAnsiTheme="minorHAnsi" w:cstheme="minorBidi"/>
          <w:b/>
        </w:rPr>
        <w:t>Edital</w:t>
      </w:r>
      <w:r w:rsidR="001F11CF" w:rsidRPr="008F18EC">
        <w:rPr>
          <w:rFonts w:asciiTheme="minorHAnsi" w:hAnsiTheme="minorHAnsi" w:cstheme="minorBidi"/>
        </w:rPr>
        <w:t>, expresso em Reais (R$), em 2 (duas) casas decimais</w:t>
      </w:r>
      <w:r w:rsidR="00343B00" w:rsidRPr="008F18EC">
        <w:rPr>
          <w:rFonts w:asciiTheme="minorHAnsi" w:hAnsiTheme="minorHAnsi" w:cstheme="minorBidi"/>
        </w:rPr>
        <w:t>.</w:t>
      </w:r>
    </w:p>
    <w:p w14:paraId="50AB87A2" w14:textId="77777777" w:rsidR="00A176F8" w:rsidRPr="008F18EC" w:rsidRDefault="00A176F8" w:rsidP="00C041E5">
      <w:pPr>
        <w:pStyle w:val="PargrafodaLista"/>
        <w:numPr>
          <w:ilvl w:val="1"/>
          <w:numId w:val="16"/>
        </w:numPr>
        <w:tabs>
          <w:tab w:val="left" w:pos="1812"/>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Exceto quando o contexto não permitir tal interpretação, as definições do </w:t>
      </w:r>
      <w:r w:rsidRPr="008F18EC">
        <w:rPr>
          <w:rFonts w:asciiTheme="minorHAnsi" w:hAnsiTheme="minorHAnsi" w:cstheme="minorHAnsi"/>
          <w:b/>
          <w:bCs/>
        </w:rPr>
        <w:t>Edital</w:t>
      </w:r>
      <w:r w:rsidRPr="008F18EC">
        <w:rPr>
          <w:rFonts w:asciiTheme="minorHAnsi" w:hAnsiTheme="minorHAnsi" w:cstheme="minorHAnsi"/>
        </w:rPr>
        <w:t xml:space="preserve"> serão igualmente aplicadas em suas formas singular e</w:t>
      </w:r>
      <w:r w:rsidRPr="008F18EC">
        <w:rPr>
          <w:rFonts w:asciiTheme="minorHAnsi" w:hAnsiTheme="minorHAnsi" w:cstheme="minorHAnsi"/>
          <w:spacing w:val="-13"/>
        </w:rPr>
        <w:t xml:space="preserve"> </w:t>
      </w:r>
      <w:r w:rsidRPr="008F18EC">
        <w:rPr>
          <w:rFonts w:asciiTheme="minorHAnsi" w:hAnsiTheme="minorHAnsi" w:cstheme="minorHAnsi"/>
        </w:rPr>
        <w:t>plural.</w:t>
      </w:r>
    </w:p>
    <w:p w14:paraId="5F7F29F7" w14:textId="2DCC4B26" w:rsidR="00A176F8" w:rsidRPr="008F18EC" w:rsidRDefault="00A176F8" w:rsidP="00C041E5">
      <w:pPr>
        <w:pStyle w:val="PargrafodaLista"/>
        <w:numPr>
          <w:ilvl w:val="1"/>
          <w:numId w:val="16"/>
        </w:numPr>
        <w:tabs>
          <w:tab w:val="left" w:pos="1814"/>
        </w:tabs>
        <w:spacing w:before="240" w:after="240" w:line="300" w:lineRule="exact"/>
        <w:ind w:left="0" w:right="291" w:firstLine="0"/>
        <w:rPr>
          <w:rFonts w:asciiTheme="minorHAnsi" w:hAnsiTheme="minorHAnsi" w:cstheme="minorHAnsi"/>
        </w:rPr>
      </w:pPr>
      <w:r w:rsidRPr="008F18EC">
        <w:rPr>
          <w:rFonts w:asciiTheme="minorHAnsi" w:hAnsiTheme="minorHAnsi" w:cstheme="minorHAnsi"/>
        </w:rPr>
        <w:t xml:space="preserve">Na contagem dos prazos estabelecidos neste </w:t>
      </w:r>
      <w:r w:rsidRPr="008F18EC">
        <w:rPr>
          <w:rFonts w:asciiTheme="minorHAnsi" w:hAnsiTheme="minorHAnsi" w:cstheme="minorHAnsi"/>
          <w:b/>
          <w:bCs/>
        </w:rPr>
        <w:t>Edital</w:t>
      </w:r>
      <w:r w:rsidRPr="008F18EC">
        <w:rPr>
          <w:rFonts w:asciiTheme="minorHAnsi" w:hAnsiTheme="minorHAnsi" w:cstheme="minorHAnsi"/>
        </w:rPr>
        <w:t xml:space="preserve"> e seus </w:t>
      </w:r>
      <w:r w:rsidR="00BF3540" w:rsidRPr="008F18EC">
        <w:rPr>
          <w:rFonts w:asciiTheme="minorHAnsi" w:hAnsiTheme="minorHAnsi" w:cstheme="minorHAnsi"/>
          <w:bCs/>
        </w:rPr>
        <w:t>a</w:t>
      </w:r>
      <w:r w:rsidRPr="008F18EC">
        <w:rPr>
          <w:rFonts w:asciiTheme="minorHAnsi" w:hAnsiTheme="minorHAnsi" w:cstheme="minorHAnsi"/>
          <w:bCs/>
        </w:rPr>
        <w:t>nexos</w:t>
      </w:r>
      <w:r w:rsidRPr="008F18EC">
        <w:rPr>
          <w:rFonts w:asciiTheme="minorHAnsi" w:hAnsiTheme="minorHAnsi" w:cstheme="minorHAnsi"/>
        </w:rPr>
        <w:t>, observar-se-á o que se segue: (i) excluir-se-á o dia de início e incluir-se-á o do vencimento; (</w:t>
      </w:r>
      <w:proofErr w:type="spellStart"/>
      <w:r w:rsidRPr="008F18EC">
        <w:rPr>
          <w:rFonts w:asciiTheme="minorHAnsi" w:hAnsiTheme="minorHAnsi" w:cstheme="minorHAnsi"/>
        </w:rPr>
        <w:t>ii</w:t>
      </w:r>
      <w:proofErr w:type="spellEnd"/>
      <w:r w:rsidRPr="008F18EC">
        <w:rPr>
          <w:rFonts w:asciiTheme="minorHAnsi" w:hAnsiTheme="minorHAnsi" w:cstheme="minorHAnsi"/>
        </w:rPr>
        <w:t xml:space="preserve">) os prazos somente serão iniciados e vencidos em dias de expediente no escritório da </w:t>
      </w:r>
      <w:r w:rsidRPr="008F18EC">
        <w:rPr>
          <w:rFonts w:asciiTheme="minorHAnsi" w:hAnsiTheme="minorHAnsi" w:cstheme="minorHAnsi"/>
          <w:b/>
          <w:bCs/>
        </w:rPr>
        <w:t>ANTAQ</w:t>
      </w:r>
      <w:r w:rsidRPr="008F18EC">
        <w:rPr>
          <w:rFonts w:asciiTheme="minorHAnsi" w:hAnsiTheme="minorHAnsi" w:cstheme="minorHAnsi"/>
        </w:rPr>
        <w:t xml:space="preserve"> localizado em </w:t>
      </w:r>
      <w:r w:rsidRPr="008F18EC">
        <w:rPr>
          <w:rFonts w:asciiTheme="minorHAnsi" w:hAnsiTheme="minorHAnsi" w:cstheme="minorHAnsi"/>
        </w:rPr>
        <w:lastRenderedPageBreak/>
        <w:t>Brasília</w:t>
      </w:r>
      <w:r w:rsidR="005D546F" w:rsidRPr="008F18EC">
        <w:rPr>
          <w:rFonts w:asciiTheme="minorHAnsi" w:hAnsiTheme="minorHAnsi" w:cstheme="minorHAnsi"/>
        </w:rPr>
        <w:t>/DF</w:t>
      </w:r>
      <w:r w:rsidRPr="008F18EC">
        <w:rPr>
          <w:rFonts w:asciiTheme="minorHAnsi" w:hAnsiTheme="minorHAnsi" w:cstheme="minorHAnsi"/>
        </w:rPr>
        <w:t>;</w:t>
      </w:r>
      <w:r w:rsidRPr="008F18EC">
        <w:rPr>
          <w:rFonts w:asciiTheme="minorHAnsi" w:hAnsiTheme="minorHAnsi" w:cstheme="minorHAnsi"/>
          <w:spacing w:val="55"/>
        </w:rPr>
        <w:t xml:space="preserve"> </w:t>
      </w:r>
      <w:r w:rsidRPr="008F18EC">
        <w:rPr>
          <w:rFonts w:asciiTheme="minorHAnsi" w:hAnsiTheme="minorHAnsi" w:cstheme="minorHAnsi"/>
        </w:rPr>
        <w:t>e</w:t>
      </w:r>
      <w:r w:rsidRPr="008F18EC">
        <w:rPr>
          <w:rFonts w:asciiTheme="minorHAnsi" w:hAnsiTheme="minorHAnsi" w:cstheme="minorHAnsi"/>
          <w:spacing w:val="51"/>
        </w:rPr>
        <w:t xml:space="preserve"> </w:t>
      </w:r>
      <w:r w:rsidRPr="008F18EC">
        <w:rPr>
          <w:rFonts w:asciiTheme="minorHAnsi" w:hAnsiTheme="minorHAnsi" w:cstheme="minorHAnsi"/>
        </w:rPr>
        <w:t>(</w:t>
      </w:r>
      <w:proofErr w:type="spellStart"/>
      <w:r w:rsidRPr="008F18EC">
        <w:rPr>
          <w:rFonts w:asciiTheme="minorHAnsi" w:hAnsiTheme="minorHAnsi" w:cstheme="minorHAnsi"/>
        </w:rPr>
        <w:t>iii</w:t>
      </w:r>
      <w:proofErr w:type="spellEnd"/>
      <w:r w:rsidRPr="008F18EC">
        <w:rPr>
          <w:rFonts w:asciiTheme="minorHAnsi" w:hAnsiTheme="minorHAnsi" w:cstheme="minorHAnsi"/>
        </w:rPr>
        <w:t>)</w:t>
      </w:r>
      <w:r w:rsidRPr="008F18EC">
        <w:rPr>
          <w:rFonts w:asciiTheme="minorHAnsi" w:hAnsiTheme="minorHAnsi" w:cstheme="minorHAnsi"/>
          <w:spacing w:val="55"/>
        </w:rPr>
        <w:t xml:space="preserve"> </w:t>
      </w:r>
      <w:r w:rsidRPr="008F18EC">
        <w:rPr>
          <w:rFonts w:asciiTheme="minorHAnsi" w:hAnsiTheme="minorHAnsi" w:cstheme="minorHAnsi"/>
        </w:rPr>
        <w:t>os</w:t>
      </w:r>
      <w:r w:rsidRPr="008F18EC">
        <w:rPr>
          <w:rFonts w:asciiTheme="minorHAnsi" w:hAnsiTheme="minorHAnsi" w:cstheme="minorHAnsi"/>
          <w:spacing w:val="54"/>
        </w:rPr>
        <w:t xml:space="preserve"> </w:t>
      </w:r>
      <w:r w:rsidRPr="008F18EC">
        <w:rPr>
          <w:rFonts w:asciiTheme="minorHAnsi" w:hAnsiTheme="minorHAnsi" w:cstheme="minorHAnsi"/>
        </w:rPr>
        <w:t>horários</w:t>
      </w:r>
      <w:r w:rsidRPr="008F18EC">
        <w:rPr>
          <w:rFonts w:asciiTheme="minorHAnsi" w:hAnsiTheme="minorHAnsi" w:cstheme="minorHAnsi"/>
          <w:spacing w:val="55"/>
        </w:rPr>
        <w:t xml:space="preserve"> </w:t>
      </w:r>
      <w:r w:rsidRPr="008F18EC">
        <w:rPr>
          <w:rFonts w:asciiTheme="minorHAnsi" w:hAnsiTheme="minorHAnsi" w:cstheme="minorHAnsi"/>
        </w:rPr>
        <w:t>previstos</w:t>
      </w:r>
      <w:r w:rsidRPr="008F18EC">
        <w:rPr>
          <w:rFonts w:asciiTheme="minorHAnsi" w:hAnsiTheme="minorHAnsi" w:cstheme="minorHAnsi"/>
          <w:spacing w:val="54"/>
        </w:rPr>
        <w:t xml:space="preserve"> </w:t>
      </w:r>
      <w:r w:rsidRPr="008F18EC">
        <w:rPr>
          <w:rFonts w:asciiTheme="minorHAnsi" w:hAnsiTheme="minorHAnsi" w:cstheme="minorHAnsi"/>
        </w:rPr>
        <w:t>neste</w:t>
      </w:r>
      <w:r w:rsidRPr="008F18EC">
        <w:rPr>
          <w:rFonts w:asciiTheme="minorHAnsi" w:hAnsiTheme="minorHAnsi" w:cstheme="minorHAnsi"/>
          <w:spacing w:val="55"/>
        </w:rPr>
        <w:t xml:space="preserve"> </w:t>
      </w:r>
      <w:r w:rsidRPr="008F18EC">
        <w:rPr>
          <w:rFonts w:asciiTheme="minorHAnsi" w:hAnsiTheme="minorHAnsi" w:cstheme="minorHAnsi"/>
          <w:b/>
          <w:bCs/>
        </w:rPr>
        <w:t>Edital</w:t>
      </w:r>
      <w:r w:rsidRPr="008F18EC">
        <w:rPr>
          <w:rFonts w:asciiTheme="minorHAnsi" w:hAnsiTheme="minorHAnsi" w:cstheme="minorHAnsi"/>
          <w:spacing w:val="52"/>
        </w:rPr>
        <w:t xml:space="preserve"> </w:t>
      </w:r>
      <w:r w:rsidRPr="008F18EC">
        <w:rPr>
          <w:rFonts w:asciiTheme="minorHAnsi" w:hAnsiTheme="minorHAnsi" w:cstheme="minorHAnsi"/>
        </w:rPr>
        <w:t>se referem ao horário oficial de Brasília.</w:t>
      </w:r>
    </w:p>
    <w:p w14:paraId="5176FA91" w14:textId="37174AB1" w:rsidR="00C5463A" w:rsidRPr="008F18EC" w:rsidRDefault="00C5463A" w:rsidP="00EF6D37">
      <w:pPr>
        <w:pStyle w:val="PargrafodaLista"/>
        <w:numPr>
          <w:ilvl w:val="2"/>
          <w:numId w:val="16"/>
        </w:numPr>
        <w:tabs>
          <w:tab w:val="left" w:pos="1814"/>
        </w:tabs>
        <w:spacing w:before="240" w:after="240" w:line="300" w:lineRule="exact"/>
        <w:ind w:left="567" w:right="-7" w:firstLine="0"/>
        <w:rPr>
          <w:rFonts w:asciiTheme="minorHAnsi" w:hAnsiTheme="minorHAnsi" w:cstheme="minorHAnsi"/>
        </w:rPr>
      </w:pPr>
      <w:bookmarkStart w:id="260" w:name="_Hlk106619825"/>
      <w:r w:rsidRPr="008F18EC">
        <w:rPr>
          <w:rFonts w:asciiTheme="minorHAnsi" w:hAnsiTheme="minorHAnsi" w:cstheme="minorHAnsi"/>
        </w:rPr>
        <w:t xml:space="preserve">Como regra, os prazos estabelecidos neste </w:t>
      </w:r>
      <w:r w:rsidRPr="008F18EC">
        <w:rPr>
          <w:rFonts w:asciiTheme="minorHAnsi" w:hAnsiTheme="minorHAnsi" w:cstheme="minorHAnsi"/>
          <w:b/>
          <w:bCs/>
        </w:rPr>
        <w:t>Edital</w:t>
      </w:r>
      <w:r w:rsidRPr="008F18EC">
        <w:rPr>
          <w:rFonts w:asciiTheme="minorHAnsi" w:hAnsiTheme="minorHAnsi" w:cstheme="minorHAnsi"/>
        </w:rPr>
        <w:t xml:space="preserve"> contam-se em dias corridos. Os prazos serão contados em dias úteis apenas quando assim expressamente indicado neste </w:t>
      </w:r>
      <w:r w:rsidRPr="008F18EC">
        <w:rPr>
          <w:rFonts w:asciiTheme="minorHAnsi" w:hAnsiTheme="minorHAnsi" w:cstheme="minorHAnsi"/>
          <w:b/>
          <w:bCs/>
        </w:rPr>
        <w:t>Edital</w:t>
      </w:r>
      <w:bookmarkEnd w:id="260"/>
      <w:r w:rsidRPr="008F18EC">
        <w:rPr>
          <w:rFonts w:asciiTheme="minorHAnsi" w:hAnsiTheme="minorHAnsi" w:cstheme="minorHAnsi"/>
        </w:rPr>
        <w:t>.</w:t>
      </w:r>
    </w:p>
    <w:p w14:paraId="2C79D9F3" w14:textId="77777777" w:rsidR="00A176F8" w:rsidRPr="008F18EC" w:rsidRDefault="00A176F8" w:rsidP="0D5207EE">
      <w:pPr>
        <w:pStyle w:val="Seo"/>
        <w:rPr>
          <w:rFonts w:asciiTheme="minorHAnsi" w:hAnsiTheme="minorHAnsi"/>
        </w:rPr>
      </w:pPr>
      <w:bookmarkStart w:id="261" w:name="_Toc38145975"/>
      <w:bookmarkStart w:id="262" w:name="_Toc211683459"/>
      <w:r w:rsidRPr="008F18EC">
        <w:rPr>
          <w:rFonts w:asciiTheme="minorHAnsi" w:hAnsiTheme="minorHAnsi"/>
        </w:rPr>
        <w:t>Seção II – Objeto</w:t>
      </w:r>
      <w:bookmarkEnd w:id="261"/>
      <w:bookmarkEnd w:id="262"/>
    </w:p>
    <w:p w14:paraId="59AB045C" w14:textId="116BBE49"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 objeto deste </w:t>
      </w:r>
      <w:r w:rsidRPr="008F18EC">
        <w:rPr>
          <w:rFonts w:asciiTheme="minorHAnsi" w:hAnsiTheme="minorHAnsi" w:cstheme="minorHAnsi"/>
          <w:b/>
          <w:bCs/>
        </w:rPr>
        <w:t>Edital</w:t>
      </w:r>
      <w:r w:rsidRPr="008F18EC">
        <w:rPr>
          <w:rFonts w:asciiTheme="minorHAnsi" w:hAnsiTheme="minorHAnsi" w:cstheme="minorHAnsi"/>
        </w:rPr>
        <w:t xml:space="preserve"> é a</w:t>
      </w:r>
      <w:r w:rsidR="004032B0" w:rsidRPr="008F18EC">
        <w:rPr>
          <w:rFonts w:asciiTheme="minorHAnsi" w:hAnsiTheme="minorHAnsi" w:cstheme="minorHAnsi"/>
        </w:rPr>
        <w:t xml:space="preserve"> </w:t>
      </w:r>
      <w:r w:rsidR="00B0203F" w:rsidRPr="008F18EC">
        <w:rPr>
          <w:rFonts w:asciiTheme="minorHAnsi" w:hAnsiTheme="minorHAnsi" w:cstheme="minorHAnsi"/>
          <w:bCs/>
        </w:rPr>
        <w:t>concessão</w:t>
      </w:r>
      <w:r w:rsidR="004032B0" w:rsidRPr="008F18EC">
        <w:rPr>
          <w:rFonts w:asciiTheme="minorHAnsi" w:hAnsiTheme="minorHAnsi" w:cstheme="minorHAnsi"/>
        </w:rPr>
        <w:t xml:space="preserve"> do </w:t>
      </w:r>
      <w:r w:rsidR="00B0203F" w:rsidRPr="008F18EC">
        <w:rPr>
          <w:rFonts w:asciiTheme="minorHAnsi" w:hAnsiTheme="minorHAnsi" w:cstheme="minorHAnsi"/>
          <w:b/>
        </w:rPr>
        <w:t xml:space="preserve">Acesso Aquaviário </w:t>
      </w:r>
      <w:r w:rsidR="00761CCB" w:rsidRPr="008F18EC">
        <w:rPr>
          <w:rFonts w:asciiTheme="minorHAnsi" w:hAnsiTheme="minorHAnsi" w:cstheme="minorHAnsi"/>
          <w:b/>
        </w:rPr>
        <w:t xml:space="preserve">ao </w:t>
      </w:r>
      <w:r w:rsidR="00B0203F" w:rsidRPr="008F18EC">
        <w:rPr>
          <w:rFonts w:asciiTheme="minorHAnsi" w:hAnsiTheme="minorHAnsi" w:cstheme="minorHAnsi"/>
          <w:b/>
        </w:rPr>
        <w:t xml:space="preserve">Porto de </w:t>
      </w:r>
      <w:r w:rsidR="00C1735A" w:rsidRPr="008F18EC">
        <w:rPr>
          <w:rFonts w:asciiTheme="minorHAnsi" w:hAnsiTheme="minorHAnsi" w:cstheme="minorHAnsi"/>
          <w:b/>
        </w:rPr>
        <w:t>Santos</w:t>
      </w:r>
      <w:r w:rsidR="004032B0" w:rsidRPr="008F18EC">
        <w:rPr>
          <w:rFonts w:asciiTheme="minorHAnsi" w:hAnsiTheme="minorHAnsi" w:cstheme="minorHAnsi"/>
        </w:rPr>
        <w:t xml:space="preserve">, </w:t>
      </w:r>
      <w:r w:rsidR="00A13320" w:rsidRPr="008F18EC">
        <w:rPr>
          <w:rFonts w:asciiTheme="minorHAnsi" w:hAnsiTheme="minorHAnsi" w:cstheme="minorHAnsi"/>
        </w:rPr>
        <w:t>com vistas à sua administração e exploração da sua infraestrutura</w:t>
      </w:r>
      <w:r w:rsidR="004032B0" w:rsidRPr="008F18EC">
        <w:rPr>
          <w:rFonts w:asciiTheme="minorHAnsi" w:hAnsiTheme="minorHAnsi" w:cstheme="minorHAnsi"/>
        </w:rPr>
        <w:t xml:space="preserve">, nos termos deste </w:t>
      </w:r>
      <w:r w:rsidR="004032B0" w:rsidRPr="008F18EC">
        <w:rPr>
          <w:rFonts w:asciiTheme="minorHAnsi" w:hAnsiTheme="minorHAnsi" w:cstheme="minorHAnsi"/>
          <w:b/>
        </w:rPr>
        <w:t>Edital</w:t>
      </w:r>
      <w:r w:rsidR="004032B0" w:rsidRPr="008F18EC">
        <w:rPr>
          <w:rFonts w:asciiTheme="minorHAnsi" w:hAnsiTheme="minorHAnsi" w:cstheme="minorHAnsi"/>
        </w:rPr>
        <w:t xml:space="preserve">, do </w:t>
      </w:r>
      <w:r w:rsidR="004032B0" w:rsidRPr="008F18EC">
        <w:rPr>
          <w:rFonts w:asciiTheme="minorHAnsi" w:hAnsiTheme="minorHAnsi" w:cstheme="minorHAnsi"/>
          <w:b/>
        </w:rPr>
        <w:t>Contrato de Concessão</w:t>
      </w:r>
      <w:r w:rsidR="004032B0" w:rsidRPr="008F18EC">
        <w:rPr>
          <w:rFonts w:asciiTheme="minorHAnsi" w:hAnsiTheme="minorHAnsi" w:cstheme="minorHAnsi"/>
        </w:rPr>
        <w:t xml:space="preserve"> e em seus respectivos </w:t>
      </w:r>
      <w:r w:rsidR="004032B0" w:rsidRPr="008F18EC">
        <w:rPr>
          <w:rFonts w:asciiTheme="minorHAnsi" w:hAnsiTheme="minorHAnsi" w:cstheme="minorHAnsi"/>
          <w:b/>
          <w:bCs/>
        </w:rPr>
        <w:t>Anexos</w:t>
      </w:r>
      <w:r w:rsidR="00426DF6" w:rsidRPr="008F18EC">
        <w:rPr>
          <w:rFonts w:asciiTheme="minorHAnsi" w:hAnsiTheme="minorHAnsi"/>
        </w:rPr>
        <w:t>.</w:t>
      </w:r>
    </w:p>
    <w:p w14:paraId="0429A5AE" w14:textId="4858DBB7" w:rsidR="00E40A54" w:rsidRPr="008F18EC" w:rsidRDefault="00E40A54"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bookmarkStart w:id="263" w:name="_Ref197341550"/>
      <w:r w:rsidRPr="008F18EC">
        <w:rPr>
          <w:rFonts w:asciiTheme="minorHAnsi" w:hAnsiTheme="minorHAnsi" w:cstheme="minorHAnsi"/>
        </w:rPr>
        <w:t xml:space="preserve">A </w:t>
      </w:r>
      <w:r w:rsidRPr="008F18EC">
        <w:rPr>
          <w:rFonts w:asciiTheme="minorHAnsi" w:hAnsiTheme="minorHAnsi" w:cstheme="minorHAnsi"/>
          <w:b/>
          <w:bCs/>
        </w:rPr>
        <w:t>Área da Concessão</w:t>
      </w:r>
      <w:r w:rsidRPr="008F18EC">
        <w:rPr>
          <w:rFonts w:asciiTheme="minorHAnsi" w:hAnsiTheme="minorHAnsi" w:cstheme="minorHAnsi"/>
        </w:rPr>
        <w:t xml:space="preserve"> corresponde à área molhada definida pelos polígonos cujos </w:t>
      </w:r>
      <w:r w:rsidR="00142ACA" w:rsidRPr="008F18EC">
        <w:rPr>
          <w:rFonts w:asciiTheme="minorHAnsi" w:hAnsiTheme="minorHAnsi" w:cstheme="minorHAnsi"/>
        </w:rPr>
        <w:t>vértices</w:t>
      </w:r>
      <w:r w:rsidRPr="008F18EC">
        <w:rPr>
          <w:rFonts w:asciiTheme="minorHAnsi" w:hAnsiTheme="minorHAnsi" w:cstheme="minorHAnsi"/>
        </w:rPr>
        <w:t xml:space="preserve"> têm as coordenadas georreferenciadas </w:t>
      </w:r>
      <w:r w:rsidR="008A15BB" w:rsidRPr="008F18EC">
        <w:rPr>
          <w:rFonts w:asciiTheme="minorHAnsi" w:hAnsiTheme="minorHAnsi" w:cstheme="minorHAnsi"/>
        </w:rPr>
        <w:t xml:space="preserve">definidas conforme a Subcláusula </w:t>
      </w:r>
      <w:del w:id="264" w:author="Isabela Alves Pereira Oliveira" w:date="2025-10-18T12:50:00Z" w16du:dateUtc="2025-10-18T15:50:00Z">
        <w:r w:rsidR="006F1982" w:rsidRPr="008F18EC" w:rsidDel="00474B07">
          <w:rPr>
            <w:rFonts w:asciiTheme="minorHAnsi" w:hAnsiTheme="minorHAnsi" w:cstheme="minorHAnsi"/>
          </w:rPr>
          <w:delText>1.13</w:delText>
        </w:r>
      </w:del>
      <w:ins w:id="265" w:author="Isabela Alves Pereira Oliveira" w:date="2025-10-18T12:50:00Z" w16du:dateUtc="2025-10-18T15:50:00Z">
        <w:r w:rsidR="00474B07">
          <w:rPr>
            <w:rFonts w:asciiTheme="minorHAnsi" w:hAnsiTheme="minorHAnsi" w:cstheme="minorHAnsi"/>
          </w:rPr>
          <w:t>3.1</w:t>
        </w:r>
      </w:ins>
      <w:r w:rsidR="008A15BB" w:rsidRPr="008F18EC">
        <w:rPr>
          <w:rFonts w:asciiTheme="minorHAnsi" w:hAnsiTheme="minorHAnsi" w:cstheme="minorHAnsi"/>
        </w:rPr>
        <w:t xml:space="preserve"> do </w:t>
      </w:r>
      <w:r w:rsidR="008A15BB" w:rsidRPr="008F18EC">
        <w:rPr>
          <w:rFonts w:asciiTheme="minorHAnsi" w:hAnsiTheme="minorHAnsi" w:cstheme="minorHAnsi"/>
          <w:b/>
          <w:bCs/>
        </w:rPr>
        <w:t>Contrato de Concessão</w:t>
      </w:r>
      <w:r w:rsidR="008A15BB" w:rsidRPr="008F18EC">
        <w:rPr>
          <w:rFonts w:asciiTheme="minorHAnsi" w:hAnsiTheme="minorHAnsi" w:cstheme="minorHAnsi"/>
        </w:rPr>
        <w:t>.</w:t>
      </w:r>
      <w:bookmarkEnd w:id="263"/>
    </w:p>
    <w:p w14:paraId="10D32966" w14:textId="3FF9FDF9" w:rsidR="00A176F8" w:rsidRPr="008F18EC" w:rsidRDefault="00A176F8" w:rsidP="00C041E5">
      <w:pPr>
        <w:pStyle w:val="PargrafodaLista"/>
        <w:numPr>
          <w:ilvl w:val="1"/>
          <w:numId w:val="16"/>
        </w:numPr>
        <w:tabs>
          <w:tab w:val="left" w:pos="1812"/>
        </w:tabs>
        <w:spacing w:before="240" w:after="240" w:line="300" w:lineRule="exact"/>
        <w:ind w:left="853" w:hanging="853"/>
        <w:rPr>
          <w:rFonts w:asciiTheme="minorHAnsi" w:hAnsiTheme="minorHAnsi" w:cstheme="minorHAnsi"/>
        </w:rPr>
      </w:pPr>
      <w:r w:rsidRPr="008F18EC">
        <w:rPr>
          <w:rFonts w:asciiTheme="minorHAnsi" w:hAnsiTheme="minorHAnsi" w:cstheme="minorHAnsi"/>
        </w:rPr>
        <w:t xml:space="preserve">Constituem parte integrante deste </w:t>
      </w:r>
      <w:r w:rsidRPr="008F18EC">
        <w:rPr>
          <w:rFonts w:asciiTheme="minorHAnsi" w:hAnsiTheme="minorHAnsi" w:cstheme="minorHAnsi"/>
          <w:b/>
          <w:bCs/>
        </w:rPr>
        <w:t>Edital</w:t>
      </w:r>
      <w:r w:rsidRPr="008F18EC">
        <w:rPr>
          <w:rFonts w:asciiTheme="minorHAnsi" w:hAnsiTheme="minorHAnsi" w:cstheme="minorHAnsi"/>
        </w:rPr>
        <w:t xml:space="preserve"> os seguintes</w:t>
      </w:r>
      <w:r w:rsidRPr="008F18EC">
        <w:rPr>
          <w:rFonts w:asciiTheme="minorHAnsi" w:hAnsiTheme="minorHAnsi" w:cstheme="minorHAnsi"/>
          <w:spacing w:val="-12"/>
        </w:rPr>
        <w:t xml:space="preserve"> </w:t>
      </w:r>
      <w:r w:rsidR="00EF48BE" w:rsidRPr="008F18EC">
        <w:rPr>
          <w:rFonts w:asciiTheme="minorHAnsi" w:hAnsiTheme="minorHAnsi" w:cstheme="minorHAnsi"/>
          <w:b/>
        </w:rPr>
        <w:t>Anexos</w:t>
      </w:r>
      <w:r w:rsidRPr="008F18EC">
        <w:rPr>
          <w:rFonts w:asciiTheme="minorHAnsi" w:hAnsiTheme="minorHAnsi" w:cstheme="minorHAnsi"/>
        </w:rPr>
        <w:t>:</w:t>
      </w:r>
    </w:p>
    <w:p w14:paraId="1332820B" w14:textId="1CB67239" w:rsidR="0088564B" w:rsidRPr="008F18EC" w:rsidRDefault="00A176F8" w:rsidP="0088564B">
      <w:pPr>
        <w:pStyle w:val="Level4"/>
        <w:ind w:left="1184" w:firstLine="0"/>
        <w:rPr>
          <w:rFonts w:asciiTheme="minorHAnsi" w:hAnsiTheme="minorHAnsi" w:cstheme="minorHAnsi"/>
        </w:rPr>
      </w:pPr>
      <w:bookmarkStart w:id="266" w:name="_Hlk64301046"/>
      <w:r w:rsidRPr="008F18EC">
        <w:rPr>
          <w:rFonts w:asciiTheme="minorHAnsi" w:hAnsiTheme="minorHAnsi" w:cstheme="minorHAnsi"/>
        </w:rPr>
        <w:t>Anexo 1 – Manual B3 de Procedimentos do Leilão, a ser divulgado no sítio eletrônico [</w:t>
      </w:r>
      <w:r w:rsidRPr="008F18EC">
        <w:rPr>
          <w:rFonts w:ascii="Cambria Math" w:hAnsi="Cambria Math" w:cs="Cambria Math"/>
          <w:highlight w:val="yellow"/>
        </w:rPr>
        <w:t>⦁</w:t>
      </w:r>
      <w:r w:rsidRPr="008F18EC">
        <w:rPr>
          <w:rFonts w:asciiTheme="minorHAnsi" w:hAnsiTheme="minorHAnsi" w:cstheme="minorHAnsi"/>
        </w:rPr>
        <w:t>]</w:t>
      </w:r>
      <w:r w:rsidR="00EF48BE" w:rsidRPr="008F18EC">
        <w:rPr>
          <w:rFonts w:asciiTheme="minorHAnsi" w:hAnsiTheme="minorHAnsi" w:cstheme="minorHAnsi"/>
        </w:rPr>
        <w:t>,</w:t>
      </w:r>
      <w:r w:rsidRPr="008F18EC">
        <w:rPr>
          <w:rFonts w:asciiTheme="minorHAnsi" w:hAnsiTheme="minorHAnsi" w:cstheme="minorHAnsi"/>
        </w:rPr>
        <w:t xml:space="preserve"> na data indicada no </w:t>
      </w:r>
      <w:r w:rsidR="00622CFC" w:rsidRPr="008F18EC">
        <w:rPr>
          <w:rFonts w:asciiTheme="minorHAnsi" w:hAnsiTheme="minorHAnsi" w:cstheme="minorHAnsi"/>
        </w:rPr>
        <w:t>Item</w:t>
      </w:r>
      <w:r w:rsidRPr="008F18EC">
        <w:rPr>
          <w:rFonts w:asciiTheme="minorHAnsi" w:hAnsiTheme="minorHAnsi" w:cstheme="minorHAnsi"/>
        </w:rPr>
        <w:t xml:space="preserve"> 4 </w:t>
      </w:r>
      <w:r w:rsidR="00112FED" w:rsidRPr="008F18EC">
        <w:rPr>
          <w:rFonts w:asciiTheme="minorHAnsi" w:hAnsiTheme="minorHAnsi" w:cstheme="minorHAnsi"/>
        </w:rPr>
        <w:t xml:space="preserve">do </w:t>
      </w:r>
      <w:r w:rsidR="0088564B" w:rsidRPr="008F18EC">
        <w:rPr>
          <w:rFonts w:asciiTheme="minorHAnsi" w:hAnsiTheme="minorHAnsi" w:cstheme="minorHAnsi"/>
        </w:rPr>
        <w:t>C</w:t>
      </w:r>
      <w:r w:rsidR="00112FED" w:rsidRPr="008F18EC">
        <w:rPr>
          <w:rFonts w:asciiTheme="minorHAnsi" w:hAnsiTheme="minorHAnsi" w:cstheme="minorHAnsi"/>
        </w:rPr>
        <w:t>ronograma constante no</w:t>
      </w:r>
      <w:r w:rsidRPr="008F18EC">
        <w:rPr>
          <w:rFonts w:asciiTheme="minorHAnsi" w:hAnsiTheme="minorHAnsi" w:cstheme="minorHAnsi"/>
        </w:rPr>
        <w:t xml:space="preserve"> Capítulo IX;</w:t>
      </w:r>
    </w:p>
    <w:p w14:paraId="45C46EB8" w14:textId="77777777" w:rsidR="0088564B" w:rsidRPr="008F18EC" w:rsidRDefault="006124BF" w:rsidP="0088564B">
      <w:pPr>
        <w:pStyle w:val="Level4"/>
        <w:ind w:left="1184" w:firstLine="0"/>
        <w:rPr>
          <w:rFonts w:asciiTheme="minorHAnsi" w:hAnsiTheme="minorHAnsi" w:cstheme="minorHAnsi"/>
        </w:rPr>
      </w:pPr>
      <w:r w:rsidRPr="008F18EC">
        <w:rPr>
          <w:rFonts w:asciiTheme="minorHAnsi" w:hAnsiTheme="minorHAnsi" w:cstheme="minorHAnsi"/>
        </w:rPr>
        <w:t>Anexo 2</w:t>
      </w:r>
      <w:r w:rsidR="00A176F8" w:rsidRPr="008F18EC">
        <w:rPr>
          <w:rFonts w:asciiTheme="minorHAnsi" w:hAnsiTheme="minorHAnsi" w:cstheme="minorHAnsi"/>
        </w:rPr>
        <w:t xml:space="preserve"> – Modelo de Declaração de Inexistência de Documento Estrangeiro</w:t>
      </w:r>
      <w:r w:rsidR="00A176F8" w:rsidRPr="008F18EC">
        <w:rPr>
          <w:rFonts w:asciiTheme="minorHAnsi" w:hAnsiTheme="minorHAnsi" w:cstheme="minorHAnsi"/>
          <w:spacing w:val="-4"/>
        </w:rPr>
        <w:t xml:space="preserve"> </w:t>
      </w:r>
      <w:r w:rsidR="00A176F8" w:rsidRPr="008F18EC">
        <w:rPr>
          <w:rFonts w:asciiTheme="minorHAnsi" w:hAnsiTheme="minorHAnsi" w:cstheme="minorHAnsi"/>
        </w:rPr>
        <w:t>Equivalente;</w:t>
      </w:r>
    </w:p>
    <w:p w14:paraId="5D700D6F" w14:textId="77777777" w:rsidR="00AA3267" w:rsidRPr="008F18EC" w:rsidRDefault="006124BF" w:rsidP="00AA3267">
      <w:pPr>
        <w:pStyle w:val="Level4"/>
        <w:ind w:left="1184" w:firstLine="0"/>
        <w:rPr>
          <w:rFonts w:asciiTheme="minorHAnsi" w:hAnsiTheme="minorHAnsi" w:cstheme="minorHAnsi"/>
        </w:rPr>
      </w:pPr>
      <w:r w:rsidRPr="008F18EC">
        <w:rPr>
          <w:rFonts w:asciiTheme="minorHAnsi" w:hAnsiTheme="minorHAnsi" w:cstheme="minorHAnsi"/>
        </w:rPr>
        <w:t>Anexo 3</w:t>
      </w:r>
      <w:r w:rsidR="00A176F8" w:rsidRPr="008F18EC">
        <w:rPr>
          <w:rFonts w:asciiTheme="minorHAnsi" w:hAnsiTheme="minorHAnsi" w:cstheme="minorHAnsi"/>
        </w:rPr>
        <w:t xml:space="preserve"> – Modelo de Proposta</w:t>
      </w:r>
      <w:r w:rsidR="00A176F8" w:rsidRPr="008F18EC">
        <w:rPr>
          <w:rFonts w:asciiTheme="minorHAnsi" w:hAnsiTheme="minorHAnsi" w:cstheme="minorHAnsi"/>
          <w:spacing w:val="1"/>
        </w:rPr>
        <w:t xml:space="preserve"> </w:t>
      </w:r>
      <w:r w:rsidR="00A176F8" w:rsidRPr="008F18EC">
        <w:rPr>
          <w:rFonts w:asciiTheme="minorHAnsi" w:hAnsiTheme="minorHAnsi" w:cstheme="minorHAnsi"/>
        </w:rPr>
        <w:t>Econômica;</w:t>
      </w:r>
    </w:p>
    <w:p w14:paraId="4D7DC528" w14:textId="77777777" w:rsidR="00AA3267" w:rsidRPr="008F18EC" w:rsidRDefault="006124BF" w:rsidP="00AA3267">
      <w:pPr>
        <w:pStyle w:val="Level4"/>
        <w:ind w:left="1184" w:firstLine="0"/>
        <w:rPr>
          <w:rFonts w:asciiTheme="minorHAnsi" w:hAnsiTheme="minorHAnsi" w:cstheme="minorHAnsi"/>
        </w:rPr>
      </w:pPr>
      <w:r w:rsidRPr="008F18EC">
        <w:rPr>
          <w:rFonts w:asciiTheme="minorHAnsi" w:hAnsiTheme="minorHAnsi" w:cstheme="minorHAnsi"/>
        </w:rPr>
        <w:t>Anexo 4</w:t>
      </w:r>
      <w:r w:rsidR="00A176F8" w:rsidRPr="008F18EC">
        <w:rPr>
          <w:rFonts w:asciiTheme="minorHAnsi" w:hAnsiTheme="minorHAnsi" w:cstheme="minorHAnsi"/>
        </w:rPr>
        <w:t xml:space="preserve"> – Modelo de Declaração de Ciência dos Termos do Edital e Ausência de Impedimento de Participação no</w:t>
      </w:r>
      <w:r w:rsidR="00A176F8" w:rsidRPr="008F18EC">
        <w:rPr>
          <w:rFonts w:asciiTheme="minorHAnsi" w:hAnsiTheme="minorHAnsi" w:cstheme="minorHAnsi"/>
          <w:spacing w:val="-7"/>
        </w:rPr>
        <w:t xml:space="preserve"> </w:t>
      </w:r>
      <w:r w:rsidR="00A176F8" w:rsidRPr="008F18EC">
        <w:rPr>
          <w:rFonts w:asciiTheme="minorHAnsi" w:hAnsiTheme="minorHAnsi" w:cstheme="minorHAnsi"/>
        </w:rPr>
        <w:t>Leilão;</w:t>
      </w:r>
    </w:p>
    <w:p w14:paraId="3DD5D1B7" w14:textId="7F293F02" w:rsidR="00AA3267" w:rsidRPr="008F18EC" w:rsidRDefault="006124BF" w:rsidP="00AA3267">
      <w:pPr>
        <w:pStyle w:val="Level4"/>
        <w:ind w:left="1184" w:firstLine="0"/>
        <w:rPr>
          <w:rFonts w:asciiTheme="minorHAnsi" w:hAnsiTheme="minorHAnsi" w:cstheme="minorHAnsi"/>
        </w:rPr>
      </w:pPr>
      <w:r w:rsidRPr="008F18EC">
        <w:rPr>
          <w:rFonts w:asciiTheme="minorHAnsi" w:hAnsiTheme="minorHAnsi" w:cstheme="minorHAnsi"/>
        </w:rPr>
        <w:t>Anexo 5</w:t>
      </w:r>
      <w:r w:rsidR="00A176F8" w:rsidRPr="008F18EC">
        <w:rPr>
          <w:rFonts w:asciiTheme="minorHAnsi" w:hAnsiTheme="minorHAnsi" w:cstheme="minorHAnsi"/>
        </w:rPr>
        <w:t xml:space="preserve"> – Modelo de Declaração de Regularidade ao </w:t>
      </w:r>
      <w:r w:rsidR="00C230F6" w:rsidRPr="008F18EC">
        <w:rPr>
          <w:rFonts w:asciiTheme="minorHAnsi" w:hAnsiTheme="minorHAnsi" w:cstheme="minorHAnsi"/>
        </w:rPr>
        <w:t>artigo</w:t>
      </w:r>
      <w:r w:rsidR="00A176F8" w:rsidRPr="008F18EC">
        <w:rPr>
          <w:rFonts w:asciiTheme="minorHAnsi" w:hAnsiTheme="minorHAnsi" w:cstheme="minorHAnsi"/>
        </w:rPr>
        <w:t xml:space="preserve"> 7º, </w:t>
      </w:r>
      <w:r w:rsidR="00363E2B" w:rsidRPr="008F18EC">
        <w:rPr>
          <w:rFonts w:asciiTheme="minorHAnsi" w:hAnsiTheme="minorHAnsi" w:cstheme="minorHAnsi"/>
        </w:rPr>
        <w:t xml:space="preserve">inciso </w:t>
      </w:r>
      <w:r w:rsidR="00A176F8" w:rsidRPr="008F18EC">
        <w:rPr>
          <w:rFonts w:asciiTheme="minorHAnsi" w:hAnsiTheme="minorHAnsi" w:cstheme="minorHAnsi"/>
        </w:rPr>
        <w:t>XXXIII, da Constituição</w:t>
      </w:r>
      <w:r w:rsidR="00A176F8" w:rsidRPr="008F18EC">
        <w:rPr>
          <w:rFonts w:asciiTheme="minorHAnsi" w:hAnsiTheme="minorHAnsi" w:cstheme="minorHAnsi"/>
          <w:spacing w:val="-5"/>
        </w:rPr>
        <w:t xml:space="preserve"> </w:t>
      </w:r>
      <w:r w:rsidR="00A176F8" w:rsidRPr="008F18EC">
        <w:rPr>
          <w:rFonts w:asciiTheme="minorHAnsi" w:hAnsiTheme="minorHAnsi" w:cstheme="minorHAnsi"/>
        </w:rPr>
        <w:t>Federal;</w:t>
      </w:r>
    </w:p>
    <w:p w14:paraId="636335E9" w14:textId="77777777" w:rsidR="00AA3267" w:rsidRPr="008F18EC" w:rsidRDefault="006124BF" w:rsidP="00AA3267">
      <w:pPr>
        <w:pStyle w:val="Level4"/>
        <w:ind w:left="1184" w:firstLine="0"/>
        <w:rPr>
          <w:rFonts w:asciiTheme="minorHAnsi" w:hAnsiTheme="minorHAnsi" w:cstheme="minorHAnsi"/>
        </w:rPr>
      </w:pPr>
      <w:r w:rsidRPr="008F18EC">
        <w:rPr>
          <w:rFonts w:asciiTheme="minorHAnsi" w:hAnsiTheme="minorHAnsi" w:cstheme="minorHAnsi"/>
        </w:rPr>
        <w:t>Anexo 6</w:t>
      </w:r>
      <w:r w:rsidR="00A176F8" w:rsidRPr="008F18EC">
        <w:rPr>
          <w:rFonts w:asciiTheme="minorHAnsi" w:hAnsiTheme="minorHAnsi" w:cstheme="minorHAnsi"/>
        </w:rPr>
        <w:t xml:space="preserve"> – Modelo de Declaração de Submissão à Legislação Brasileira; </w:t>
      </w:r>
    </w:p>
    <w:p w14:paraId="28042CE2" w14:textId="77777777" w:rsidR="00AA3267" w:rsidRPr="008F18EC" w:rsidRDefault="006124BF" w:rsidP="00AA3267">
      <w:pPr>
        <w:pStyle w:val="Level4"/>
        <w:ind w:left="1184" w:firstLine="0"/>
        <w:rPr>
          <w:rFonts w:asciiTheme="minorHAnsi" w:hAnsiTheme="minorHAnsi" w:cstheme="minorHAnsi"/>
          <w:spacing w:val="-1"/>
        </w:rPr>
      </w:pPr>
      <w:r w:rsidRPr="008F18EC">
        <w:rPr>
          <w:rFonts w:asciiTheme="minorHAnsi" w:hAnsiTheme="minorHAnsi" w:cstheme="minorHAnsi"/>
        </w:rPr>
        <w:t>Anexo 7</w:t>
      </w:r>
      <w:r w:rsidR="00A176F8" w:rsidRPr="008F18EC">
        <w:rPr>
          <w:rFonts w:asciiTheme="minorHAnsi" w:hAnsiTheme="minorHAnsi" w:cstheme="minorHAnsi"/>
        </w:rPr>
        <w:t xml:space="preserve"> – Minuta do Contrato de Concessão;</w:t>
      </w:r>
      <w:r w:rsidR="00A176F8" w:rsidRPr="008F18EC">
        <w:rPr>
          <w:rFonts w:asciiTheme="minorHAnsi" w:hAnsiTheme="minorHAnsi" w:cstheme="minorHAnsi"/>
          <w:spacing w:val="-1"/>
        </w:rPr>
        <w:t xml:space="preserve"> </w:t>
      </w:r>
    </w:p>
    <w:p w14:paraId="00DC6B26" w14:textId="77777777" w:rsidR="00AA3267" w:rsidRPr="008F18EC" w:rsidRDefault="006124BF" w:rsidP="00AA3267">
      <w:pPr>
        <w:pStyle w:val="Level4"/>
        <w:ind w:left="1184" w:firstLine="0"/>
        <w:rPr>
          <w:rFonts w:asciiTheme="minorHAnsi" w:hAnsiTheme="minorHAnsi" w:cstheme="minorHAnsi"/>
        </w:rPr>
      </w:pPr>
      <w:r w:rsidRPr="008F18EC">
        <w:rPr>
          <w:rFonts w:asciiTheme="minorHAnsi" w:hAnsiTheme="minorHAnsi" w:cstheme="minorHAnsi"/>
        </w:rPr>
        <w:t>Anexo 8</w:t>
      </w:r>
      <w:r w:rsidR="00A176F8" w:rsidRPr="008F18EC">
        <w:rPr>
          <w:rFonts w:asciiTheme="minorHAnsi" w:hAnsiTheme="minorHAnsi" w:cstheme="minorHAnsi"/>
        </w:rPr>
        <w:t xml:space="preserve"> – Modelo de Atestado de Visita</w:t>
      </w:r>
      <w:r w:rsidR="00A176F8" w:rsidRPr="008F18EC">
        <w:rPr>
          <w:rFonts w:asciiTheme="minorHAnsi" w:hAnsiTheme="minorHAnsi" w:cstheme="minorHAnsi"/>
          <w:spacing w:val="-7"/>
        </w:rPr>
        <w:t xml:space="preserve"> </w:t>
      </w:r>
      <w:r w:rsidR="00A176F8" w:rsidRPr="008F18EC">
        <w:rPr>
          <w:rFonts w:asciiTheme="minorHAnsi" w:hAnsiTheme="minorHAnsi" w:cstheme="minorHAnsi"/>
        </w:rPr>
        <w:t xml:space="preserve">Técnica; </w:t>
      </w:r>
    </w:p>
    <w:p w14:paraId="38838633" w14:textId="77777777" w:rsidR="00AA3267" w:rsidRPr="008F18EC" w:rsidRDefault="006124BF" w:rsidP="00AA3267">
      <w:pPr>
        <w:pStyle w:val="Level4"/>
        <w:ind w:left="1184" w:firstLine="0"/>
        <w:rPr>
          <w:rFonts w:asciiTheme="minorHAnsi" w:hAnsiTheme="minorHAnsi" w:cstheme="minorHAnsi"/>
        </w:rPr>
      </w:pPr>
      <w:r w:rsidRPr="008F18EC">
        <w:rPr>
          <w:rFonts w:asciiTheme="minorHAnsi" w:hAnsiTheme="minorHAnsi" w:cstheme="minorHAnsi"/>
        </w:rPr>
        <w:t>Anexo 9</w:t>
      </w:r>
      <w:r w:rsidR="00A176F8" w:rsidRPr="008F18EC">
        <w:rPr>
          <w:rFonts w:asciiTheme="minorHAnsi" w:hAnsiTheme="minorHAnsi" w:cstheme="minorHAnsi"/>
        </w:rPr>
        <w:t xml:space="preserve"> – Modelo de Declaração de Pleno</w:t>
      </w:r>
      <w:r w:rsidR="00A176F8" w:rsidRPr="008F18EC">
        <w:rPr>
          <w:rFonts w:asciiTheme="minorHAnsi" w:hAnsiTheme="minorHAnsi" w:cstheme="minorHAnsi"/>
          <w:spacing w:val="-3"/>
        </w:rPr>
        <w:t xml:space="preserve"> </w:t>
      </w:r>
      <w:r w:rsidR="00A176F8" w:rsidRPr="008F18EC">
        <w:rPr>
          <w:rFonts w:asciiTheme="minorHAnsi" w:hAnsiTheme="minorHAnsi" w:cstheme="minorHAnsi"/>
        </w:rPr>
        <w:t>Conhecimento</w:t>
      </w:r>
      <w:r w:rsidR="00C51BD7" w:rsidRPr="008F18EC">
        <w:rPr>
          <w:rFonts w:asciiTheme="minorHAnsi" w:hAnsiTheme="minorHAnsi" w:cstheme="minorHAnsi"/>
        </w:rPr>
        <w:t>;</w:t>
      </w:r>
    </w:p>
    <w:p w14:paraId="1AC06CE7" w14:textId="77777777" w:rsidR="00734708" w:rsidRPr="008F18EC" w:rsidRDefault="006124BF" w:rsidP="00734708">
      <w:pPr>
        <w:pStyle w:val="Level4"/>
        <w:ind w:left="1184" w:firstLine="0"/>
        <w:rPr>
          <w:rFonts w:asciiTheme="minorHAnsi" w:hAnsiTheme="minorHAnsi" w:cstheme="minorHAnsi"/>
        </w:rPr>
      </w:pPr>
      <w:r w:rsidRPr="008F18EC">
        <w:rPr>
          <w:rFonts w:asciiTheme="minorHAnsi" w:hAnsiTheme="minorHAnsi" w:cstheme="minorHAnsi"/>
        </w:rPr>
        <w:t>Anexo 10</w:t>
      </w:r>
      <w:r w:rsidR="00A176F8" w:rsidRPr="008F18EC">
        <w:rPr>
          <w:rFonts w:asciiTheme="minorHAnsi" w:hAnsiTheme="minorHAnsi" w:cstheme="minorHAnsi"/>
        </w:rPr>
        <w:t xml:space="preserve"> – Instruções para Formalização do Termo de Compromisso de Constituição de Sociedade de Propósito Específico</w:t>
      </w:r>
      <w:r w:rsidR="00C51BD7" w:rsidRPr="008F18EC">
        <w:rPr>
          <w:rFonts w:asciiTheme="minorHAnsi" w:hAnsiTheme="minorHAnsi" w:cstheme="minorHAnsi"/>
        </w:rPr>
        <w:t>;</w:t>
      </w:r>
    </w:p>
    <w:p w14:paraId="737F13CB" w14:textId="77777777" w:rsidR="00734708" w:rsidRPr="008F18EC" w:rsidRDefault="006124BF" w:rsidP="00734708">
      <w:pPr>
        <w:pStyle w:val="Level4"/>
        <w:ind w:left="1184" w:firstLine="0"/>
        <w:rPr>
          <w:rFonts w:asciiTheme="minorHAnsi" w:hAnsiTheme="minorHAnsi" w:cstheme="minorHAnsi"/>
        </w:rPr>
      </w:pPr>
      <w:r w:rsidRPr="008F18EC">
        <w:rPr>
          <w:rFonts w:asciiTheme="minorHAnsi" w:hAnsiTheme="minorHAnsi" w:cstheme="minorHAnsi"/>
        </w:rPr>
        <w:t>Anexo 11</w:t>
      </w:r>
      <w:r w:rsidR="003C2504" w:rsidRPr="008F18EC">
        <w:rPr>
          <w:rFonts w:asciiTheme="minorHAnsi" w:hAnsiTheme="minorHAnsi" w:cstheme="minorHAnsi"/>
        </w:rPr>
        <w:t xml:space="preserve"> – Modelo de Declaração de Atendimento às Prerrogativas Legais de </w:t>
      </w:r>
      <w:r w:rsidR="005256A9" w:rsidRPr="008F18EC">
        <w:rPr>
          <w:rFonts w:asciiTheme="minorHAnsi" w:hAnsiTheme="minorHAnsi" w:cstheme="minorHAnsi"/>
        </w:rPr>
        <w:t>Preferência</w:t>
      </w:r>
      <w:r w:rsidR="00C51BD7" w:rsidRPr="008F18EC">
        <w:rPr>
          <w:rFonts w:asciiTheme="minorHAnsi" w:hAnsiTheme="minorHAnsi" w:cstheme="minorHAnsi"/>
        </w:rPr>
        <w:t>;</w:t>
      </w:r>
    </w:p>
    <w:p w14:paraId="1D0BF922" w14:textId="77777777" w:rsidR="007E7F66" w:rsidRPr="008F18EC" w:rsidRDefault="006D5A15" w:rsidP="007E7F66">
      <w:pPr>
        <w:pStyle w:val="Level4"/>
        <w:ind w:left="1184" w:firstLine="0"/>
        <w:rPr>
          <w:rFonts w:asciiTheme="minorHAnsi" w:hAnsiTheme="minorHAnsi" w:cstheme="minorHAnsi"/>
          <w:bCs/>
        </w:rPr>
      </w:pPr>
      <w:r w:rsidRPr="008F18EC">
        <w:rPr>
          <w:rFonts w:asciiTheme="minorHAnsi" w:hAnsiTheme="minorHAnsi" w:cstheme="minorHAnsi"/>
          <w:bCs/>
        </w:rPr>
        <w:t>Anexo 12 – Modelo de Declaração de Cumprimento de Exigências de Reserva de Cargos para Pessoas com Deficiência e para Reabilitado da Previdência Social;</w:t>
      </w:r>
    </w:p>
    <w:p w14:paraId="6A385F75" w14:textId="74912294" w:rsidR="007E7F66" w:rsidRPr="008F18EC" w:rsidRDefault="006124BF" w:rsidP="007E7F66">
      <w:pPr>
        <w:pStyle w:val="Level4"/>
        <w:ind w:left="1184" w:firstLine="0"/>
        <w:rPr>
          <w:rFonts w:asciiTheme="minorHAnsi" w:hAnsiTheme="minorHAnsi" w:cstheme="minorBidi"/>
        </w:rPr>
      </w:pPr>
      <w:r w:rsidRPr="008F18EC">
        <w:rPr>
          <w:rFonts w:asciiTheme="minorHAnsi" w:hAnsiTheme="minorHAnsi" w:cstheme="minorBidi"/>
        </w:rPr>
        <w:t xml:space="preserve">Anexo </w:t>
      </w:r>
      <w:r w:rsidR="00E37EFF" w:rsidRPr="008F18EC">
        <w:rPr>
          <w:rFonts w:asciiTheme="minorHAnsi" w:hAnsiTheme="minorHAnsi" w:cstheme="minorBidi"/>
        </w:rPr>
        <w:t xml:space="preserve">13 </w:t>
      </w:r>
      <w:r w:rsidR="003C2504" w:rsidRPr="008F18EC">
        <w:rPr>
          <w:rFonts w:asciiTheme="minorHAnsi" w:hAnsiTheme="minorHAnsi" w:cstheme="minorBidi"/>
        </w:rPr>
        <w:t xml:space="preserve">– Modelo de Ratificação da Proposta </w:t>
      </w:r>
      <w:r w:rsidR="001D7E1F" w:rsidRPr="008F18EC">
        <w:rPr>
          <w:rFonts w:asciiTheme="minorHAnsi" w:hAnsiTheme="minorHAnsi" w:cstheme="minorBidi"/>
        </w:rPr>
        <w:t>Econômica</w:t>
      </w:r>
      <w:r w:rsidR="00B901DB" w:rsidRPr="008F18EC">
        <w:rPr>
          <w:rFonts w:asciiTheme="minorHAnsi" w:hAnsiTheme="minorHAnsi" w:cstheme="minorBidi"/>
        </w:rPr>
        <w:t xml:space="preserve"> </w:t>
      </w:r>
      <w:r w:rsidR="003C2504" w:rsidRPr="008F18EC">
        <w:rPr>
          <w:rFonts w:asciiTheme="minorHAnsi" w:hAnsiTheme="minorHAnsi" w:cstheme="minorBidi"/>
        </w:rPr>
        <w:t>pela Concessão</w:t>
      </w:r>
      <w:r w:rsidR="00C51BD7" w:rsidRPr="008F18EC">
        <w:rPr>
          <w:rFonts w:asciiTheme="minorHAnsi" w:hAnsiTheme="minorHAnsi" w:cstheme="minorBidi"/>
        </w:rPr>
        <w:t>;</w:t>
      </w:r>
    </w:p>
    <w:p w14:paraId="61F09CC6" w14:textId="5E4DEB0F" w:rsidR="004E067F" w:rsidRPr="008F18EC" w:rsidDel="00CA4F40" w:rsidRDefault="004E067F" w:rsidP="0D5207EE">
      <w:pPr>
        <w:pStyle w:val="Level4"/>
        <w:ind w:left="1184" w:firstLine="0"/>
        <w:rPr>
          <w:del w:id="267" w:author="Isabela Alves Pereira Oliveira" w:date="2025-10-18T12:49:00Z" w16du:dateUtc="2025-10-18T15:49:00Z"/>
          <w:rFonts w:asciiTheme="minorHAnsi" w:hAnsiTheme="minorHAnsi" w:cstheme="minorBidi"/>
        </w:rPr>
      </w:pPr>
      <w:r w:rsidRPr="008F18EC">
        <w:rPr>
          <w:rFonts w:asciiTheme="minorHAnsi" w:hAnsiTheme="minorHAnsi" w:cstheme="minorBidi"/>
        </w:rPr>
        <w:t>Anexo 1</w:t>
      </w:r>
      <w:r w:rsidR="00E37EFF" w:rsidRPr="008F18EC">
        <w:rPr>
          <w:rFonts w:asciiTheme="minorHAnsi" w:hAnsiTheme="minorHAnsi" w:cstheme="minorBidi"/>
        </w:rPr>
        <w:t>4</w:t>
      </w:r>
      <w:r w:rsidRPr="008F18EC">
        <w:rPr>
          <w:rFonts w:asciiTheme="minorHAnsi" w:hAnsiTheme="minorHAnsi" w:cstheme="minorBidi"/>
        </w:rPr>
        <w:t xml:space="preserve"> – Requisitos do Plano Básico de Implantação (PBI</w:t>
      </w:r>
      <w:r w:rsidR="740CC3FD" w:rsidRPr="008F18EC">
        <w:rPr>
          <w:rFonts w:asciiTheme="minorHAnsi" w:hAnsiTheme="minorHAnsi" w:cstheme="minorBidi"/>
        </w:rPr>
        <w:t>)</w:t>
      </w:r>
      <w:r w:rsidR="5158065E" w:rsidRPr="008F18EC">
        <w:rPr>
          <w:rFonts w:asciiTheme="minorHAnsi" w:hAnsiTheme="minorHAnsi" w:cstheme="minorBidi"/>
        </w:rPr>
        <w:t>;</w:t>
      </w:r>
      <w:r w:rsidR="53452528" w:rsidRPr="008F18EC">
        <w:rPr>
          <w:rFonts w:asciiTheme="minorHAnsi" w:hAnsiTheme="minorHAnsi" w:cstheme="minorBidi"/>
        </w:rPr>
        <w:t xml:space="preserve"> e</w:t>
      </w:r>
      <w:ins w:id="268" w:author="Isabela Alves Pereira Oliveira" w:date="2025-10-18T12:49:00Z" w16du:dateUtc="2025-10-18T15:49:00Z">
        <w:r w:rsidR="00CA4F40">
          <w:rPr>
            <w:rFonts w:asciiTheme="minorHAnsi" w:hAnsiTheme="minorHAnsi" w:cstheme="minorBidi"/>
          </w:rPr>
          <w:t xml:space="preserve"> </w:t>
        </w:r>
      </w:ins>
    </w:p>
    <w:p w14:paraId="202AB59E" w14:textId="77777777" w:rsidR="00CA4F40" w:rsidRPr="00CA4F40" w:rsidRDefault="5158065E" w:rsidP="00CA4F40">
      <w:pPr>
        <w:pStyle w:val="Level4"/>
        <w:ind w:left="1184" w:firstLine="0"/>
        <w:rPr>
          <w:ins w:id="269" w:author="Isabela Alves Pereira Oliveira" w:date="2025-10-18T12:49:00Z" w16du:dateUtc="2025-10-18T15:49:00Z"/>
          <w:rFonts w:asciiTheme="minorHAnsi" w:hAnsiTheme="minorHAnsi" w:cstheme="minorHAnsi"/>
        </w:rPr>
        <w:pPrChange w:id="270" w:author="Isabela Alves Pereira Oliveira" w:date="2025-10-18T12:49:00Z" w16du:dateUtc="2025-10-18T15:49:00Z">
          <w:pPr>
            <w:pStyle w:val="PargrafodaLista"/>
            <w:numPr>
              <w:ilvl w:val="1"/>
              <w:numId w:val="16"/>
            </w:numPr>
            <w:tabs>
              <w:tab w:val="left" w:pos="1814"/>
            </w:tabs>
            <w:spacing w:before="240" w:after="240" w:line="300" w:lineRule="exact"/>
            <w:ind w:left="0"/>
          </w:pPr>
        </w:pPrChange>
      </w:pPr>
      <w:r w:rsidRPr="008F18EC">
        <w:rPr>
          <w:rFonts w:asciiTheme="minorHAnsi" w:hAnsiTheme="minorHAnsi" w:cstheme="minorBidi"/>
        </w:rPr>
        <w:t>Anexo 15 – Modelo de Pedido de Esclarecimento</w:t>
      </w:r>
      <w:r w:rsidR="7DD56C62" w:rsidRPr="008F18EC">
        <w:rPr>
          <w:rFonts w:asciiTheme="minorHAnsi" w:hAnsiTheme="minorHAnsi" w:cstheme="minorBidi"/>
        </w:rPr>
        <w:t>.</w:t>
      </w:r>
      <w:bookmarkEnd w:id="266"/>
    </w:p>
    <w:p w14:paraId="2C6AC81C" w14:textId="36C78AF5"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lastRenderedPageBreak/>
        <w:t xml:space="preserve">Em caso de conflito ou inconsistência entre qualquer disposição deste </w:t>
      </w:r>
      <w:r w:rsidRPr="008F18EC">
        <w:rPr>
          <w:rFonts w:asciiTheme="minorHAnsi" w:hAnsiTheme="minorHAnsi" w:cstheme="minorHAnsi"/>
          <w:b/>
          <w:bCs/>
        </w:rPr>
        <w:t>Edital</w:t>
      </w:r>
      <w:r w:rsidRPr="008F18EC">
        <w:rPr>
          <w:rFonts w:asciiTheme="minorHAnsi" w:hAnsiTheme="minorHAnsi" w:cstheme="minorHAnsi"/>
        </w:rPr>
        <w:t xml:space="preserve"> e de qualquer um dos </w:t>
      </w:r>
      <w:r w:rsidR="00E20512" w:rsidRPr="008F18EC">
        <w:rPr>
          <w:rFonts w:asciiTheme="minorHAnsi" w:hAnsiTheme="minorHAnsi" w:cstheme="minorHAnsi"/>
          <w:b/>
        </w:rPr>
        <w:t>Anexos</w:t>
      </w:r>
      <w:r w:rsidRPr="008F18EC">
        <w:rPr>
          <w:rFonts w:asciiTheme="minorHAnsi" w:hAnsiTheme="minorHAnsi" w:cstheme="minorHAnsi"/>
        </w:rPr>
        <w:t xml:space="preserve"> que não possam ser solucionados pelo contexto em que são utilizados, a </w:t>
      </w:r>
      <w:del w:id="271" w:author="Isabela Alves Pereira Oliveira" w:date="2025-10-18T12:32:00Z" w16du:dateUtc="2025-10-18T15:32:00Z">
        <w:r w:rsidRPr="008F18EC" w:rsidDel="001931CF">
          <w:rPr>
            <w:rFonts w:asciiTheme="minorHAnsi" w:hAnsiTheme="minorHAnsi" w:cstheme="minorHAnsi"/>
            <w:b/>
            <w:bCs/>
          </w:rPr>
          <w:delText>Comissão de Licitação</w:delText>
        </w:r>
      </w:del>
      <w:ins w:id="272" w:author="Isabela Alves Pereira Oliveira" w:date="2025-10-18T12:32:00Z" w16du:dateUtc="2025-10-18T15:32:00Z">
        <w:r w:rsidR="001931CF">
          <w:rPr>
            <w:rFonts w:asciiTheme="minorHAnsi" w:hAnsiTheme="minorHAnsi" w:cstheme="minorHAnsi"/>
            <w:b/>
            <w:bCs/>
          </w:rPr>
          <w:t>CPLA</w:t>
        </w:r>
      </w:ins>
      <w:r w:rsidRPr="008F18EC">
        <w:rPr>
          <w:rFonts w:asciiTheme="minorHAnsi" w:hAnsiTheme="minorHAnsi" w:cstheme="minorHAnsi"/>
        </w:rPr>
        <w:t xml:space="preserve"> decidirá a respeito com base nas disposições do</w:t>
      </w:r>
      <w:r w:rsidRPr="008F18EC">
        <w:rPr>
          <w:rFonts w:asciiTheme="minorHAnsi" w:hAnsiTheme="minorHAnsi" w:cstheme="minorHAnsi"/>
          <w:spacing w:val="-1"/>
        </w:rPr>
        <w:t xml:space="preserve"> </w:t>
      </w:r>
      <w:r w:rsidRPr="008F18EC">
        <w:rPr>
          <w:rFonts w:asciiTheme="minorHAnsi" w:hAnsiTheme="minorHAnsi" w:cstheme="minorHAnsi"/>
          <w:b/>
          <w:bCs/>
        </w:rPr>
        <w:t>Edital</w:t>
      </w:r>
      <w:r w:rsidRPr="008F18EC">
        <w:rPr>
          <w:rFonts w:asciiTheme="minorHAnsi" w:hAnsiTheme="minorHAnsi" w:cstheme="minorHAnsi"/>
        </w:rPr>
        <w:t>.</w:t>
      </w:r>
    </w:p>
    <w:p w14:paraId="178B9ECF" w14:textId="77777777" w:rsidR="00A176F8" w:rsidRPr="008F18EC" w:rsidRDefault="00A176F8" w:rsidP="0D5207EE">
      <w:pPr>
        <w:pStyle w:val="Seo"/>
        <w:rPr>
          <w:rFonts w:asciiTheme="minorHAnsi" w:hAnsiTheme="minorHAnsi"/>
        </w:rPr>
      </w:pPr>
      <w:bookmarkStart w:id="273" w:name="_Toc471350086"/>
      <w:bookmarkStart w:id="274" w:name="_Toc211683460"/>
      <w:r w:rsidRPr="008F18EC">
        <w:rPr>
          <w:rFonts w:asciiTheme="minorHAnsi" w:hAnsiTheme="minorHAnsi"/>
        </w:rPr>
        <w:t>Seção III – Acesso ao Edital</w:t>
      </w:r>
      <w:bookmarkEnd w:id="273"/>
      <w:bookmarkEnd w:id="274"/>
    </w:p>
    <w:p w14:paraId="62582D5C" w14:textId="33AB4A32"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 </w:t>
      </w:r>
      <w:r w:rsidRPr="008F18EC">
        <w:rPr>
          <w:rFonts w:asciiTheme="minorHAnsi" w:hAnsiTheme="minorHAnsi" w:cstheme="minorHAnsi"/>
          <w:b/>
          <w:bCs/>
        </w:rPr>
        <w:t>Edital</w:t>
      </w:r>
      <w:r w:rsidRPr="008F18EC">
        <w:rPr>
          <w:rFonts w:asciiTheme="minorHAnsi" w:hAnsiTheme="minorHAnsi" w:cstheme="minorHAnsi"/>
        </w:rPr>
        <w:t xml:space="preserve"> da presente licitação, seus </w:t>
      </w:r>
      <w:r w:rsidR="00B63DC9" w:rsidRPr="008F18EC">
        <w:rPr>
          <w:rFonts w:asciiTheme="minorHAnsi" w:hAnsiTheme="minorHAnsi" w:cstheme="minorHAnsi"/>
          <w:b/>
        </w:rPr>
        <w:t>Anexos</w:t>
      </w:r>
      <w:r w:rsidRPr="008F18EC">
        <w:rPr>
          <w:rFonts w:asciiTheme="minorHAnsi" w:hAnsiTheme="minorHAnsi" w:cstheme="minorHAnsi"/>
        </w:rPr>
        <w:t xml:space="preserve">, bem </w:t>
      </w:r>
      <w:bookmarkEnd w:id="234"/>
      <w:r w:rsidRPr="008F18EC">
        <w:rPr>
          <w:rFonts w:asciiTheme="minorHAnsi" w:hAnsiTheme="minorHAnsi" w:cstheme="minorHAnsi"/>
        </w:rPr>
        <w:t xml:space="preserve">como todas as informações sobre a concessão do </w:t>
      </w:r>
      <w:r w:rsidR="00517710" w:rsidRPr="008F18EC">
        <w:rPr>
          <w:rFonts w:asciiTheme="minorHAnsi" w:hAnsiTheme="minorHAnsi" w:cstheme="minorHAnsi"/>
          <w:b/>
          <w:bCs/>
        </w:rPr>
        <w:t xml:space="preserve">Acesso Aquaviário ao Porto de Santos </w:t>
      </w:r>
      <w:r w:rsidRPr="008F18EC">
        <w:rPr>
          <w:rFonts w:asciiTheme="minorHAnsi" w:hAnsiTheme="minorHAnsi" w:cstheme="minorHAnsi"/>
        </w:rPr>
        <w:t xml:space="preserve">poderão ser obtidos no sítio eletrônico da </w:t>
      </w:r>
      <w:r w:rsidRPr="008F18EC">
        <w:rPr>
          <w:rFonts w:asciiTheme="minorHAnsi" w:hAnsiTheme="minorHAnsi" w:cstheme="minorHAnsi"/>
          <w:b/>
          <w:bCs/>
        </w:rPr>
        <w:t>ANTAQ</w:t>
      </w:r>
      <w:r w:rsidRPr="008F18EC">
        <w:rPr>
          <w:rFonts w:asciiTheme="minorHAnsi" w:hAnsiTheme="minorHAnsi" w:cstheme="minorHAnsi"/>
        </w:rPr>
        <w:t>,</w:t>
      </w:r>
      <w:r w:rsidRPr="008F18EC">
        <w:rPr>
          <w:rFonts w:asciiTheme="minorHAnsi" w:hAnsiTheme="minorHAnsi" w:cstheme="minorHAnsi"/>
          <w:spacing w:val="-5"/>
        </w:rPr>
        <w:t xml:space="preserve"> </w:t>
      </w:r>
      <w:r w:rsidRPr="008F18EC">
        <w:rPr>
          <w:rFonts w:asciiTheme="minorHAnsi" w:hAnsiTheme="minorHAnsi" w:cstheme="minorHAnsi"/>
        </w:rPr>
        <w:t>[</w:t>
      </w:r>
      <w:r w:rsidRPr="008F18EC">
        <w:rPr>
          <w:rFonts w:ascii="Cambria Math" w:hAnsi="Cambria Math" w:cs="Cambria Math"/>
          <w:highlight w:val="yellow"/>
        </w:rPr>
        <w:t>⦁</w:t>
      </w:r>
      <w:r w:rsidRPr="008F18EC">
        <w:rPr>
          <w:rFonts w:asciiTheme="minorHAnsi" w:hAnsiTheme="minorHAnsi" w:cstheme="minorHAnsi"/>
        </w:rPr>
        <w:t>]</w:t>
      </w:r>
      <w:r w:rsidR="004D0279" w:rsidRPr="008F18EC">
        <w:rPr>
          <w:rFonts w:asciiTheme="minorHAnsi" w:hAnsiTheme="minorHAnsi" w:cstheme="minorHAnsi"/>
        </w:rPr>
        <w:t xml:space="preserve">, e do </w:t>
      </w:r>
      <w:r w:rsidR="00D93CD1" w:rsidRPr="008F18EC">
        <w:rPr>
          <w:rFonts w:asciiTheme="minorHAnsi" w:hAnsiTheme="minorHAnsi" w:cstheme="minorHAnsi"/>
          <w:b/>
          <w:bCs/>
        </w:rPr>
        <w:t>Ministério de Portos e Aeroportos</w:t>
      </w:r>
      <w:r w:rsidR="004D0279" w:rsidRPr="008F18EC">
        <w:rPr>
          <w:rFonts w:asciiTheme="minorHAnsi" w:hAnsiTheme="minorHAnsi" w:cstheme="minorHAnsi"/>
        </w:rPr>
        <w:t>, [</w:t>
      </w:r>
      <w:r w:rsidR="004D0279" w:rsidRPr="008F18EC">
        <w:rPr>
          <w:rFonts w:asciiTheme="minorHAnsi" w:hAnsiTheme="minorHAnsi" w:cstheme="minorHAnsi"/>
          <w:highlight w:val="yellow"/>
        </w:rPr>
        <w:t>•</w:t>
      </w:r>
      <w:r w:rsidR="004D0279" w:rsidRPr="008F18EC">
        <w:rPr>
          <w:rFonts w:asciiTheme="minorHAnsi" w:hAnsiTheme="minorHAnsi" w:cstheme="minorHAnsi"/>
        </w:rPr>
        <w:t>]</w:t>
      </w:r>
      <w:r w:rsidRPr="008F18EC">
        <w:rPr>
          <w:rFonts w:asciiTheme="minorHAnsi" w:hAnsiTheme="minorHAnsi" w:cstheme="minorHAnsi"/>
        </w:rPr>
        <w:t>.</w:t>
      </w:r>
    </w:p>
    <w:p w14:paraId="6BD10B2B" w14:textId="1D553BFA"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Os interessados deverão obter o </w:t>
      </w:r>
      <w:r w:rsidRPr="008F18EC">
        <w:rPr>
          <w:rFonts w:asciiTheme="minorHAnsi" w:hAnsiTheme="minorHAnsi" w:cstheme="minorHAnsi"/>
          <w:b/>
          <w:bCs/>
        </w:rPr>
        <w:t>Edital</w:t>
      </w:r>
      <w:r w:rsidRPr="008F18EC">
        <w:rPr>
          <w:rFonts w:asciiTheme="minorHAnsi" w:hAnsiTheme="minorHAnsi" w:cstheme="minorHAnsi"/>
        </w:rPr>
        <w:t xml:space="preserve"> pelo meio acima especificado, para garantia da autenticidade dos textos e de que estão em seu poder todos os documentos e </w:t>
      </w:r>
      <w:r w:rsidR="00BF3540" w:rsidRPr="008F18EC">
        <w:rPr>
          <w:rFonts w:asciiTheme="minorHAnsi" w:hAnsiTheme="minorHAnsi" w:cstheme="minorHAnsi"/>
          <w:bCs/>
        </w:rPr>
        <w:t>a</w:t>
      </w:r>
      <w:r w:rsidRPr="008F18EC">
        <w:rPr>
          <w:rFonts w:asciiTheme="minorHAnsi" w:hAnsiTheme="minorHAnsi" w:cstheme="minorHAnsi"/>
          <w:bCs/>
        </w:rPr>
        <w:t>nexos</w:t>
      </w:r>
      <w:r w:rsidRPr="008F18EC">
        <w:rPr>
          <w:rFonts w:asciiTheme="minorHAnsi" w:hAnsiTheme="minorHAnsi" w:cstheme="minorHAnsi"/>
        </w:rPr>
        <w:t xml:space="preserve"> que</w:t>
      </w:r>
      <w:r w:rsidR="00EF48BE" w:rsidRPr="008F18EC">
        <w:rPr>
          <w:rFonts w:asciiTheme="minorHAnsi" w:hAnsiTheme="minorHAnsi" w:cstheme="minorHAnsi"/>
        </w:rPr>
        <w:t xml:space="preserve"> o</w:t>
      </w:r>
      <w:r w:rsidRPr="008F18EC">
        <w:rPr>
          <w:rFonts w:asciiTheme="minorHAnsi" w:hAnsiTheme="minorHAnsi" w:cstheme="minorHAnsi"/>
        </w:rPr>
        <w:t xml:space="preserve"> compõem </w:t>
      </w:r>
    </w:p>
    <w:p w14:paraId="4DA66E46" w14:textId="77777777"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ANTAQ</w:t>
      </w:r>
      <w:r w:rsidRPr="008F18EC">
        <w:rPr>
          <w:rFonts w:asciiTheme="minorHAnsi" w:hAnsiTheme="minorHAnsi" w:cstheme="minorHAnsi"/>
        </w:rPr>
        <w:t xml:space="preserve"> não se responsabiliza pelo texto e anexos de editais obtidos ou conhecidos de forma ou em locais diversos do indicado neste</w:t>
      </w:r>
      <w:r w:rsidRPr="008F18EC">
        <w:rPr>
          <w:rFonts w:asciiTheme="minorHAnsi" w:hAnsiTheme="minorHAnsi" w:cstheme="minorHAnsi"/>
          <w:spacing w:val="-17"/>
        </w:rPr>
        <w:t xml:space="preserve"> </w:t>
      </w:r>
      <w:r w:rsidRPr="008F18EC">
        <w:rPr>
          <w:rFonts w:asciiTheme="minorHAnsi" w:hAnsiTheme="minorHAnsi" w:cstheme="minorHAnsi"/>
          <w:b/>
          <w:bCs/>
        </w:rPr>
        <w:t>Edital</w:t>
      </w:r>
      <w:r w:rsidRPr="008F18EC">
        <w:rPr>
          <w:rFonts w:asciiTheme="minorHAnsi" w:hAnsiTheme="minorHAnsi" w:cstheme="minorHAnsi"/>
        </w:rPr>
        <w:t>.</w:t>
      </w:r>
    </w:p>
    <w:p w14:paraId="04E164CD" w14:textId="136861AA" w:rsidR="00A176F8" w:rsidRPr="008F18EC" w:rsidRDefault="00A176F8" w:rsidP="0D5207EE">
      <w:pPr>
        <w:pStyle w:val="Seo"/>
        <w:rPr>
          <w:rFonts w:asciiTheme="minorHAnsi" w:hAnsiTheme="minorHAnsi"/>
        </w:rPr>
      </w:pPr>
      <w:bookmarkStart w:id="275" w:name="_Toc838760477"/>
      <w:bookmarkStart w:id="276" w:name="_Toc211683461"/>
      <w:r w:rsidRPr="008F18EC">
        <w:rPr>
          <w:rFonts w:asciiTheme="minorHAnsi" w:hAnsiTheme="minorHAnsi"/>
        </w:rPr>
        <w:t>Seção IV – Esclarecimentos sobre o Edital</w:t>
      </w:r>
      <w:bookmarkEnd w:id="275"/>
      <w:bookmarkEnd w:id="276"/>
    </w:p>
    <w:p w14:paraId="55E4B921" w14:textId="71DA52BF"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del w:id="277" w:author="Isabela Alves Pereira Oliveira" w:date="2025-10-18T12:32:00Z" w16du:dateUtc="2025-10-18T15:32:00Z">
        <w:r w:rsidRPr="008F18EC" w:rsidDel="00DF4B4A">
          <w:rPr>
            <w:rFonts w:asciiTheme="minorHAnsi" w:hAnsiTheme="minorHAnsi" w:cstheme="minorHAnsi"/>
            <w:b/>
            <w:bCs/>
          </w:rPr>
          <w:delText>Comissão de Licitação</w:delText>
        </w:r>
      </w:del>
      <w:ins w:id="278" w:author="Isabela Alves Pereira Oliveira" w:date="2025-10-18T12:32:00Z" w16du:dateUtc="2025-10-18T15:32:00Z">
        <w:r w:rsidR="00DF4B4A">
          <w:rPr>
            <w:rFonts w:asciiTheme="minorHAnsi" w:hAnsiTheme="minorHAnsi" w:cstheme="minorHAnsi"/>
            <w:b/>
            <w:bCs/>
          </w:rPr>
          <w:t>CPLA</w:t>
        </w:r>
      </w:ins>
      <w:r w:rsidRPr="008F18EC">
        <w:rPr>
          <w:rFonts w:asciiTheme="minorHAnsi" w:hAnsiTheme="minorHAnsi" w:cstheme="minorHAnsi"/>
        </w:rPr>
        <w:t xml:space="preserve"> poderá prestar esclarecimentos sobre o </w:t>
      </w:r>
      <w:r w:rsidRPr="008F18EC">
        <w:rPr>
          <w:rFonts w:asciiTheme="minorHAnsi" w:hAnsiTheme="minorHAnsi" w:cstheme="minorHAnsi"/>
          <w:b/>
          <w:bCs/>
        </w:rPr>
        <w:t>Edital</w:t>
      </w:r>
      <w:r w:rsidRPr="008F18EC">
        <w:rPr>
          <w:rFonts w:asciiTheme="minorHAnsi" w:hAnsiTheme="minorHAnsi" w:cstheme="minorHAnsi"/>
        </w:rPr>
        <w:t>, de ofício ou a requerimento de quaisquer interessados, sendo que tais esclarecimentos vincularão a interpretação de suas</w:t>
      </w:r>
      <w:r w:rsidRPr="008F18EC">
        <w:rPr>
          <w:rFonts w:asciiTheme="minorHAnsi" w:hAnsiTheme="minorHAnsi" w:cstheme="minorHAnsi"/>
          <w:spacing w:val="-6"/>
        </w:rPr>
        <w:t xml:space="preserve"> </w:t>
      </w:r>
      <w:r w:rsidRPr="008F18EC">
        <w:rPr>
          <w:rFonts w:asciiTheme="minorHAnsi" w:hAnsiTheme="minorHAnsi" w:cstheme="minorHAnsi"/>
        </w:rPr>
        <w:t>regras.</w:t>
      </w:r>
    </w:p>
    <w:p w14:paraId="429F0AB8" w14:textId="0EA47192" w:rsidR="00A176F8" w:rsidRPr="008F18EC" w:rsidRDefault="00A176F8" w:rsidP="0D5207EE">
      <w:pPr>
        <w:pStyle w:val="PargrafodaLista"/>
        <w:numPr>
          <w:ilvl w:val="1"/>
          <w:numId w:val="16"/>
        </w:numPr>
        <w:tabs>
          <w:tab w:val="left" w:pos="1814"/>
        </w:tabs>
        <w:spacing w:before="240" w:after="240" w:line="300" w:lineRule="exact"/>
        <w:ind w:left="0" w:firstLine="0"/>
        <w:rPr>
          <w:rFonts w:asciiTheme="minorHAnsi" w:hAnsiTheme="minorHAnsi" w:cstheme="minorBidi"/>
        </w:rPr>
      </w:pPr>
      <w:r w:rsidRPr="008F18EC">
        <w:rPr>
          <w:rFonts w:asciiTheme="minorHAnsi" w:hAnsiTheme="minorHAnsi" w:cstheme="minorBidi"/>
        </w:rPr>
        <w:t xml:space="preserve">Os pedidos de esclarecimento deverão ser apresentados </w:t>
      </w:r>
      <w:r w:rsidR="01F6ED6F" w:rsidRPr="008F18EC">
        <w:rPr>
          <w:rFonts w:asciiTheme="minorHAnsi" w:hAnsiTheme="minorHAnsi" w:cstheme="minorBidi"/>
        </w:rPr>
        <w:t xml:space="preserve">conforme o </w:t>
      </w:r>
      <w:r w:rsidR="01F6ED6F" w:rsidRPr="008F18EC">
        <w:rPr>
          <w:rFonts w:asciiTheme="minorHAnsi" w:hAnsiTheme="minorHAnsi" w:cstheme="minorBidi"/>
          <w:b/>
          <w:bCs/>
        </w:rPr>
        <w:t>Anexo 15</w:t>
      </w:r>
      <w:r w:rsidR="01F6ED6F" w:rsidRPr="008F18EC">
        <w:rPr>
          <w:rFonts w:asciiTheme="minorHAnsi" w:hAnsiTheme="minorHAnsi" w:cstheme="minorBidi"/>
        </w:rPr>
        <w:t xml:space="preserve">, </w:t>
      </w:r>
      <w:r w:rsidR="7578A017" w:rsidRPr="008F18EC">
        <w:rPr>
          <w:rFonts w:asciiTheme="minorHAnsi" w:hAnsiTheme="minorHAnsi" w:cstheme="minorBidi"/>
        </w:rPr>
        <w:t>até</w:t>
      </w:r>
      <w:r w:rsidRPr="008F18EC">
        <w:rPr>
          <w:rFonts w:asciiTheme="minorHAnsi" w:hAnsiTheme="minorHAnsi" w:cstheme="minorBidi"/>
        </w:rPr>
        <w:t xml:space="preserve"> o </w:t>
      </w:r>
      <w:r w:rsidR="47B9B2B6" w:rsidRPr="008F18EC">
        <w:rPr>
          <w:rFonts w:asciiTheme="minorHAnsi" w:hAnsiTheme="minorHAnsi" w:cstheme="minorBidi"/>
        </w:rPr>
        <w:t>3º</w:t>
      </w:r>
      <w:r w:rsidR="006D5A15" w:rsidRPr="008F18EC">
        <w:rPr>
          <w:rFonts w:asciiTheme="minorHAnsi" w:hAnsiTheme="minorHAnsi" w:cstheme="minorBidi"/>
        </w:rPr>
        <w:t xml:space="preserve"> </w:t>
      </w:r>
      <w:r w:rsidRPr="008F18EC">
        <w:rPr>
          <w:rFonts w:asciiTheme="minorHAnsi" w:hAnsiTheme="minorHAnsi" w:cstheme="minorBidi"/>
        </w:rPr>
        <w:t>(</w:t>
      </w:r>
      <w:r w:rsidR="48B03022" w:rsidRPr="008F18EC">
        <w:rPr>
          <w:rFonts w:asciiTheme="minorHAnsi" w:hAnsiTheme="minorHAnsi" w:cstheme="minorBidi"/>
        </w:rPr>
        <w:t>terceiro</w:t>
      </w:r>
      <w:r w:rsidRPr="008F18EC">
        <w:rPr>
          <w:rFonts w:asciiTheme="minorHAnsi" w:hAnsiTheme="minorHAnsi" w:cstheme="minorBidi"/>
        </w:rPr>
        <w:t xml:space="preserve">) dia anterior à data da </w:t>
      </w:r>
      <w:r w:rsidRPr="008F18EC">
        <w:rPr>
          <w:rFonts w:asciiTheme="minorHAnsi" w:hAnsiTheme="minorHAnsi" w:cstheme="minorBidi"/>
          <w:b/>
          <w:bCs/>
        </w:rPr>
        <w:t>Entrega dos Documentos</w:t>
      </w:r>
      <w:r w:rsidRPr="008F18EC">
        <w:rPr>
          <w:rFonts w:asciiTheme="minorHAnsi" w:hAnsiTheme="minorHAnsi" w:cstheme="minorBidi"/>
        </w:rPr>
        <w:t xml:space="preserve">, por meio de e-mail enviado ao seguinte endereço eletrônico da </w:t>
      </w:r>
      <w:r w:rsidRPr="008F18EC">
        <w:rPr>
          <w:rFonts w:asciiTheme="minorHAnsi" w:hAnsiTheme="minorHAnsi" w:cstheme="minorBidi"/>
          <w:b/>
          <w:bCs/>
        </w:rPr>
        <w:t>ANTAQ</w:t>
      </w:r>
      <w:r w:rsidR="00EF48BE" w:rsidRPr="008F18EC">
        <w:rPr>
          <w:rFonts w:asciiTheme="minorHAnsi" w:hAnsiTheme="minorHAnsi" w:cstheme="minorBidi"/>
        </w:rPr>
        <w:t>:</w:t>
      </w:r>
      <w:r w:rsidRPr="008F18EC">
        <w:rPr>
          <w:rFonts w:asciiTheme="minorHAnsi" w:hAnsiTheme="minorHAnsi" w:cstheme="minorBidi"/>
          <w:spacing w:val="-5"/>
        </w:rPr>
        <w:t xml:space="preserve"> </w:t>
      </w:r>
      <w:r w:rsidRPr="008F18EC">
        <w:rPr>
          <w:rFonts w:asciiTheme="minorHAnsi" w:hAnsiTheme="minorHAnsi" w:cstheme="minorBidi"/>
        </w:rPr>
        <w:t>[</w:t>
      </w:r>
      <w:r w:rsidRPr="008F18EC">
        <w:rPr>
          <w:rFonts w:ascii="Cambria Math" w:hAnsi="Cambria Math" w:cs="Cambria Math"/>
          <w:highlight w:val="yellow"/>
        </w:rPr>
        <w:t>⦁</w:t>
      </w:r>
      <w:r w:rsidRPr="008F18EC">
        <w:rPr>
          <w:rFonts w:asciiTheme="minorHAnsi" w:hAnsiTheme="minorHAnsi" w:cstheme="minorBidi"/>
        </w:rPr>
        <w:t>]</w:t>
      </w:r>
      <w:r w:rsidR="00EF2F9C" w:rsidRPr="008F18EC">
        <w:rPr>
          <w:rFonts w:asciiTheme="minorHAnsi" w:hAnsiTheme="minorHAnsi" w:cstheme="minorBidi"/>
        </w:rPr>
        <w:t>.</w:t>
      </w:r>
    </w:p>
    <w:p w14:paraId="6A6B059D" w14:textId="55A5B465" w:rsidR="00A176F8" w:rsidRPr="008F18EC" w:rsidRDefault="00A176F8" w:rsidP="0D5207EE">
      <w:pPr>
        <w:pStyle w:val="PargrafodaLista"/>
        <w:numPr>
          <w:ilvl w:val="2"/>
          <w:numId w:val="16"/>
        </w:numPr>
        <w:tabs>
          <w:tab w:val="left" w:pos="1985"/>
        </w:tabs>
        <w:spacing w:before="240" w:line="300" w:lineRule="exact"/>
        <w:ind w:left="567" w:firstLine="0"/>
        <w:rPr>
          <w:rFonts w:asciiTheme="minorHAnsi" w:hAnsiTheme="minorHAnsi" w:cstheme="minorBidi"/>
        </w:rPr>
      </w:pPr>
      <w:r w:rsidRPr="008F18EC">
        <w:rPr>
          <w:rFonts w:asciiTheme="minorHAnsi" w:hAnsiTheme="minorHAnsi" w:cstheme="minorBidi"/>
        </w:rPr>
        <w:t>Os pedidos de esclarecimento serão considerados entregues na data de seu recebimento, exceto se recebidos após as 18h, hipótese em que serão considerados recebidos no dia útil imediatamente</w:t>
      </w:r>
      <w:r w:rsidRPr="008F18EC">
        <w:rPr>
          <w:rFonts w:asciiTheme="minorHAnsi" w:hAnsiTheme="minorHAnsi" w:cstheme="minorBidi"/>
          <w:spacing w:val="-15"/>
        </w:rPr>
        <w:t xml:space="preserve"> </w:t>
      </w:r>
      <w:r w:rsidRPr="008F18EC">
        <w:rPr>
          <w:rFonts w:asciiTheme="minorHAnsi" w:hAnsiTheme="minorHAnsi" w:cstheme="minorBidi"/>
        </w:rPr>
        <w:t>posterior</w:t>
      </w:r>
      <w:r w:rsidR="005740F2" w:rsidRPr="008F18EC">
        <w:rPr>
          <w:rFonts w:asciiTheme="minorHAnsi" w:hAnsiTheme="minorHAnsi" w:cstheme="minorBidi"/>
        </w:rPr>
        <w:t xml:space="preserve">, entendendo por dia útil </w:t>
      </w:r>
      <w:r w:rsidR="0092549C" w:rsidRPr="008F18EC">
        <w:rPr>
          <w:rFonts w:asciiTheme="minorHAnsi" w:hAnsiTheme="minorHAnsi" w:cstheme="minorBidi"/>
        </w:rPr>
        <w:t xml:space="preserve">os dias entre segunda-feira e sexta-feira, excluindo-se </w:t>
      </w:r>
      <w:r w:rsidR="00E73AF5" w:rsidRPr="008F18EC">
        <w:rPr>
          <w:rFonts w:asciiTheme="minorHAnsi" w:hAnsiTheme="minorHAnsi" w:cstheme="minorBidi"/>
        </w:rPr>
        <w:t>feriados em Brasília</w:t>
      </w:r>
      <w:r w:rsidR="00073929" w:rsidRPr="008F18EC">
        <w:rPr>
          <w:rFonts w:asciiTheme="minorHAnsi" w:hAnsiTheme="minorHAnsi" w:cstheme="minorBidi"/>
        </w:rPr>
        <w:t>/DF</w:t>
      </w:r>
      <w:r w:rsidR="00BB41D4" w:rsidRPr="008F18EC">
        <w:rPr>
          <w:rFonts w:asciiTheme="minorHAnsi" w:hAnsiTheme="minorHAnsi" w:cstheme="minorBidi"/>
        </w:rPr>
        <w:t>.</w:t>
      </w:r>
    </w:p>
    <w:p w14:paraId="30E646D8" w14:textId="5191E163" w:rsidR="00482490" w:rsidRPr="008F18EC" w:rsidRDefault="00482490" w:rsidP="00C041E5">
      <w:pPr>
        <w:pStyle w:val="PargrafodaLista"/>
        <w:numPr>
          <w:ilvl w:val="2"/>
          <w:numId w:val="16"/>
        </w:numPr>
        <w:tabs>
          <w:tab w:val="left" w:pos="1985"/>
        </w:tabs>
        <w:spacing w:before="240" w:line="300" w:lineRule="exact"/>
        <w:ind w:left="567" w:firstLine="0"/>
        <w:rPr>
          <w:rFonts w:asciiTheme="minorHAnsi" w:hAnsiTheme="minorHAnsi" w:cstheme="minorHAnsi"/>
        </w:rPr>
      </w:pPr>
      <w:r w:rsidRPr="008F18EC">
        <w:rPr>
          <w:rFonts w:asciiTheme="minorHAnsi" w:hAnsiTheme="minorHAnsi" w:cstheme="minorHAnsi"/>
        </w:rPr>
        <w:t xml:space="preserve">O encaminhamento poderá ser realizado por meio eletrônico, no sítio da </w:t>
      </w:r>
      <w:r w:rsidRPr="008F18EC">
        <w:rPr>
          <w:rFonts w:asciiTheme="minorHAnsi" w:hAnsiTheme="minorHAnsi" w:cstheme="minorHAnsi"/>
          <w:b/>
          <w:bCs/>
        </w:rPr>
        <w:t>ANTAQ</w:t>
      </w:r>
      <w:r w:rsidRPr="008F18EC">
        <w:rPr>
          <w:rFonts w:asciiTheme="minorHAnsi" w:hAnsiTheme="minorHAnsi" w:cstheme="minorHAnsi"/>
        </w:rPr>
        <w:t xml:space="preserve"> em link que será disponibilizado.</w:t>
      </w:r>
    </w:p>
    <w:p w14:paraId="26C350E5" w14:textId="6D69CEC8" w:rsidR="00A176F8" w:rsidRPr="008F18EC" w:rsidRDefault="00A176F8" w:rsidP="0D5207EE">
      <w:pPr>
        <w:pStyle w:val="PargrafodaLista"/>
        <w:numPr>
          <w:ilvl w:val="1"/>
          <w:numId w:val="16"/>
        </w:numPr>
        <w:tabs>
          <w:tab w:val="left" w:pos="1814"/>
        </w:tabs>
        <w:spacing w:before="240" w:after="240" w:line="300" w:lineRule="exact"/>
        <w:ind w:left="0" w:firstLine="0"/>
        <w:rPr>
          <w:rFonts w:asciiTheme="minorHAnsi" w:hAnsiTheme="minorHAnsi" w:cstheme="minorBidi"/>
        </w:rPr>
      </w:pPr>
      <w:r w:rsidRPr="008F18EC">
        <w:rPr>
          <w:rFonts w:asciiTheme="minorHAnsi" w:hAnsiTheme="minorHAnsi" w:cstheme="minorBidi"/>
        </w:rPr>
        <w:t xml:space="preserve">Todas as respostas da </w:t>
      </w:r>
      <w:del w:id="279" w:author="Isabela Alves Pereira Oliveira" w:date="2025-10-18T12:32:00Z" w16du:dateUtc="2025-10-18T15:32:00Z">
        <w:r w:rsidRPr="008F18EC" w:rsidDel="00DF4B4A">
          <w:rPr>
            <w:rFonts w:asciiTheme="minorHAnsi" w:hAnsiTheme="minorHAnsi" w:cstheme="minorBidi"/>
            <w:b/>
            <w:bCs/>
          </w:rPr>
          <w:delText>Comissão de Licitação</w:delText>
        </w:r>
      </w:del>
      <w:ins w:id="280" w:author="Isabela Alves Pereira Oliveira" w:date="2025-10-18T12:32:00Z" w16du:dateUtc="2025-10-18T15:32:00Z">
        <w:r w:rsidR="00DF4B4A">
          <w:rPr>
            <w:rFonts w:asciiTheme="minorHAnsi" w:hAnsiTheme="minorHAnsi" w:cstheme="minorBidi"/>
            <w:b/>
            <w:bCs/>
          </w:rPr>
          <w:t>CPLA</w:t>
        </w:r>
      </w:ins>
      <w:r w:rsidRPr="008F18EC">
        <w:rPr>
          <w:rFonts w:asciiTheme="minorHAnsi" w:hAnsiTheme="minorHAnsi" w:cstheme="minorBidi"/>
        </w:rPr>
        <w:t xml:space="preserve"> aos pedidos de esclarecimento realizados nos termos do </w:t>
      </w:r>
      <w:r w:rsidR="00E20397" w:rsidRPr="008F18EC">
        <w:rPr>
          <w:rFonts w:asciiTheme="minorHAnsi" w:hAnsiTheme="minorHAnsi" w:cstheme="minorBidi"/>
        </w:rPr>
        <w:t>I</w:t>
      </w:r>
      <w:r w:rsidR="00622CFC" w:rsidRPr="008F18EC">
        <w:rPr>
          <w:rFonts w:asciiTheme="minorHAnsi" w:hAnsiTheme="minorHAnsi" w:cstheme="minorBidi"/>
        </w:rPr>
        <w:t>tem</w:t>
      </w:r>
      <w:r w:rsidRPr="008F18EC">
        <w:rPr>
          <w:rFonts w:asciiTheme="minorHAnsi" w:hAnsiTheme="minorHAnsi" w:cstheme="minorBidi"/>
        </w:rPr>
        <w:t xml:space="preserve"> anterior serão compiladas </w:t>
      </w:r>
      <w:r w:rsidR="7578A017" w:rsidRPr="008F18EC">
        <w:rPr>
          <w:rFonts w:asciiTheme="minorHAnsi" w:hAnsiTheme="minorHAnsi" w:cstheme="minorBidi"/>
        </w:rPr>
        <w:t>e</w:t>
      </w:r>
      <w:r w:rsidRPr="008F18EC">
        <w:rPr>
          <w:rFonts w:asciiTheme="minorHAnsi" w:hAnsiTheme="minorHAnsi" w:cstheme="minorBidi"/>
        </w:rPr>
        <w:t xml:space="preserve"> disponibilizadas até o 2º (segundo) dia anterior à data da </w:t>
      </w:r>
      <w:r w:rsidRPr="008F18EC">
        <w:rPr>
          <w:rFonts w:asciiTheme="minorHAnsi" w:hAnsiTheme="minorHAnsi" w:cstheme="minorBidi"/>
          <w:b/>
          <w:bCs/>
        </w:rPr>
        <w:t>Entrega dos Documentos</w:t>
      </w:r>
      <w:r w:rsidRPr="008F18EC">
        <w:rPr>
          <w:rFonts w:asciiTheme="minorHAnsi" w:hAnsiTheme="minorHAnsi" w:cstheme="minorBidi"/>
        </w:rPr>
        <w:t>, passando a integrar o procedimento</w:t>
      </w:r>
      <w:r w:rsidRPr="008F18EC">
        <w:rPr>
          <w:rFonts w:asciiTheme="minorHAnsi" w:hAnsiTheme="minorHAnsi" w:cstheme="minorBidi"/>
          <w:spacing w:val="-1"/>
        </w:rPr>
        <w:t xml:space="preserve"> </w:t>
      </w:r>
      <w:r w:rsidRPr="008F18EC">
        <w:rPr>
          <w:rFonts w:asciiTheme="minorHAnsi" w:hAnsiTheme="minorHAnsi" w:cstheme="minorBidi"/>
        </w:rPr>
        <w:t>licitatório.</w:t>
      </w:r>
    </w:p>
    <w:p w14:paraId="2E033A82" w14:textId="7367142A" w:rsidR="00A176F8" w:rsidRPr="008F18EC" w:rsidRDefault="00A176F8" w:rsidP="0D5207EE">
      <w:pPr>
        <w:pStyle w:val="Seo"/>
        <w:rPr>
          <w:rFonts w:asciiTheme="minorHAnsi" w:hAnsiTheme="minorHAnsi"/>
        </w:rPr>
      </w:pPr>
      <w:bookmarkStart w:id="281" w:name="_Toc1711784492"/>
      <w:bookmarkStart w:id="282" w:name="_Toc211683462"/>
      <w:r w:rsidRPr="008F18EC">
        <w:rPr>
          <w:rFonts w:asciiTheme="minorHAnsi" w:hAnsiTheme="minorHAnsi"/>
        </w:rPr>
        <w:t>Seção V – Visitas Técnicas</w:t>
      </w:r>
      <w:bookmarkEnd w:id="281"/>
      <w:bookmarkEnd w:id="282"/>
    </w:p>
    <w:p w14:paraId="4CE8547C" w14:textId="2EFCCE85"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Os interessados poderão realizar até [</w:t>
      </w:r>
      <w:r w:rsidRPr="008F18EC">
        <w:rPr>
          <w:rFonts w:asciiTheme="minorHAnsi" w:hAnsiTheme="minorHAnsi" w:cstheme="minorHAnsi"/>
          <w:highlight w:val="yellow"/>
        </w:rPr>
        <w:t>•</w:t>
      </w:r>
      <w:r w:rsidRPr="008F18EC">
        <w:rPr>
          <w:rFonts w:asciiTheme="minorHAnsi" w:hAnsiTheme="minorHAnsi" w:cstheme="minorHAnsi"/>
        </w:rPr>
        <w:t>] ([</w:t>
      </w:r>
      <w:r w:rsidRPr="008F18EC">
        <w:rPr>
          <w:rFonts w:asciiTheme="minorHAnsi" w:hAnsiTheme="minorHAnsi" w:cstheme="minorHAnsi"/>
          <w:highlight w:val="yellow"/>
        </w:rPr>
        <w:t>•</w:t>
      </w:r>
      <w:r w:rsidRPr="008F18EC">
        <w:rPr>
          <w:rFonts w:asciiTheme="minorHAnsi" w:hAnsiTheme="minorHAnsi" w:cstheme="minorHAnsi"/>
        </w:rPr>
        <w:t xml:space="preserve">]) visitas técnicas destinadas à obtenção de informações suplementares sobre a atual área, infraestrutura e instalações públicas objeto do </w:t>
      </w:r>
      <w:r w:rsidRPr="008F18EC">
        <w:rPr>
          <w:rFonts w:asciiTheme="minorHAnsi" w:hAnsiTheme="minorHAnsi" w:cstheme="minorHAnsi"/>
          <w:b/>
          <w:bCs/>
        </w:rPr>
        <w:t>Contrato de Concessão</w:t>
      </w:r>
      <w:r w:rsidRPr="008F18EC">
        <w:rPr>
          <w:rFonts w:asciiTheme="minorHAnsi" w:hAnsiTheme="minorHAnsi" w:cstheme="minorHAnsi"/>
        </w:rPr>
        <w:t xml:space="preserve">, ocasião em que as </w:t>
      </w:r>
      <w:r w:rsidRPr="008F18EC">
        <w:rPr>
          <w:rFonts w:asciiTheme="minorHAnsi" w:hAnsiTheme="minorHAnsi" w:cstheme="minorHAnsi"/>
          <w:b/>
          <w:bCs/>
        </w:rPr>
        <w:t>Proponentes</w:t>
      </w:r>
      <w:r w:rsidRPr="008F18EC">
        <w:rPr>
          <w:rFonts w:asciiTheme="minorHAnsi" w:hAnsiTheme="minorHAnsi" w:cstheme="minorHAnsi"/>
        </w:rPr>
        <w:t xml:space="preserve"> poderão também avaliar eventuais questões ambientais e realizar inspeções, estudos e observações mais criteriosos, tais como batimetrias, </w:t>
      </w:r>
      <w:r w:rsidR="0081476D" w:rsidRPr="008F18EC">
        <w:rPr>
          <w:rFonts w:asciiTheme="minorHAnsi" w:hAnsiTheme="minorHAnsi" w:cstheme="minorHAnsi"/>
        </w:rPr>
        <w:t xml:space="preserve">sísmicas rasas, </w:t>
      </w:r>
      <w:r w:rsidRPr="008F18EC">
        <w:rPr>
          <w:rFonts w:asciiTheme="minorHAnsi" w:hAnsiTheme="minorHAnsi" w:cstheme="minorHAnsi"/>
        </w:rPr>
        <w:t>sondagens do solo, dentre outros, desde que não prejudiquem a operação portuária existente, bem como sejam compatíveis com o projeto e dispositivos legais e regulamentares</w:t>
      </w:r>
      <w:r w:rsidRPr="008F18EC">
        <w:rPr>
          <w:rFonts w:asciiTheme="minorHAnsi" w:hAnsiTheme="minorHAnsi" w:cstheme="minorHAnsi"/>
          <w:spacing w:val="-11"/>
        </w:rPr>
        <w:t xml:space="preserve"> </w:t>
      </w:r>
      <w:r w:rsidRPr="008F18EC">
        <w:rPr>
          <w:rFonts w:asciiTheme="minorHAnsi" w:hAnsiTheme="minorHAnsi" w:cstheme="minorHAnsi"/>
        </w:rPr>
        <w:t>vigentes.</w:t>
      </w:r>
    </w:p>
    <w:p w14:paraId="07FDE8ED" w14:textId="12731995" w:rsidR="00A176F8" w:rsidRPr="008F18EC" w:rsidRDefault="00A176F8" w:rsidP="00DD711F">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lastRenderedPageBreak/>
        <w:t>Os interessados poderão indicar até 6 (seis) representantes para participar das visitas técnicas.</w:t>
      </w:r>
    </w:p>
    <w:p w14:paraId="45BB637E" w14:textId="316BE200" w:rsidR="004D0279" w:rsidRPr="008F18EC" w:rsidRDefault="00ED337F" w:rsidP="00DD711F">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Em caso de crise sanitária, as </w:t>
      </w:r>
      <w:r w:rsidRPr="008F18EC">
        <w:rPr>
          <w:rFonts w:asciiTheme="minorHAnsi" w:hAnsiTheme="minorHAnsi" w:cstheme="minorHAnsi"/>
          <w:b/>
          <w:bCs/>
        </w:rPr>
        <w:t>Proponentes</w:t>
      </w:r>
      <w:r w:rsidRPr="008F18EC">
        <w:rPr>
          <w:rFonts w:asciiTheme="minorHAnsi" w:hAnsiTheme="minorHAnsi" w:cstheme="minorHAnsi"/>
        </w:rPr>
        <w:t xml:space="preserve"> deverão seguir as orientações emitidas pela </w:t>
      </w:r>
      <w:r w:rsidR="00D64DB9" w:rsidRPr="008F18EC">
        <w:rPr>
          <w:rFonts w:asciiTheme="minorHAnsi" w:hAnsiTheme="minorHAnsi" w:cstheme="minorHAnsi"/>
          <w:b/>
          <w:bCs/>
        </w:rPr>
        <w:t>APS</w:t>
      </w:r>
      <w:r w:rsidRPr="008F18EC">
        <w:rPr>
          <w:rFonts w:asciiTheme="minorHAnsi" w:hAnsiTheme="minorHAnsi" w:cstheme="minorHAnsi"/>
        </w:rPr>
        <w:t xml:space="preserve"> com o objetivo de garantir a segurança da visita.</w:t>
      </w:r>
      <w:r w:rsidR="004D0279" w:rsidRPr="008F18EC">
        <w:rPr>
          <w:rFonts w:asciiTheme="minorHAnsi" w:hAnsiTheme="minorHAnsi" w:cstheme="minorHAnsi"/>
        </w:rPr>
        <w:t xml:space="preserve"> </w:t>
      </w:r>
    </w:p>
    <w:p w14:paraId="5D96345A" w14:textId="77777777" w:rsidR="00692DFE"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participação na visita técnica é facultativa. </w:t>
      </w:r>
    </w:p>
    <w:p w14:paraId="32DD7157" w14:textId="51067609"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Proponente</w:t>
      </w:r>
      <w:r w:rsidRPr="008F18EC">
        <w:rPr>
          <w:rFonts w:asciiTheme="minorHAnsi" w:hAnsiTheme="minorHAnsi" w:cstheme="minorHAnsi"/>
        </w:rPr>
        <w:t xml:space="preserve"> deverá apresentar</w:t>
      </w:r>
      <w:r w:rsidR="000708FF" w:rsidRPr="008F18EC">
        <w:rPr>
          <w:rFonts w:asciiTheme="minorHAnsi" w:hAnsiTheme="minorHAnsi" w:cstheme="minorHAnsi"/>
        </w:rPr>
        <w:t>,</w:t>
      </w:r>
      <w:r w:rsidRPr="008F18EC">
        <w:rPr>
          <w:rFonts w:asciiTheme="minorHAnsi" w:hAnsiTheme="minorHAnsi" w:cstheme="minorHAnsi"/>
        </w:rPr>
        <w:t xml:space="preserve"> em seus </w:t>
      </w:r>
      <w:r w:rsidRPr="008F18EC">
        <w:rPr>
          <w:rFonts w:asciiTheme="minorHAnsi" w:hAnsiTheme="minorHAnsi" w:cstheme="minorHAnsi"/>
          <w:b/>
          <w:bCs/>
        </w:rPr>
        <w:t>Documentos de Habilitação</w:t>
      </w:r>
      <w:r w:rsidR="000708FF" w:rsidRPr="008F18EC">
        <w:rPr>
          <w:rFonts w:asciiTheme="minorHAnsi" w:hAnsiTheme="minorHAnsi" w:cstheme="minorHAnsi"/>
        </w:rPr>
        <w:t>,</w:t>
      </w:r>
      <w:r w:rsidRPr="008F18EC">
        <w:rPr>
          <w:rFonts w:asciiTheme="minorHAnsi" w:hAnsiTheme="minorHAnsi" w:cstheme="minorHAnsi"/>
        </w:rPr>
        <w:t xml:space="preserve"> declaração emitida nos moldes do </w:t>
      </w:r>
      <w:r w:rsidR="006124BF" w:rsidRPr="008F18EC">
        <w:rPr>
          <w:rFonts w:asciiTheme="minorHAnsi" w:hAnsiTheme="minorHAnsi" w:cstheme="minorHAnsi"/>
          <w:b/>
          <w:bCs/>
        </w:rPr>
        <w:t>Anexo 8</w:t>
      </w:r>
      <w:r w:rsidRPr="008F18EC">
        <w:rPr>
          <w:rFonts w:asciiTheme="minorHAnsi" w:hAnsiTheme="minorHAnsi" w:cstheme="minorHAnsi"/>
        </w:rPr>
        <w:t xml:space="preserve"> ou do </w:t>
      </w:r>
      <w:r w:rsidR="006124BF" w:rsidRPr="008F18EC">
        <w:rPr>
          <w:rFonts w:asciiTheme="minorHAnsi" w:hAnsiTheme="minorHAnsi" w:cstheme="minorHAnsi"/>
          <w:b/>
          <w:bCs/>
        </w:rPr>
        <w:t>Anexo 9</w:t>
      </w:r>
      <w:r w:rsidRPr="008F18EC">
        <w:rPr>
          <w:rFonts w:asciiTheme="minorHAnsi" w:hAnsiTheme="minorHAnsi" w:cstheme="minorHAnsi"/>
        </w:rPr>
        <w:t xml:space="preserve">, conforme aplicável, declarando que tem pleno conhecimento da área, infraestrutura e instalações públicas objeto do </w:t>
      </w:r>
      <w:r w:rsidRPr="008F18EC">
        <w:rPr>
          <w:rFonts w:asciiTheme="minorHAnsi" w:hAnsiTheme="minorHAnsi" w:cstheme="minorHAnsi"/>
          <w:b/>
          <w:bCs/>
        </w:rPr>
        <w:t>Contrato de Concessão</w:t>
      </w:r>
      <w:r w:rsidRPr="008F18EC">
        <w:rPr>
          <w:rFonts w:asciiTheme="minorHAnsi" w:hAnsiTheme="minorHAnsi" w:cstheme="minorHAnsi"/>
        </w:rPr>
        <w:t xml:space="preserve">, assim como das condições que possam afetar sua execução, dos acessos à área, dos materiais e equipamentos a serem utilizados, bem como das demais informações necessárias à consecução do objeto do </w:t>
      </w:r>
      <w:r w:rsidRPr="008F18EC">
        <w:rPr>
          <w:rFonts w:asciiTheme="minorHAnsi" w:hAnsiTheme="minorHAnsi" w:cstheme="minorHAnsi"/>
          <w:b/>
          <w:bCs/>
        </w:rPr>
        <w:t>Contrato de Concessão</w:t>
      </w:r>
      <w:r w:rsidRPr="008F18EC">
        <w:rPr>
          <w:rFonts w:asciiTheme="minorHAnsi" w:hAnsiTheme="minorHAnsi" w:cstheme="minorHAnsi"/>
        </w:rPr>
        <w:t>, sendo de sua responsabilidade a ocorrência de eventuais prejuízos em virtude de sua omissão na verificação do</w:t>
      </w:r>
      <w:r w:rsidRPr="008F18EC">
        <w:rPr>
          <w:rFonts w:asciiTheme="minorHAnsi" w:hAnsiTheme="minorHAnsi" w:cstheme="minorHAnsi"/>
          <w:spacing w:val="-19"/>
        </w:rPr>
        <w:t xml:space="preserve"> </w:t>
      </w:r>
      <w:r w:rsidR="000708FF" w:rsidRPr="008F18EC">
        <w:rPr>
          <w:rFonts w:asciiTheme="minorHAnsi" w:hAnsiTheme="minorHAnsi" w:cstheme="minorHAnsi"/>
          <w:b/>
          <w:bCs/>
        </w:rPr>
        <w:t>Objeto do Leilão</w:t>
      </w:r>
      <w:r w:rsidRPr="008F18EC">
        <w:rPr>
          <w:rFonts w:asciiTheme="minorHAnsi" w:hAnsiTheme="minorHAnsi" w:cstheme="minorHAnsi"/>
        </w:rPr>
        <w:t>.</w:t>
      </w:r>
    </w:p>
    <w:p w14:paraId="7451D4A5" w14:textId="3F84FE90"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As visitas técnicas deverão ser agendadas com</w:t>
      </w:r>
      <w:r w:rsidR="00D53782" w:rsidRPr="008F18EC">
        <w:rPr>
          <w:rFonts w:asciiTheme="minorHAnsi" w:hAnsiTheme="minorHAnsi" w:cstheme="minorHAnsi"/>
        </w:rPr>
        <w:t xml:space="preserve"> a </w:t>
      </w:r>
      <w:r w:rsidR="00D53782" w:rsidRPr="008F18EC">
        <w:rPr>
          <w:rFonts w:asciiTheme="minorHAnsi" w:hAnsiTheme="minorHAnsi" w:cstheme="minorHAnsi"/>
          <w:b/>
          <w:bCs/>
        </w:rPr>
        <w:t>Administração do Porto</w:t>
      </w:r>
      <w:r w:rsidRPr="008F18EC">
        <w:rPr>
          <w:rFonts w:asciiTheme="minorHAnsi" w:hAnsiTheme="minorHAnsi" w:cstheme="minorHAnsi"/>
        </w:rPr>
        <w:t>, por meio do responsável [</w:t>
      </w:r>
      <w:r w:rsidRPr="008F18EC">
        <w:rPr>
          <w:rFonts w:ascii="Cambria Math" w:hAnsi="Cambria Math" w:cs="Cambria Math"/>
          <w:highlight w:val="yellow"/>
        </w:rPr>
        <w:t>⦁</w:t>
      </w:r>
      <w:r w:rsidRPr="008F18EC">
        <w:rPr>
          <w:rFonts w:asciiTheme="minorHAnsi" w:hAnsiTheme="minorHAnsi" w:cstheme="minorHAnsi"/>
        </w:rPr>
        <w:t>], estabelecido na [</w:t>
      </w:r>
      <w:r w:rsidRPr="008F18EC">
        <w:rPr>
          <w:rFonts w:ascii="Cambria Math" w:hAnsi="Cambria Math" w:cs="Cambria Math"/>
          <w:highlight w:val="yellow"/>
        </w:rPr>
        <w:t>⦁</w:t>
      </w:r>
      <w:r w:rsidRPr="008F18EC">
        <w:rPr>
          <w:rFonts w:asciiTheme="minorHAnsi" w:hAnsiTheme="minorHAnsi" w:cstheme="minorHAnsi"/>
        </w:rPr>
        <w:t xml:space="preserve">], </w:t>
      </w:r>
      <w:r w:rsidR="00AC2781" w:rsidRPr="008F18EC">
        <w:rPr>
          <w:rFonts w:asciiTheme="minorHAnsi" w:hAnsiTheme="minorHAnsi" w:cstheme="minorHAnsi"/>
        </w:rPr>
        <w:t xml:space="preserve">mediante o </w:t>
      </w:r>
      <w:r w:rsidRPr="008F18EC">
        <w:rPr>
          <w:rFonts w:asciiTheme="minorHAnsi" w:hAnsiTheme="minorHAnsi" w:cstheme="minorHAnsi"/>
        </w:rPr>
        <w:t>e-mail</w:t>
      </w:r>
      <w:r w:rsidR="00AC2781" w:rsidRPr="008F18EC">
        <w:rPr>
          <w:rFonts w:asciiTheme="minorHAnsi" w:hAnsiTheme="minorHAnsi" w:cstheme="minorHAnsi"/>
        </w:rPr>
        <w:t xml:space="preserve"> </w:t>
      </w:r>
      <w:r w:rsidRPr="008F18EC">
        <w:rPr>
          <w:rFonts w:asciiTheme="minorHAnsi" w:hAnsiTheme="minorHAnsi" w:cstheme="minorHAnsi"/>
        </w:rPr>
        <w:t>[</w:t>
      </w:r>
      <w:r w:rsidRPr="008F18EC">
        <w:rPr>
          <w:rFonts w:ascii="Cambria Math" w:hAnsi="Cambria Math" w:cs="Cambria Math"/>
          <w:highlight w:val="yellow"/>
        </w:rPr>
        <w:t>⦁</w:t>
      </w:r>
      <w:r w:rsidRPr="008F18EC">
        <w:rPr>
          <w:rFonts w:asciiTheme="minorHAnsi" w:hAnsiTheme="minorHAnsi" w:cstheme="minorHAnsi"/>
        </w:rPr>
        <w:t xml:space="preserve">], e serão acompanhadas pela </w:t>
      </w:r>
      <w:r w:rsidRPr="008F18EC">
        <w:rPr>
          <w:rFonts w:asciiTheme="minorHAnsi" w:hAnsiTheme="minorHAnsi" w:cstheme="minorHAnsi"/>
          <w:b/>
          <w:bCs/>
        </w:rPr>
        <w:t>ANTAQ</w:t>
      </w:r>
      <w:r w:rsidRPr="008F18EC">
        <w:rPr>
          <w:rFonts w:asciiTheme="minorHAnsi" w:hAnsiTheme="minorHAnsi" w:cstheme="minorHAnsi"/>
        </w:rPr>
        <w:t>.</w:t>
      </w:r>
    </w:p>
    <w:p w14:paraId="0257A712" w14:textId="3B584BE6" w:rsidR="00A176F8" w:rsidRPr="008F18EC" w:rsidRDefault="00A176F8" w:rsidP="0D5207EE">
      <w:pPr>
        <w:pStyle w:val="Seo"/>
        <w:rPr>
          <w:rFonts w:asciiTheme="minorHAnsi" w:hAnsiTheme="minorHAnsi"/>
        </w:rPr>
      </w:pPr>
      <w:bookmarkStart w:id="283" w:name="_Toc1509751537"/>
      <w:bookmarkStart w:id="284" w:name="_Toc211683463"/>
      <w:r w:rsidRPr="008F18EC">
        <w:rPr>
          <w:rFonts w:asciiTheme="minorHAnsi" w:hAnsiTheme="minorHAnsi"/>
        </w:rPr>
        <w:t>Seção VI – Impugnação ao Edital</w:t>
      </w:r>
      <w:bookmarkEnd w:id="283"/>
      <w:bookmarkEnd w:id="284"/>
    </w:p>
    <w:p w14:paraId="77B10B04" w14:textId="2891D396" w:rsidR="00A176F8" w:rsidRPr="008F18EC" w:rsidRDefault="00A176F8" w:rsidP="0D5207EE">
      <w:pPr>
        <w:pStyle w:val="PargrafodaLista"/>
        <w:numPr>
          <w:ilvl w:val="1"/>
          <w:numId w:val="16"/>
        </w:numPr>
        <w:tabs>
          <w:tab w:val="left" w:pos="1814"/>
        </w:tabs>
        <w:spacing w:before="240" w:after="240" w:line="300" w:lineRule="exact"/>
        <w:rPr>
          <w:rFonts w:asciiTheme="minorHAnsi" w:hAnsiTheme="minorHAnsi" w:cstheme="minorBidi"/>
        </w:rPr>
      </w:pPr>
      <w:r w:rsidRPr="008F18EC">
        <w:rPr>
          <w:rFonts w:asciiTheme="minorHAnsi" w:hAnsiTheme="minorHAnsi" w:cstheme="minorBidi"/>
        </w:rPr>
        <w:t>Eventual</w:t>
      </w:r>
      <w:r w:rsidRPr="008F18EC">
        <w:rPr>
          <w:rFonts w:asciiTheme="minorHAnsi" w:hAnsiTheme="minorHAnsi" w:cstheme="minorBidi"/>
          <w:spacing w:val="45"/>
        </w:rPr>
        <w:t xml:space="preserve"> </w:t>
      </w:r>
      <w:r w:rsidRPr="008F18EC">
        <w:rPr>
          <w:rFonts w:asciiTheme="minorHAnsi" w:hAnsiTheme="minorHAnsi" w:cstheme="minorBidi"/>
        </w:rPr>
        <w:t xml:space="preserve">impugnação ao presente </w:t>
      </w:r>
      <w:r w:rsidRPr="008F18EC">
        <w:rPr>
          <w:rFonts w:asciiTheme="minorHAnsi" w:hAnsiTheme="minorHAnsi" w:cstheme="minorBidi"/>
          <w:b/>
          <w:bCs/>
        </w:rPr>
        <w:t>Edital</w:t>
      </w:r>
      <w:r w:rsidRPr="008F18EC">
        <w:rPr>
          <w:rFonts w:asciiTheme="minorHAnsi" w:hAnsiTheme="minorHAnsi" w:cstheme="minorBidi"/>
          <w:spacing w:val="45"/>
        </w:rPr>
        <w:t xml:space="preserve"> </w:t>
      </w:r>
      <w:r w:rsidRPr="008F18EC">
        <w:rPr>
          <w:rFonts w:asciiTheme="minorHAnsi" w:hAnsiTheme="minorHAnsi" w:cstheme="minorBidi"/>
        </w:rPr>
        <w:t>deverá</w:t>
      </w:r>
      <w:r w:rsidRPr="008F18EC">
        <w:rPr>
          <w:rFonts w:asciiTheme="minorHAnsi" w:hAnsiTheme="minorHAnsi" w:cstheme="minorBidi"/>
          <w:spacing w:val="46"/>
        </w:rPr>
        <w:t xml:space="preserve"> </w:t>
      </w:r>
      <w:r w:rsidRPr="008F18EC">
        <w:rPr>
          <w:rFonts w:asciiTheme="minorHAnsi" w:hAnsiTheme="minorHAnsi" w:cstheme="minorBidi"/>
        </w:rPr>
        <w:t>ser</w:t>
      </w:r>
      <w:r w:rsidRPr="008F18EC">
        <w:rPr>
          <w:rFonts w:asciiTheme="minorHAnsi" w:hAnsiTheme="minorHAnsi" w:cstheme="minorBidi"/>
          <w:spacing w:val="46"/>
        </w:rPr>
        <w:t xml:space="preserve"> </w:t>
      </w:r>
      <w:r w:rsidRPr="008F18EC">
        <w:rPr>
          <w:rFonts w:asciiTheme="minorHAnsi" w:hAnsiTheme="minorHAnsi" w:cstheme="minorBidi"/>
        </w:rPr>
        <w:t>encaminhada</w:t>
      </w:r>
      <w:r w:rsidRPr="008F18EC">
        <w:rPr>
          <w:rFonts w:asciiTheme="minorHAnsi" w:hAnsiTheme="minorHAnsi" w:cstheme="minorBidi"/>
          <w:spacing w:val="43"/>
        </w:rPr>
        <w:t xml:space="preserve"> </w:t>
      </w:r>
      <w:r w:rsidRPr="008F18EC">
        <w:rPr>
          <w:rFonts w:asciiTheme="minorHAnsi" w:hAnsiTheme="minorHAnsi" w:cstheme="minorBidi"/>
        </w:rPr>
        <w:t>à</w:t>
      </w:r>
      <w:r w:rsidRPr="008F18EC">
        <w:rPr>
          <w:rFonts w:asciiTheme="minorHAnsi" w:hAnsiTheme="minorHAnsi" w:cstheme="minorBidi"/>
          <w:spacing w:val="46"/>
        </w:rPr>
        <w:t xml:space="preserve"> </w:t>
      </w:r>
      <w:del w:id="285" w:author="Isabela Alves Pereira Oliveira" w:date="2025-10-18T12:32:00Z" w16du:dateUtc="2025-10-18T15:32:00Z">
        <w:r w:rsidRPr="008F18EC" w:rsidDel="00DF4B4A">
          <w:rPr>
            <w:rFonts w:asciiTheme="minorHAnsi" w:hAnsiTheme="minorHAnsi" w:cstheme="minorBidi"/>
            <w:b/>
            <w:bCs/>
          </w:rPr>
          <w:delText>Comissão de Licitação</w:delText>
        </w:r>
      </w:del>
      <w:ins w:id="286" w:author="Isabela Alves Pereira Oliveira" w:date="2025-10-18T12:32:00Z" w16du:dateUtc="2025-10-18T15:32:00Z">
        <w:r w:rsidR="00DF4B4A">
          <w:rPr>
            <w:rFonts w:asciiTheme="minorHAnsi" w:hAnsiTheme="minorHAnsi" w:cstheme="minorBidi"/>
            <w:b/>
            <w:bCs/>
          </w:rPr>
          <w:t>CPLA</w:t>
        </w:r>
      </w:ins>
      <w:r w:rsidRPr="008F18EC">
        <w:rPr>
          <w:rFonts w:asciiTheme="minorHAnsi" w:hAnsiTheme="minorHAnsi" w:cstheme="minorBidi"/>
        </w:rPr>
        <w:t>, para o e-mail [</w:t>
      </w:r>
      <w:r w:rsidRPr="008F18EC">
        <w:rPr>
          <w:rFonts w:ascii="Cambria Math" w:hAnsi="Cambria Math" w:cs="Cambria Math"/>
          <w:highlight w:val="yellow"/>
        </w:rPr>
        <w:t>⦁</w:t>
      </w:r>
      <w:r w:rsidRPr="008F18EC">
        <w:rPr>
          <w:rFonts w:asciiTheme="minorHAnsi" w:hAnsiTheme="minorHAnsi" w:cstheme="minorBidi"/>
        </w:rPr>
        <w:t xml:space="preserve">], com até </w:t>
      </w:r>
      <w:r w:rsidR="001B3138" w:rsidRPr="008F18EC">
        <w:rPr>
          <w:rFonts w:asciiTheme="minorHAnsi" w:hAnsiTheme="minorHAnsi" w:cstheme="minorBidi"/>
        </w:rPr>
        <w:t xml:space="preserve">3 </w:t>
      </w:r>
      <w:r w:rsidRPr="008F18EC">
        <w:rPr>
          <w:rFonts w:asciiTheme="minorHAnsi" w:hAnsiTheme="minorHAnsi" w:cstheme="minorBidi"/>
        </w:rPr>
        <w:t>(</w:t>
      </w:r>
      <w:r w:rsidR="001B3138" w:rsidRPr="008F18EC">
        <w:rPr>
          <w:rFonts w:asciiTheme="minorHAnsi" w:hAnsiTheme="minorHAnsi" w:cstheme="minorBidi"/>
        </w:rPr>
        <w:t>três</w:t>
      </w:r>
      <w:r w:rsidRPr="008F18EC">
        <w:rPr>
          <w:rFonts w:asciiTheme="minorHAnsi" w:hAnsiTheme="minorHAnsi" w:cstheme="minorBidi"/>
        </w:rPr>
        <w:t xml:space="preserve">) dias úteis de antecedência à data de </w:t>
      </w:r>
      <w:r w:rsidR="004D0279" w:rsidRPr="008F18EC">
        <w:rPr>
          <w:rFonts w:asciiTheme="minorHAnsi" w:hAnsiTheme="minorHAnsi" w:cstheme="minorBidi"/>
        </w:rPr>
        <w:t>abertura das</w:t>
      </w:r>
      <w:r w:rsidR="004D0279" w:rsidRPr="008F18EC">
        <w:rPr>
          <w:rFonts w:asciiTheme="minorHAnsi" w:hAnsiTheme="minorHAnsi" w:cstheme="minorBidi"/>
          <w:b/>
          <w:bCs/>
        </w:rPr>
        <w:t xml:space="preserve"> Propostas Econômicas</w:t>
      </w:r>
      <w:r w:rsidRPr="008F18EC">
        <w:rPr>
          <w:rFonts w:asciiTheme="minorHAnsi" w:hAnsiTheme="minorHAnsi" w:cstheme="minorBidi"/>
        </w:rPr>
        <w:t>.</w:t>
      </w:r>
    </w:p>
    <w:p w14:paraId="46E021D0" w14:textId="6C26B280" w:rsidR="00FB04C3" w:rsidRPr="008F18EC" w:rsidRDefault="00FB04C3" w:rsidP="00FB04C3">
      <w:pPr>
        <w:pStyle w:val="PargrafodaLista"/>
        <w:numPr>
          <w:ilvl w:val="2"/>
          <w:numId w:val="16"/>
        </w:numPr>
        <w:tabs>
          <w:tab w:val="left" w:pos="1814"/>
        </w:tabs>
        <w:spacing w:before="240" w:after="240" w:line="300" w:lineRule="exact"/>
        <w:ind w:left="567" w:firstLine="7"/>
        <w:rPr>
          <w:rFonts w:asciiTheme="minorHAnsi" w:hAnsiTheme="minorHAnsi" w:cstheme="minorHAnsi"/>
        </w:rPr>
      </w:pPr>
      <w:r w:rsidRPr="008F18EC">
        <w:rPr>
          <w:rFonts w:asciiTheme="minorHAnsi" w:hAnsiTheme="minorHAnsi" w:cstheme="minorHAnsi"/>
        </w:rPr>
        <w:t>A impugnação deverá ser acompanhada de cópia do documento de identidade do seu signatário, quando feita por pessoa física, ou de prova dos poderes de representação legal, quando feita por pessoa jurídica</w:t>
      </w:r>
      <w:r w:rsidR="00AC2781" w:rsidRPr="008F18EC">
        <w:rPr>
          <w:rFonts w:asciiTheme="minorHAnsi" w:hAnsiTheme="minorHAnsi" w:cstheme="minorHAnsi"/>
        </w:rPr>
        <w:t>.</w:t>
      </w:r>
    </w:p>
    <w:p w14:paraId="5965DCD7" w14:textId="77837646" w:rsidR="00A176F8" w:rsidRPr="008F18EC" w:rsidRDefault="004D0279" w:rsidP="00FB04C3">
      <w:pPr>
        <w:pStyle w:val="PargrafodaLista"/>
        <w:numPr>
          <w:ilvl w:val="2"/>
          <w:numId w:val="16"/>
        </w:numPr>
        <w:tabs>
          <w:tab w:val="left" w:pos="1814"/>
        </w:tabs>
        <w:spacing w:before="240" w:after="240" w:line="300" w:lineRule="exact"/>
        <w:ind w:left="567" w:firstLine="7"/>
        <w:rPr>
          <w:rFonts w:asciiTheme="minorHAnsi" w:hAnsiTheme="minorHAnsi" w:cstheme="minorHAnsi"/>
        </w:rPr>
      </w:pPr>
      <w:r w:rsidRPr="008F18EC">
        <w:rPr>
          <w:rFonts w:asciiTheme="minorHAnsi" w:hAnsiTheme="minorHAnsi" w:cstheme="minorHAnsi"/>
        </w:rPr>
        <w:t>As impugnações encaminhadas via correio eletrônico serão consideradas como protocoladas na data de seu recebimento, exceto se recebid</w:t>
      </w:r>
      <w:r w:rsidR="000708FF" w:rsidRPr="008F18EC">
        <w:rPr>
          <w:rFonts w:asciiTheme="minorHAnsi" w:hAnsiTheme="minorHAnsi" w:cstheme="minorHAnsi"/>
        </w:rPr>
        <w:t>a</w:t>
      </w:r>
      <w:r w:rsidRPr="008F18EC">
        <w:rPr>
          <w:rFonts w:asciiTheme="minorHAnsi" w:hAnsiTheme="minorHAnsi" w:cstheme="minorHAnsi"/>
        </w:rPr>
        <w:t xml:space="preserve">s após </w:t>
      </w:r>
      <w:r w:rsidR="000708FF" w:rsidRPr="008F18EC">
        <w:rPr>
          <w:rFonts w:asciiTheme="minorHAnsi" w:hAnsiTheme="minorHAnsi" w:cstheme="minorHAnsi"/>
        </w:rPr>
        <w:t>à</w:t>
      </w:r>
      <w:r w:rsidRPr="008F18EC">
        <w:rPr>
          <w:rFonts w:asciiTheme="minorHAnsi" w:hAnsiTheme="minorHAnsi" w:cstheme="minorHAnsi"/>
        </w:rPr>
        <w:t>s 18h, hipótese em que serão consideradas protocoladas no dia útil imediatamente posterior</w:t>
      </w:r>
      <w:r w:rsidR="00A176F8" w:rsidRPr="008F18EC">
        <w:rPr>
          <w:rFonts w:asciiTheme="minorHAnsi" w:hAnsiTheme="minorHAnsi" w:cstheme="minorHAnsi"/>
        </w:rPr>
        <w:t>.</w:t>
      </w:r>
    </w:p>
    <w:p w14:paraId="33D5F8A0" w14:textId="0C68CD27" w:rsidR="00A176F8" w:rsidRPr="008F18EC" w:rsidRDefault="00A176F8" w:rsidP="00C041E5">
      <w:pPr>
        <w:pStyle w:val="PargrafodaLista"/>
        <w:numPr>
          <w:ilvl w:val="1"/>
          <w:numId w:val="16"/>
        </w:numPr>
        <w:tabs>
          <w:tab w:val="left" w:pos="1800"/>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impugnação ao </w:t>
      </w:r>
      <w:r w:rsidRPr="008F18EC">
        <w:rPr>
          <w:rFonts w:asciiTheme="minorHAnsi" w:hAnsiTheme="minorHAnsi" w:cstheme="minorHAnsi"/>
          <w:b/>
          <w:bCs/>
        </w:rPr>
        <w:t>Edital</w:t>
      </w:r>
      <w:r w:rsidRPr="008F18EC">
        <w:rPr>
          <w:rFonts w:asciiTheme="minorHAnsi" w:hAnsiTheme="minorHAnsi" w:cstheme="minorHAnsi"/>
        </w:rPr>
        <w:t xml:space="preserve"> deverá ser dirigida ao presidente da </w:t>
      </w:r>
      <w:del w:id="287" w:author="Isabela Alves Pereira Oliveira" w:date="2025-10-18T12:32:00Z" w16du:dateUtc="2025-10-18T15:32:00Z">
        <w:r w:rsidRPr="008F18EC" w:rsidDel="00DF4B4A">
          <w:rPr>
            <w:rFonts w:asciiTheme="minorHAnsi" w:hAnsiTheme="minorHAnsi" w:cstheme="minorHAnsi"/>
            <w:b/>
            <w:bCs/>
          </w:rPr>
          <w:delText>Comissão de Licitação</w:delText>
        </w:r>
      </w:del>
      <w:ins w:id="288" w:author="Isabela Alves Pereira Oliveira" w:date="2025-10-18T12:32:00Z" w16du:dateUtc="2025-10-18T15:32:00Z">
        <w:r w:rsidR="00DF4B4A">
          <w:rPr>
            <w:rFonts w:asciiTheme="minorHAnsi" w:hAnsiTheme="minorHAnsi" w:cstheme="minorHAnsi"/>
            <w:b/>
            <w:bCs/>
          </w:rPr>
          <w:t>CPLA</w:t>
        </w:r>
      </w:ins>
      <w:r w:rsidRPr="008F18EC">
        <w:rPr>
          <w:rFonts w:asciiTheme="minorHAnsi" w:hAnsiTheme="minorHAnsi" w:cstheme="minorHAnsi"/>
        </w:rPr>
        <w:t>.</w:t>
      </w:r>
    </w:p>
    <w:p w14:paraId="32AFE7C5" w14:textId="77777777" w:rsidR="00A176F8" w:rsidRPr="008F18EC" w:rsidRDefault="00A176F8" w:rsidP="00C041E5">
      <w:pPr>
        <w:pStyle w:val="PargrafodaLista"/>
        <w:numPr>
          <w:ilvl w:val="2"/>
          <w:numId w:val="16"/>
        </w:numPr>
        <w:tabs>
          <w:tab w:val="left" w:pos="2664"/>
        </w:tabs>
        <w:spacing w:before="240" w:after="240" w:line="300" w:lineRule="exact"/>
        <w:ind w:left="567" w:right="294" w:firstLine="0"/>
        <w:rPr>
          <w:rFonts w:asciiTheme="minorHAnsi" w:hAnsiTheme="minorHAnsi" w:cstheme="minorHAnsi"/>
        </w:rPr>
      </w:pPr>
      <w:r w:rsidRPr="008F18EC">
        <w:rPr>
          <w:rFonts w:asciiTheme="minorHAnsi" w:hAnsiTheme="minorHAnsi" w:cstheme="minorHAnsi"/>
        </w:rPr>
        <w:t>O protocolo de impugnação não impedirá a participação do interessado no</w:t>
      </w:r>
      <w:r w:rsidRPr="008F18EC">
        <w:rPr>
          <w:rFonts w:asciiTheme="minorHAnsi" w:hAnsiTheme="minorHAnsi" w:cstheme="minorHAnsi"/>
          <w:spacing w:val="-4"/>
        </w:rPr>
        <w:t xml:space="preserve"> </w:t>
      </w:r>
      <w:r w:rsidRPr="008F18EC">
        <w:rPr>
          <w:rFonts w:asciiTheme="minorHAnsi" w:hAnsiTheme="minorHAnsi" w:cstheme="minorHAnsi"/>
          <w:b/>
          <w:bCs/>
        </w:rPr>
        <w:t>Leilão</w:t>
      </w:r>
      <w:r w:rsidRPr="008F18EC">
        <w:rPr>
          <w:rFonts w:asciiTheme="minorHAnsi" w:hAnsiTheme="minorHAnsi" w:cstheme="minorHAnsi"/>
        </w:rPr>
        <w:t>.</w:t>
      </w:r>
    </w:p>
    <w:p w14:paraId="215B3BA6" w14:textId="24C0ADEB" w:rsidR="00A176F8" w:rsidRPr="008F18EC" w:rsidRDefault="00A176F8" w:rsidP="00C041E5">
      <w:pPr>
        <w:pStyle w:val="PargrafodaLista"/>
        <w:numPr>
          <w:ilvl w:val="1"/>
          <w:numId w:val="16"/>
        </w:numPr>
        <w:tabs>
          <w:tab w:val="left" w:pos="1812"/>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del w:id="289" w:author="Isabela Alves Pereira Oliveira" w:date="2025-10-18T12:33:00Z" w16du:dateUtc="2025-10-18T15:33:00Z">
        <w:r w:rsidRPr="008F18EC" w:rsidDel="004D5AE3">
          <w:rPr>
            <w:rFonts w:asciiTheme="minorHAnsi" w:hAnsiTheme="minorHAnsi" w:cstheme="minorHAnsi"/>
            <w:b/>
            <w:bCs/>
          </w:rPr>
          <w:delText>Comissão de Licitação</w:delText>
        </w:r>
      </w:del>
      <w:ins w:id="290" w:author="Isabela Alves Pereira Oliveira" w:date="2025-10-18T12:33:00Z" w16du:dateUtc="2025-10-18T15:33:00Z">
        <w:r w:rsidR="004D5AE3">
          <w:rPr>
            <w:rFonts w:asciiTheme="minorHAnsi" w:hAnsiTheme="minorHAnsi" w:cstheme="minorHAnsi"/>
            <w:b/>
            <w:bCs/>
          </w:rPr>
          <w:t>CPLA</w:t>
        </w:r>
      </w:ins>
      <w:r w:rsidRPr="008F18EC">
        <w:rPr>
          <w:rFonts w:asciiTheme="minorHAnsi" w:hAnsiTheme="minorHAnsi" w:cstheme="minorHAnsi"/>
        </w:rPr>
        <w:t xml:space="preserve"> deverá julgar e responder às </w:t>
      </w:r>
      <w:r w:rsidRPr="008F18EC">
        <w:rPr>
          <w:rFonts w:asciiTheme="minorHAnsi" w:hAnsiTheme="minorHAnsi" w:cstheme="minorHAnsi"/>
          <w:spacing w:val="-5"/>
        </w:rPr>
        <w:t xml:space="preserve">eventuais </w:t>
      </w:r>
      <w:r w:rsidRPr="008F18EC">
        <w:rPr>
          <w:rFonts w:asciiTheme="minorHAnsi" w:hAnsiTheme="minorHAnsi" w:cstheme="minorHAnsi"/>
        </w:rPr>
        <w:t xml:space="preserve">impugnações </w:t>
      </w:r>
      <w:r w:rsidR="009375DA" w:rsidRPr="008F18EC">
        <w:rPr>
          <w:rFonts w:asciiTheme="minorHAnsi" w:hAnsiTheme="minorHAnsi" w:cstheme="minorHAnsi"/>
        </w:rPr>
        <w:t xml:space="preserve">no prazo definido pelo </w:t>
      </w:r>
      <w:r w:rsidR="0063489C" w:rsidRPr="008F18EC">
        <w:rPr>
          <w:rFonts w:asciiTheme="minorHAnsi" w:hAnsiTheme="minorHAnsi" w:cstheme="minorHAnsi"/>
        </w:rPr>
        <w:t>C</w:t>
      </w:r>
      <w:r w:rsidR="009375DA" w:rsidRPr="008F18EC">
        <w:rPr>
          <w:rFonts w:asciiTheme="minorHAnsi" w:hAnsiTheme="minorHAnsi" w:cstheme="minorHAnsi"/>
        </w:rPr>
        <w:t xml:space="preserve">ronograma </w:t>
      </w:r>
      <w:r w:rsidR="0063489C" w:rsidRPr="008F18EC">
        <w:rPr>
          <w:rFonts w:asciiTheme="minorHAnsi" w:hAnsiTheme="minorHAnsi" w:cstheme="minorHAnsi"/>
        </w:rPr>
        <w:t>do Capítulo IX</w:t>
      </w:r>
      <w:r w:rsidRPr="008F18EC">
        <w:rPr>
          <w:rFonts w:asciiTheme="minorHAnsi" w:hAnsiTheme="minorHAnsi" w:cstheme="minorHAnsi"/>
        </w:rPr>
        <w:t>.</w:t>
      </w:r>
    </w:p>
    <w:p w14:paraId="440C02EE" w14:textId="3689E92E" w:rsidR="00A176F8" w:rsidRPr="008F18EC" w:rsidRDefault="00A176F8" w:rsidP="00C041E5">
      <w:pPr>
        <w:pStyle w:val="PargrafodaLista"/>
        <w:numPr>
          <w:ilvl w:val="2"/>
          <w:numId w:val="16"/>
        </w:numPr>
        <w:tabs>
          <w:tab w:val="left" w:pos="2664"/>
        </w:tabs>
        <w:spacing w:before="240" w:after="240" w:line="300" w:lineRule="exact"/>
        <w:ind w:left="567" w:firstLine="0"/>
        <w:rPr>
          <w:rFonts w:asciiTheme="minorHAnsi" w:hAnsiTheme="minorHAnsi" w:cstheme="minorBidi"/>
        </w:rPr>
      </w:pPr>
      <w:r w:rsidRPr="008F18EC">
        <w:rPr>
          <w:rFonts w:asciiTheme="minorHAnsi" w:hAnsiTheme="minorHAnsi" w:cstheme="minorBidi"/>
        </w:rPr>
        <w:t xml:space="preserve">O parecer da </w:t>
      </w:r>
      <w:del w:id="291" w:author="Isabela Alves Pereira Oliveira" w:date="2025-10-18T12:33:00Z" w16du:dateUtc="2025-10-18T15:33:00Z">
        <w:r w:rsidRPr="008F18EC" w:rsidDel="004D5AE3">
          <w:rPr>
            <w:rFonts w:asciiTheme="minorHAnsi" w:hAnsiTheme="minorHAnsi" w:cstheme="minorBidi"/>
            <w:b/>
          </w:rPr>
          <w:delText>Comissão de Licitação</w:delText>
        </w:r>
      </w:del>
      <w:ins w:id="292" w:author="Isabela Alves Pereira Oliveira" w:date="2025-10-18T12:33:00Z" w16du:dateUtc="2025-10-18T15:33:00Z">
        <w:r w:rsidR="004D5AE3">
          <w:rPr>
            <w:rFonts w:asciiTheme="minorHAnsi" w:hAnsiTheme="minorHAnsi" w:cstheme="minorBidi"/>
            <w:b/>
          </w:rPr>
          <w:t>CPLA</w:t>
        </w:r>
      </w:ins>
      <w:r w:rsidRPr="008F18EC">
        <w:rPr>
          <w:rFonts w:asciiTheme="minorHAnsi" w:hAnsiTheme="minorHAnsi" w:cstheme="minorBidi"/>
        </w:rPr>
        <w:t xml:space="preserve"> favorável à impugnação somente alterará a data para </w:t>
      </w:r>
      <w:r w:rsidR="000708FF" w:rsidRPr="008F18EC">
        <w:rPr>
          <w:rFonts w:asciiTheme="minorHAnsi" w:hAnsiTheme="minorHAnsi" w:cstheme="minorBidi"/>
          <w:b/>
        </w:rPr>
        <w:t>Entrega dos Documentos</w:t>
      </w:r>
      <w:r w:rsidRPr="008F18EC">
        <w:rPr>
          <w:rFonts w:asciiTheme="minorHAnsi" w:hAnsiTheme="minorHAnsi" w:cstheme="minorBidi"/>
        </w:rPr>
        <w:t xml:space="preserve"> quando a alteração promovida no </w:t>
      </w:r>
      <w:r w:rsidRPr="008F18EC">
        <w:rPr>
          <w:rFonts w:asciiTheme="minorHAnsi" w:hAnsiTheme="minorHAnsi" w:cstheme="minorBidi"/>
          <w:b/>
        </w:rPr>
        <w:t>Edital</w:t>
      </w:r>
      <w:r w:rsidRPr="008F18EC">
        <w:rPr>
          <w:rFonts w:asciiTheme="minorHAnsi" w:hAnsiTheme="minorHAnsi" w:cstheme="minorBidi"/>
        </w:rPr>
        <w:t xml:space="preserve"> afetar substancialmente as condições de oferta da </w:t>
      </w:r>
      <w:r w:rsidRPr="008F18EC">
        <w:rPr>
          <w:rFonts w:asciiTheme="minorHAnsi" w:hAnsiTheme="minorHAnsi" w:cstheme="minorBidi"/>
          <w:b/>
        </w:rPr>
        <w:t>Garantia da Proposta</w:t>
      </w:r>
      <w:r w:rsidRPr="008F18EC">
        <w:rPr>
          <w:rFonts w:asciiTheme="minorHAnsi" w:hAnsiTheme="minorHAnsi" w:cstheme="minorBidi"/>
        </w:rPr>
        <w:t xml:space="preserve">, de elaboração da </w:t>
      </w:r>
      <w:r w:rsidRPr="008F18EC">
        <w:rPr>
          <w:rFonts w:asciiTheme="minorHAnsi" w:hAnsiTheme="minorHAnsi" w:cstheme="minorBidi"/>
          <w:b/>
        </w:rPr>
        <w:t>Proposta Econômica</w:t>
      </w:r>
      <w:r w:rsidRPr="008F18EC">
        <w:rPr>
          <w:rFonts w:asciiTheme="minorHAnsi" w:hAnsiTheme="minorHAnsi" w:cstheme="minorBidi"/>
        </w:rPr>
        <w:t xml:space="preserve"> ou de apresentação dos </w:t>
      </w:r>
      <w:r w:rsidRPr="008F18EC">
        <w:rPr>
          <w:rFonts w:asciiTheme="minorHAnsi" w:hAnsiTheme="minorHAnsi" w:cstheme="minorBidi"/>
          <w:b/>
        </w:rPr>
        <w:t>Documentos de Habilitação</w:t>
      </w:r>
      <w:r w:rsidRPr="008F18EC">
        <w:rPr>
          <w:rFonts w:asciiTheme="minorHAnsi" w:hAnsiTheme="minorHAnsi" w:cstheme="minorBidi"/>
          <w:spacing w:val="-15"/>
        </w:rPr>
        <w:t xml:space="preserve"> </w:t>
      </w:r>
      <w:r w:rsidRPr="008F18EC">
        <w:rPr>
          <w:rFonts w:asciiTheme="minorHAnsi" w:hAnsiTheme="minorHAnsi" w:cstheme="minorBidi"/>
        </w:rPr>
        <w:t>exigidos.</w:t>
      </w:r>
    </w:p>
    <w:p w14:paraId="41207337" w14:textId="73CF3CFA" w:rsidR="004D0279" w:rsidRPr="008F18EC" w:rsidRDefault="004D0279"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As respostas aos pedidos de impugnação serão publicadas nos sítios eletrônicos do </w:t>
      </w:r>
      <w:r w:rsidRPr="008F18EC">
        <w:rPr>
          <w:rFonts w:asciiTheme="minorHAnsi" w:hAnsiTheme="minorHAnsi" w:cstheme="minorHAnsi"/>
          <w:b/>
          <w:bCs/>
        </w:rPr>
        <w:t xml:space="preserve">Ministério </w:t>
      </w:r>
      <w:r w:rsidR="00607FA2" w:rsidRPr="008F18EC">
        <w:rPr>
          <w:rFonts w:asciiTheme="minorHAnsi" w:hAnsiTheme="minorHAnsi" w:cstheme="minorHAnsi"/>
          <w:b/>
          <w:bCs/>
        </w:rPr>
        <w:t>de Portos e Aeroportos</w:t>
      </w:r>
      <w:r w:rsidRPr="008F18EC">
        <w:rPr>
          <w:rFonts w:asciiTheme="minorHAnsi" w:hAnsiTheme="minorHAnsi" w:cstheme="minorHAnsi"/>
        </w:rPr>
        <w:t xml:space="preserve"> e da </w:t>
      </w:r>
      <w:r w:rsidRPr="008F18EC">
        <w:rPr>
          <w:rFonts w:asciiTheme="minorHAnsi" w:hAnsiTheme="minorHAnsi" w:cstheme="minorHAnsi"/>
          <w:b/>
          <w:bCs/>
        </w:rPr>
        <w:t>ANTAQ</w:t>
      </w:r>
      <w:r w:rsidRPr="008F18EC">
        <w:rPr>
          <w:rFonts w:asciiTheme="minorHAnsi" w:hAnsiTheme="minorHAnsi" w:cstheme="minorHAnsi"/>
        </w:rPr>
        <w:t xml:space="preserve">, no prazo definido pelo </w:t>
      </w:r>
      <w:r w:rsidR="00723FF6" w:rsidRPr="008F18EC">
        <w:rPr>
          <w:rFonts w:asciiTheme="minorHAnsi" w:hAnsiTheme="minorHAnsi" w:cstheme="minorHAnsi"/>
        </w:rPr>
        <w:t>C</w:t>
      </w:r>
      <w:r w:rsidRPr="008F18EC">
        <w:rPr>
          <w:rFonts w:asciiTheme="minorHAnsi" w:hAnsiTheme="minorHAnsi" w:cstheme="minorHAnsi"/>
        </w:rPr>
        <w:t>ronograma do Capítulo IX.</w:t>
      </w:r>
    </w:p>
    <w:p w14:paraId="1BD94412" w14:textId="427557B1" w:rsidR="00A176F8" w:rsidRPr="008F18EC" w:rsidRDefault="00A176F8" w:rsidP="0D5207EE">
      <w:pPr>
        <w:pStyle w:val="Seo"/>
        <w:rPr>
          <w:rFonts w:asciiTheme="minorHAnsi" w:hAnsiTheme="minorHAnsi"/>
        </w:rPr>
      </w:pPr>
      <w:bookmarkStart w:id="293" w:name="_Toc1796695668"/>
      <w:bookmarkStart w:id="294" w:name="_Toc211683464"/>
      <w:r w:rsidRPr="008F18EC">
        <w:rPr>
          <w:rFonts w:asciiTheme="minorHAnsi" w:hAnsiTheme="minorHAnsi"/>
        </w:rPr>
        <w:lastRenderedPageBreak/>
        <w:t>Seção VII – Disposições Gerais</w:t>
      </w:r>
      <w:bookmarkEnd w:id="293"/>
      <w:bookmarkEnd w:id="294"/>
    </w:p>
    <w:p w14:paraId="791537AF" w14:textId="319A1B14"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Todos os documentos da licitação, bem como a correspondência trocada entre as </w:t>
      </w:r>
      <w:r w:rsidRPr="008F18EC">
        <w:rPr>
          <w:rFonts w:asciiTheme="minorHAnsi" w:hAnsiTheme="minorHAnsi" w:cstheme="minorHAnsi"/>
          <w:b/>
          <w:bCs/>
        </w:rPr>
        <w:t>Proponentes</w:t>
      </w:r>
      <w:r w:rsidRPr="008F18EC">
        <w:rPr>
          <w:rFonts w:asciiTheme="minorHAnsi" w:hAnsiTheme="minorHAnsi" w:cstheme="minorHAnsi"/>
        </w:rPr>
        <w:t xml:space="preserve"> e a </w:t>
      </w:r>
      <w:del w:id="295" w:author="Isabela Alves Pereira Oliveira" w:date="2025-10-18T12:33:00Z" w16du:dateUtc="2025-10-18T15:33:00Z">
        <w:r w:rsidRPr="008F18EC" w:rsidDel="004D5AE3">
          <w:rPr>
            <w:rFonts w:asciiTheme="minorHAnsi" w:hAnsiTheme="minorHAnsi" w:cstheme="minorHAnsi"/>
            <w:b/>
            <w:bCs/>
          </w:rPr>
          <w:delText>Comissão de Licitação</w:delText>
        </w:r>
      </w:del>
      <w:ins w:id="296" w:author="Isabela Alves Pereira Oliveira" w:date="2025-10-18T12:33:00Z" w16du:dateUtc="2025-10-18T15:33:00Z">
        <w:r w:rsidR="004D5AE3">
          <w:rPr>
            <w:rFonts w:asciiTheme="minorHAnsi" w:hAnsiTheme="minorHAnsi" w:cstheme="minorHAnsi"/>
            <w:b/>
            <w:bCs/>
          </w:rPr>
          <w:t>CPLA</w:t>
        </w:r>
      </w:ins>
      <w:r w:rsidRPr="008F18EC">
        <w:rPr>
          <w:rFonts w:asciiTheme="minorHAnsi" w:hAnsiTheme="minorHAnsi" w:cstheme="minorHAnsi"/>
        </w:rPr>
        <w:t>, deverão ser redigidos em língua portuguesa, sendo toda a documentação consultada e interpretada de acordo com este</w:t>
      </w:r>
      <w:r w:rsidRPr="008F18EC">
        <w:rPr>
          <w:rFonts w:asciiTheme="minorHAnsi" w:hAnsiTheme="minorHAnsi" w:cstheme="minorHAnsi"/>
          <w:spacing w:val="-1"/>
        </w:rPr>
        <w:t xml:space="preserve"> </w:t>
      </w:r>
      <w:r w:rsidRPr="008F18EC">
        <w:rPr>
          <w:rFonts w:asciiTheme="minorHAnsi" w:hAnsiTheme="minorHAnsi" w:cstheme="minorHAnsi"/>
        </w:rPr>
        <w:t>idioma.</w:t>
      </w:r>
    </w:p>
    <w:p w14:paraId="3E0629EA" w14:textId="1B92DDBD" w:rsidR="00A176F8" w:rsidRPr="008F18EC" w:rsidRDefault="00A176F8" w:rsidP="00C041E5">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Toda a documentação apresentada pelas </w:t>
      </w:r>
      <w:r w:rsidRPr="008F18EC">
        <w:rPr>
          <w:rFonts w:asciiTheme="minorHAnsi" w:hAnsiTheme="minorHAnsi" w:cstheme="minorHAnsi"/>
          <w:b/>
          <w:bCs/>
        </w:rPr>
        <w:t>Proponentes</w:t>
      </w:r>
      <w:r w:rsidRPr="008F18EC">
        <w:rPr>
          <w:rFonts w:asciiTheme="minorHAnsi" w:hAnsiTheme="minorHAnsi" w:cstheme="minorHAnsi"/>
        </w:rPr>
        <w:t xml:space="preserve"> deverá estar em vigor na data de </w:t>
      </w:r>
      <w:r w:rsidRPr="008F18EC">
        <w:rPr>
          <w:rFonts w:asciiTheme="minorHAnsi" w:hAnsiTheme="minorHAnsi" w:cstheme="minorHAnsi"/>
          <w:b/>
          <w:bCs/>
        </w:rPr>
        <w:t>Entrega dos Documentos</w:t>
      </w:r>
      <w:r w:rsidRPr="008F18EC">
        <w:rPr>
          <w:rFonts w:asciiTheme="minorHAnsi" w:hAnsiTheme="minorHAnsi" w:cstheme="minorHAnsi"/>
        </w:rPr>
        <w:t>,</w:t>
      </w:r>
      <w:r w:rsidRPr="008F18EC">
        <w:rPr>
          <w:rFonts w:asciiTheme="minorHAnsi" w:hAnsiTheme="minorHAnsi" w:cstheme="minorHAnsi"/>
          <w:b/>
          <w:bCs/>
        </w:rPr>
        <w:t xml:space="preserve"> </w:t>
      </w:r>
      <w:r w:rsidRPr="008F18EC">
        <w:rPr>
          <w:rFonts w:asciiTheme="minorHAnsi" w:hAnsiTheme="minorHAnsi" w:cstheme="minorHAnsi"/>
        </w:rPr>
        <w:t xml:space="preserve">indicada no </w:t>
      </w:r>
      <w:r w:rsidR="00622CFC" w:rsidRPr="008F18EC">
        <w:rPr>
          <w:rFonts w:asciiTheme="minorHAnsi" w:hAnsiTheme="minorHAnsi" w:cstheme="minorHAnsi"/>
        </w:rPr>
        <w:t>Item</w:t>
      </w:r>
      <w:r w:rsidRPr="008F18EC">
        <w:rPr>
          <w:rFonts w:asciiTheme="minorHAnsi" w:hAnsiTheme="minorHAnsi" w:cstheme="minorHAnsi"/>
        </w:rPr>
        <w:t xml:space="preserve"> 8 do </w:t>
      </w:r>
      <w:r w:rsidR="000C7CC7" w:rsidRPr="008F18EC">
        <w:rPr>
          <w:rFonts w:asciiTheme="minorHAnsi" w:hAnsiTheme="minorHAnsi" w:cstheme="minorHAnsi"/>
        </w:rPr>
        <w:t>C</w:t>
      </w:r>
      <w:r w:rsidRPr="008F18EC">
        <w:rPr>
          <w:rFonts w:asciiTheme="minorHAnsi" w:hAnsiTheme="minorHAnsi" w:cstheme="minorHAnsi"/>
        </w:rPr>
        <w:t xml:space="preserve">ronograma constante </w:t>
      </w:r>
      <w:r w:rsidR="00112FED" w:rsidRPr="008F18EC">
        <w:rPr>
          <w:rFonts w:asciiTheme="minorHAnsi" w:hAnsiTheme="minorHAnsi" w:cstheme="minorHAnsi"/>
        </w:rPr>
        <w:t>n</w:t>
      </w:r>
      <w:r w:rsidRPr="008F18EC">
        <w:rPr>
          <w:rFonts w:asciiTheme="minorHAnsi" w:hAnsiTheme="minorHAnsi" w:cstheme="minorHAnsi"/>
        </w:rPr>
        <w:t>o Capítulo IX.</w:t>
      </w:r>
    </w:p>
    <w:p w14:paraId="7B3A6A4F" w14:textId="28EDA347" w:rsidR="004D0279" w:rsidRPr="008F18EC" w:rsidRDefault="004D0279"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Não serão considerados, para avaliação e julgamento das </w:t>
      </w:r>
      <w:r w:rsidR="00607FA2" w:rsidRPr="008F18EC">
        <w:rPr>
          <w:rFonts w:asciiTheme="minorHAnsi" w:hAnsiTheme="minorHAnsi" w:cstheme="minorHAnsi"/>
        </w:rPr>
        <w:t>propostas</w:t>
      </w:r>
      <w:r w:rsidRPr="008F18EC">
        <w:rPr>
          <w:rFonts w:asciiTheme="minorHAnsi" w:hAnsiTheme="minorHAnsi" w:cstheme="minorHAnsi"/>
        </w:rPr>
        <w:t>, os documentos de origem estrangeira apresentados em outras línguas sem (i) a autenticação dos respectivos consulados brasileiros, e (</w:t>
      </w:r>
      <w:proofErr w:type="spellStart"/>
      <w:r w:rsidRPr="008F18EC">
        <w:rPr>
          <w:rFonts w:asciiTheme="minorHAnsi" w:hAnsiTheme="minorHAnsi" w:cstheme="minorHAnsi"/>
        </w:rPr>
        <w:t>ii</w:t>
      </w:r>
      <w:proofErr w:type="spellEnd"/>
      <w:r w:rsidRPr="008F18EC">
        <w:rPr>
          <w:rFonts w:asciiTheme="minorHAnsi" w:hAnsiTheme="minorHAnsi" w:cstheme="minorHAnsi"/>
        </w:rPr>
        <w:t>) a tradução juramentada para a língua portuguesa, bem como aqueles que forem apresentados em desacordo com as exigências da legislação vigente no que tange aos requisitos necessários à confirmação de sua validade jurídica.</w:t>
      </w:r>
    </w:p>
    <w:p w14:paraId="25542434" w14:textId="7D5078FF" w:rsidR="004D0279" w:rsidRPr="008F18EC" w:rsidRDefault="004D0279" w:rsidP="00EF6D37">
      <w:pPr>
        <w:pStyle w:val="PargrafodaLista"/>
        <w:numPr>
          <w:ilvl w:val="2"/>
          <w:numId w:val="16"/>
        </w:numPr>
        <w:tabs>
          <w:tab w:val="left" w:pos="2664"/>
        </w:tabs>
        <w:spacing w:before="240" w:after="240" w:line="300" w:lineRule="exact"/>
        <w:ind w:left="567" w:firstLine="0"/>
        <w:rPr>
          <w:rFonts w:asciiTheme="minorHAnsi" w:hAnsiTheme="minorHAnsi" w:cstheme="minorHAnsi"/>
        </w:rPr>
      </w:pPr>
      <w:bookmarkStart w:id="297" w:name="_Ref197355441"/>
      <w:r w:rsidRPr="008F18EC">
        <w:rPr>
          <w:rFonts w:asciiTheme="minorHAnsi" w:hAnsiTheme="minorHAnsi" w:cstheme="minorHAnsi"/>
        </w:rPr>
        <w:t xml:space="preserve">Para empresas dos países signatários da Convenção sobre a Eliminação da Exigência de Legalização de Documentos Estrangeiros, firmada pela República Federativa do Brasil, em 5 de outubro de 1961, e promulgada pelo Decreto </w:t>
      </w:r>
      <w:r w:rsidR="00C40A49" w:rsidRPr="008F18EC">
        <w:rPr>
          <w:rFonts w:asciiTheme="minorHAnsi" w:hAnsiTheme="minorHAnsi" w:cstheme="minorHAnsi"/>
        </w:rPr>
        <w:t xml:space="preserve">Federal </w:t>
      </w:r>
      <w:r w:rsidRPr="008F18EC">
        <w:rPr>
          <w:rFonts w:asciiTheme="minorHAnsi" w:hAnsiTheme="minorHAnsi" w:cstheme="minorHAnsi"/>
        </w:rPr>
        <w:t>nº 8.660</w:t>
      </w:r>
      <w:r w:rsidR="000708FF" w:rsidRPr="008F18EC">
        <w:rPr>
          <w:rFonts w:asciiTheme="minorHAnsi" w:hAnsiTheme="minorHAnsi" w:cstheme="minorHAnsi"/>
        </w:rPr>
        <w:t>/</w:t>
      </w:r>
      <w:r w:rsidRPr="008F18EC">
        <w:rPr>
          <w:rFonts w:asciiTheme="minorHAnsi" w:hAnsiTheme="minorHAnsi" w:cstheme="minorHAnsi"/>
        </w:rPr>
        <w:t>2016, não haverá a exigência de legalização diplomática ou consular de documentos públicos estrangeiros, desde que observado e atendido o disposto na referida convenção.</w:t>
      </w:r>
      <w:bookmarkEnd w:id="297"/>
    </w:p>
    <w:p w14:paraId="27358FA0" w14:textId="0FF468B6" w:rsidR="00C041E5" w:rsidRPr="008F18EC" w:rsidRDefault="00C041E5" w:rsidP="00112892">
      <w:pPr>
        <w:pStyle w:val="PargrafodaLista"/>
        <w:numPr>
          <w:ilvl w:val="2"/>
          <w:numId w:val="16"/>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documentação de </w:t>
      </w:r>
      <w:r w:rsidRPr="008F18EC">
        <w:rPr>
          <w:rFonts w:asciiTheme="minorHAnsi" w:hAnsiTheme="minorHAnsi" w:cstheme="minorHAnsi"/>
          <w:b/>
          <w:bCs/>
        </w:rPr>
        <w:t>Proponente</w:t>
      </w:r>
      <w:r w:rsidRPr="008F18EC">
        <w:rPr>
          <w:rFonts w:asciiTheme="minorHAnsi" w:hAnsiTheme="minorHAnsi" w:cstheme="minorHAnsi"/>
        </w:rPr>
        <w:t xml:space="preserve"> estrangeira que tenha origem em país signatário da Convenção sobre a Eliminação da Exigência de Legalização de Documentos Públicos Estrangeiros será dispensada</w:t>
      </w:r>
      <w:r w:rsidRPr="008F18EC">
        <w:rPr>
          <w:rFonts w:asciiTheme="minorHAnsi" w:hAnsiTheme="minorHAnsi" w:cstheme="minorHAnsi"/>
          <w:spacing w:val="21"/>
        </w:rPr>
        <w:t xml:space="preserve"> </w:t>
      </w:r>
      <w:r w:rsidRPr="008F18EC">
        <w:rPr>
          <w:rFonts w:asciiTheme="minorHAnsi" w:hAnsiTheme="minorHAnsi" w:cstheme="minorHAnsi"/>
        </w:rPr>
        <w:t xml:space="preserve">do processo de legalização previsto no Item </w:t>
      </w:r>
      <w:r w:rsidR="00890DF7" w:rsidRPr="008F18EC">
        <w:rPr>
          <w:rFonts w:asciiTheme="minorHAnsi" w:hAnsiTheme="minorHAnsi" w:cstheme="minorHAnsi"/>
        </w:rPr>
        <w:fldChar w:fldCharType="begin"/>
      </w:r>
      <w:r w:rsidR="00890DF7" w:rsidRPr="008F18EC">
        <w:rPr>
          <w:rFonts w:asciiTheme="minorHAnsi" w:hAnsiTheme="minorHAnsi" w:cstheme="minorHAnsi"/>
        </w:rPr>
        <w:instrText xml:space="preserve"> REF _Ref197355441 \r \h </w:instrText>
      </w:r>
      <w:r w:rsidR="00890DF7" w:rsidRPr="008F18EC">
        <w:rPr>
          <w:rFonts w:asciiTheme="minorHAnsi" w:hAnsiTheme="minorHAnsi" w:cstheme="minorHAnsi"/>
        </w:rPr>
      </w:r>
      <w:r w:rsidR="00890DF7" w:rsidRPr="008F18EC">
        <w:rPr>
          <w:rFonts w:asciiTheme="minorHAnsi" w:hAnsiTheme="minorHAnsi" w:cstheme="minorHAnsi"/>
        </w:rPr>
        <w:fldChar w:fldCharType="separate"/>
      </w:r>
      <w:r w:rsidR="00890DF7" w:rsidRPr="008F18EC">
        <w:rPr>
          <w:rFonts w:asciiTheme="minorHAnsi" w:hAnsiTheme="minorHAnsi" w:cstheme="minorHAnsi"/>
        </w:rPr>
        <w:t>1.24.1</w:t>
      </w:r>
      <w:r w:rsidR="00890DF7" w:rsidRPr="008F18EC">
        <w:rPr>
          <w:rFonts w:asciiTheme="minorHAnsi" w:hAnsiTheme="minorHAnsi" w:cstheme="minorHAnsi"/>
        </w:rPr>
        <w:fldChar w:fldCharType="end"/>
      </w:r>
      <w:r w:rsidRPr="008F18EC">
        <w:rPr>
          <w:rFonts w:asciiTheme="minorHAnsi" w:hAnsiTheme="minorHAnsi" w:cstheme="minorHAnsi"/>
        </w:rPr>
        <w:t xml:space="preserve">, desde que conste a aposição da apostila a que se refere o texto da convenção promulgada pelo Decreto </w:t>
      </w:r>
      <w:r w:rsidR="00890DF7" w:rsidRPr="008F18EC">
        <w:rPr>
          <w:rFonts w:asciiTheme="minorHAnsi" w:hAnsiTheme="minorHAnsi" w:cstheme="minorHAnsi"/>
        </w:rPr>
        <w:t xml:space="preserve">Federal </w:t>
      </w:r>
      <w:r w:rsidRPr="008F18EC">
        <w:rPr>
          <w:rFonts w:asciiTheme="minorHAnsi" w:hAnsiTheme="minorHAnsi" w:cstheme="minorHAnsi"/>
        </w:rPr>
        <w:t>nº 8.660</w:t>
      </w:r>
      <w:r w:rsidR="00890DF7" w:rsidRPr="008F18EC">
        <w:rPr>
          <w:rFonts w:asciiTheme="minorHAnsi" w:hAnsiTheme="minorHAnsi" w:cstheme="minorHAnsi"/>
        </w:rPr>
        <w:t>/2016</w:t>
      </w:r>
      <w:r w:rsidRPr="008F18EC">
        <w:rPr>
          <w:rFonts w:asciiTheme="minorHAnsi" w:hAnsiTheme="minorHAnsi" w:cstheme="minorHAnsi"/>
        </w:rPr>
        <w:t>, acompanhada de tradução para a língua portuguesa, realizada por tradutor juramentado matriculado em qualquer das juntas comerciais do Brasil.</w:t>
      </w:r>
    </w:p>
    <w:p w14:paraId="0D82BADF" w14:textId="091D2F62" w:rsidR="00A176F8" w:rsidRPr="008F18EC" w:rsidRDefault="00A176F8" w:rsidP="00C041E5">
      <w:pPr>
        <w:pStyle w:val="PargrafodaLista"/>
        <w:numPr>
          <w:ilvl w:val="1"/>
          <w:numId w:val="16"/>
        </w:numPr>
        <w:tabs>
          <w:tab w:val="left" w:pos="1814"/>
        </w:tabs>
        <w:spacing w:before="240" w:after="240" w:line="300" w:lineRule="exact"/>
        <w:ind w:left="46" w:firstLine="0"/>
        <w:rPr>
          <w:rFonts w:asciiTheme="minorHAnsi" w:hAnsiTheme="minorHAnsi" w:cstheme="minorHAnsi"/>
        </w:rPr>
      </w:pPr>
      <w:bookmarkStart w:id="298" w:name="_Ref197354708"/>
      <w:r w:rsidRPr="008F18EC">
        <w:rPr>
          <w:rFonts w:asciiTheme="minorHAnsi" w:hAnsiTheme="minorHAnsi" w:cstheme="minorHAnsi"/>
        </w:rPr>
        <w:t>Os documentos redigidos em língua estrangeira deverão ser autenticados junto às Repartições Consulares do Ministério das Relações Exteriores e traduzidos por tradutor</w:t>
      </w:r>
      <w:r w:rsidRPr="008F18EC">
        <w:rPr>
          <w:rFonts w:asciiTheme="minorHAnsi" w:hAnsiTheme="minorHAnsi" w:cstheme="minorHAnsi"/>
          <w:spacing w:val="-3"/>
        </w:rPr>
        <w:t xml:space="preserve"> </w:t>
      </w:r>
      <w:r w:rsidRPr="008F18EC">
        <w:rPr>
          <w:rFonts w:asciiTheme="minorHAnsi" w:hAnsiTheme="minorHAnsi" w:cstheme="minorHAnsi"/>
        </w:rPr>
        <w:t>juramentado.</w:t>
      </w:r>
      <w:bookmarkEnd w:id="298"/>
    </w:p>
    <w:p w14:paraId="37E021DE" w14:textId="6480714C"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Os documentos deverão ser apresentados conforme os modelos constantes do </w:t>
      </w:r>
      <w:r w:rsidRPr="008F18EC">
        <w:rPr>
          <w:rFonts w:asciiTheme="minorHAnsi" w:hAnsiTheme="minorHAnsi" w:cstheme="minorHAnsi"/>
          <w:b/>
          <w:bCs/>
        </w:rPr>
        <w:t>Edital</w:t>
      </w:r>
      <w:r w:rsidRPr="008F18EC">
        <w:rPr>
          <w:rFonts w:asciiTheme="minorHAnsi" w:hAnsiTheme="minorHAnsi" w:cstheme="minorHAnsi"/>
        </w:rPr>
        <w:t>, quando</w:t>
      </w:r>
      <w:r w:rsidRPr="008F18EC">
        <w:rPr>
          <w:rFonts w:asciiTheme="minorHAnsi" w:hAnsiTheme="minorHAnsi" w:cstheme="minorHAnsi"/>
          <w:spacing w:val="-9"/>
        </w:rPr>
        <w:t xml:space="preserve"> </w:t>
      </w:r>
      <w:r w:rsidRPr="008F18EC">
        <w:rPr>
          <w:rFonts w:asciiTheme="minorHAnsi" w:hAnsiTheme="minorHAnsi" w:cstheme="minorHAnsi"/>
        </w:rPr>
        <w:t>houver.</w:t>
      </w:r>
    </w:p>
    <w:p w14:paraId="2E8764C0" w14:textId="544255B1" w:rsidR="00482490" w:rsidRPr="008F18EC" w:rsidRDefault="00482490"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Todas as referências de horário do presente </w:t>
      </w:r>
      <w:r w:rsidRPr="008F18EC">
        <w:rPr>
          <w:rFonts w:asciiTheme="minorHAnsi" w:hAnsiTheme="minorHAnsi" w:cstheme="minorHAnsi"/>
          <w:b/>
          <w:bCs/>
        </w:rPr>
        <w:t>Edital</w:t>
      </w:r>
      <w:r w:rsidRPr="008F18EC">
        <w:rPr>
          <w:rFonts w:asciiTheme="minorHAnsi" w:hAnsiTheme="minorHAnsi" w:cstheme="minorHAnsi"/>
        </w:rPr>
        <w:t xml:space="preserve"> referem-se ao horário oficial de Brasília</w:t>
      </w:r>
      <w:r w:rsidR="00DF2E6B" w:rsidRPr="008F18EC">
        <w:rPr>
          <w:rFonts w:asciiTheme="minorHAnsi" w:hAnsiTheme="minorHAnsi" w:cstheme="minorHAnsi"/>
        </w:rPr>
        <w:t>/DF</w:t>
      </w:r>
      <w:r w:rsidRPr="008F18EC">
        <w:rPr>
          <w:rFonts w:asciiTheme="minorHAnsi" w:hAnsiTheme="minorHAnsi" w:cstheme="minorHAnsi"/>
        </w:rPr>
        <w:t>.</w:t>
      </w:r>
    </w:p>
    <w:p w14:paraId="2C801A24" w14:textId="0D36CEB4" w:rsidR="00A176F8" w:rsidRPr="008F18EC" w:rsidRDefault="008F1A33"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 </w:t>
      </w:r>
      <w:r w:rsidRPr="008F18EC">
        <w:rPr>
          <w:rFonts w:asciiTheme="minorHAnsi" w:hAnsiTheme="minorHAnsi" w:cstheme="minorHAnsi"/>
          <w:b/>
          <w:bCs/>
        </w:rPr>
        <w:t>Edital</w:t>
      </w:r>
      <w:r w:rsidRPr="008F18EC">
        <w:rPr>
          <w:rFonts w:asciiTheme="minorHAnsi" w:hAnsiTheme="minorHAnsi" w:cstheme="minorHAnsi"/>
        </w:rPr>
        <w:t xml:space="preserve"> poderá ser revisto pela </w:t>
      </w:r>
      <w:r w:rsidRPr="008F18EC">
        <w:rPr>
          <w:rFonts w:asciiTheme="minorHAnsi" w:hAnsiTheme="minorHAnsi" w:cstheme="minorHAnsi"/>
          <w:b/>
          <w:bCs/>
        </w:rPr>
        <w:t>ANTAQ</w:t>
      </w:r>
      <w:r w:rsidRPr="008F18EC">
        <w:rPr>
          <w:rFonts w:asciiTheme="minorHAnsi" w:hAnsiTheme="minorHAnsi" w:cstheme="minorHAnsi"/>
        </w:rPr>
        <w:t xml:space="preserve"> n</w:t>
      </w:r>
      <w:r w:rsidR="00A176F8" w:rsidRPr="008F18EC">
        <w:rPr>
          <w:rFonts w:asciiTheme="minorHAnsi" w:hAnsiTheme="minorHAnsi" w:cstheme="minorHAnsi"/>
        </w:rPr>
        <w:t>a</w:t>
      </w:r>
      <w:r w:rsidRPr="008F18EC">
        <w:rPr>
          <w:rFonts w:asciiTheme="minorHAnsi" w:hAnsiTheme="minorHAnsi" w:cstheme="minorHAnsi"/>
        </w:rPr>
        <w:t>n</w:t>
      </w:r>
      <w:r w:rsidR="00A176F8" w:rsidRPr="008F18EC">
        <w:rPr>
          <w:rFonts w:asciiTheme="minorHAnsi" w:hAnsiTheme="minorHAnsi" w:cstheme="minorHAnsi"/>
        </w:rPr>
        <w:t xml:space="preserve">a hipótese de ocorrência de fatos supervenientes à </w:t>
      </w:r>
      <w:r w:rsidRPr="008F18EC">
        <w:rPr>
          <w:rFonts w:asciiTheme="minorHAnsi" w:hAnsiTheme="minorHAnsi" w:cstheme="minorHAnsi"/>
        </w:rPr>
        <w:t xml:space="preserve">sua </w:t>
      </w:r>
      <w:r w:rsidR="00A176F8" w:rsidRPr="008F18EC">
        <w:rPr>
          <w:rFonts w:asciiTheme="minorHAnsi" w:hAnsiTheme="minorHAnsi" w:cstheme="minorHAnsi"/>
        </w:rPr>
        <w:t xml:space="preserve">publicação que possam vir a retardar ou de alguma forma prejudicar o andamento do processo de concessão do </w:t>
      </w:r>
      <w:bookmarkStart w:id="299" w:name="_Hlk91773994"/>
      <w:r w:rsidR="008E134A" w:rsidRPr="008F18EC">
        <w:rPr>
          <w:rFonts w:asciiTheme="minorHAnsi" w:hAnsiTheme="minorHAnsi" w:cstheme="minorHAnsi"/>
          <w:b/>
          <w:bCs/>
        </w:rPr>
        <w:t xml:space="preserve">Acesso </w:t>
      </w:r>
      <w:r w:rsidR="000D7330" w:rsidRPr="008F18EC">
        <w:rPr>
          <w:rFonts w:asciiTheme="minorHAnsi" w:hAnsiTheme="minorHAnsi" w:cstheme="minorHAnsi"/>
          <w:b/>
          <w:bCs/>
        </w:rPr>
        <w:t>Aquaviário ao Porto de</w:t>
      </w:r>
      <w:r w:rsidR="008E134A" w:rsidRPr="008F18EC">
        <w:rPr>
          <w:rFonts w:asciiTheme="minorHAnsi" w:hAnsiTheme="minorHAnsi" w:cstheme="minorHAnsi"/>
          <w:b/>
          <w:bCs/>
        </w:rPr>
        <w:t xml:space="preserve"> </w:t>
      </w:r>
      <w:bookmarkEnd w:id="299"/>
      <w:r w:rsidR="00C1735A" w:rsidRPr="008F18EC">
        <w:rPr>
          <w:rFonts w:asciiTheme="minorHAnsi" w:hAnsiTheme="minorHAnsi" w:cstheme="minorHAnsi"/>
          <w:b/>
          <w:bCs/>
        </w:rPr>
        <w:t>Santos</w:t>
      </w:r>
      <w:r w:rsidR="00A176F8" w:rsidRPr="008F18EC">
        <w:rPr>
          <w:rFonts w:asciiTheme="minorHAnsi" w:hAnsiTheme="minorHAnsi" w:cstheme="minorHAnsi"/>
        </w:rPr>
        <w:t>.</w:t>
      </w:r>
    </w:p>
    <w:p w14:paraId="49779E69" w14:textId="411F416C" w:rsidR="00A176F8" w:rsidRPr="008F18EC" w:rsidRDefault="004D0279"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bookmarkStart w:id="300" w:name="_Ref71305609"/>
      <w:r w:rsidRPr="008F18EC">
        <w:rPr>
          <w:rFonts w:asciiTheme="minorHAnsi" w:hAnsiTheme="minorHAnsi" w:cstheme="minorHAnsi"/>
        </w:rPr>
        <w:t xml:space="preserve">As alterações no </w:t>
      </w:r>
      <w:r w:rsidRPr="008F18EC">
        <w:rPr>
          <w:rFonts w:asciiTheme="minorHAnsi" w:hAnsiTheme="minorHAnsi" w:cstheme="minorHAnsi"/>
          <w:b/>
          <w:bCs/>
        </w:rPr>
        <w:t>Edital</w:t>
      </w:r>
      <w:r w:rsidRPr="008F18EC">
        <w:rPr>
          <w:rFonts w:asciiTheme="minorHAnsi" w:hAnsiTheme="minorHAnsi" w:cstheme="minorHAnsi"/>
        </w:rPr>
        <w:t xml:space="preserve"> referentes às datas de </w:t>
      </w:r>
      <w:r w:rsidRPr="008F18EC">
        <w:rPr>
          <w:rFonts w:asciiTheme="minorHAnsi" w:hAnsiTheme="minorHAnsi" w:cstheme="minorHAnsi"/>
          <w:b/>
          <w:bCs/>
        </w:rPr>
        <w:t>Entrega dos Documentos</w:t>
      </w:r>
      <w:r w:rsidRPr="008F18EC">
        <w:rPr>
          <w:rFonts w:asciiTheme="minorHAnsi" w:hAnsiTheme="minorHAnsi" w:cstheme="minorHAnsi"/>
        </w:rPr>
        <w:t xml:space="preserve"> ou da </w:t>
      </w:r>
      <w:r w:rsidRPr="008F18EC">
        <w:rPr>
          <w:rFonts w:asciiTheme="minorHAnsi" w:hAnsiTheme="minorHAnsi" w:cstheme="minorHAnsi"/>
          <w:b/>
          <w:bCs/>
        </w:rPr>
        <w:t>Sessão Pública do Leilão</w:t>
      </w:r>
      <w:r w:rsidRPr="008F18EC">
        <w:rPr>
          <w:rFonts w:asciiTheme="minorHAnsi" w:hAnsiTheme="minorHAnsi" w:cstheme="minorHAnsi"/>
        </w:rPr>
        <w:t xml:space="preserve">, bem como outras condições que afetem materialmente a formulação das </w:t>
      </w:r>
      <w:r w:rsidRPr="008F18EC">
        <w:rPr>
          <w:rFonts w:asciiTheme="minorHAnsi" w:hAnsiTheme="minorHAnsi" w:cstheme="minorHAnsi"/>
          <w:b/>
          <w:bCs/>
        </w:rPr>
        <w:t>Propostas Econômicas</w:t>
      </w:r>
      <w:r w:rsidRPr="008F18EC">
        <w:rPr>
          <w:rFonts w:asciiTheme="minorHAnsi" w:hAnsiTheme="minorHAnsi" w:cstheme="minorHAnsi"/>
        </w:rPr>
        <w:t xml:space="preserve"> serão divulgadas no Diário Oficial da União e nos sítios do </w:t>
      </w:r>
      <w:r w:rsidR="00D93CD1" w:rsidRPr="008F18EC">
        <w:rPr>
          <w:rFonts w:asciiTheme="minorHAnsi" w:hAnsiTheme="minorHAnsi" w:cstheme="minorHAnsi"/>
          <w:b/>
          <w:bCs/>
        </w:rPr>
        <w:t>Ministério de Portos e Aeroportos</w:t>
      </w:r>
      <w:r w:rsidR="00D93CD1" w:rsidRPr="008F18EC" w:rsidDel="00D93CD1">
        <w:rPr>
          <w:rFonts w:asciiTheme="minorHAnsi" w:hAnsiTheme="minorHAnsi" w:cstheme="minorHAnsi"/>
        </w:rPr>
        <w:t xml:space="preserve"> </w:t>
      </w:r>
      <w:r w:rsidRPr="008F18EC">
        <w:rPr>
          <w:rFonts w:asciiTheme="minorHAnsi" w:hAnsiTheme="minorHAnsi" w:cstheme="minorHAnsi"/>
        </w:rPr>
        <w:t xml:space="preserve">e da </w:t>
      </w:r>
      <w:r w:rsidRPr="008F18EC">
        <w:rPr>
          <w:rFonts w:asciiTheme="minorHAnsi" w:hAnsiTheme="minorHAnsi" w:cstheme="minorHAnsi"/>
          <w:b/>
          <w:bCs/>
        </w:rPr>
        <w:t>ANTAQ</w:t>
      </w:r>
      <w:r w:rsidR="00A176F8" w:rsidRPr="008F18EC">
        <w:rPr>
          <w:rFonts w:asciiTheme="minorHAnsi" w:hAnsiTheme="minorHAnsi" w:cstheme="minorHAnsi"/>
        </w:rPr>
        <w:t>.</w:t>
      </w:r>
      <w:bookmarkEnd w:id="300"/>
    </w:p>
    <w:p w14:paraId="0D04F8FD" w14:textId="23F42DF5" w:rsidR="00A176F8" w:rsidRPr="008F18EC" w:rsidRDefault="00A176F8" w:rsidP="00C041E5">
      <w:pPr>
        <w:pStyle w:val="PargrafodaLista"/>
        <w:numPr>
          <w:ilvl w:val="2"/>
          <w:numId w:val="16"/>
        </w:numPr>
        <w:tabs>
          <w:tab w:val="left" w:pos="1814"/>
        </w:tabs>
        <w:spacing w:before="240" w:after="240" w:line="300" w:lineRule="exact"/>
        <w:ind w:left="567" w:firstLine="0"/>
        <w:rPr>
          <w:rFonts w:asciiTheme="minorHAnsi" w:hAnsiTheme="minorHAnsi" w:cstheme="minorHAnsi"/>
        </w:rPr>
      </w:pPr>
      <w:r w:rsidRPr="008F18EC">
        <w:rPr>
          <w:rFonts w:asciiTheme="minorHAnsi" w:hAnsiTheme="minorHAnsi" w:cstheme="minorHAnsi"/>
        </w:rPr>
        <w:lastRenderedPageBreak/>
        <w:t xml:space="preserve">As alterações que não se enquadrarem no disposto </w:t>
      </w:r>
      <w:r w:rsidR="00E20397" w:rsidRPr="008F18EC">
        <w:rPr>
          <w:rFonts w:asciiTheme="minorHAnsi" w:hAnsiTheme="minorHAnsi" w:cstheme="minorHAnsi"/>
        </w:rPr>
        <w:t>d</w:t>
      </w:r>
      <w:r w:rsidR="00002030" w:rsidRPr="008F18EC">
        <w:rPr>
          <w:rFonts w:asciiTheme="minorHAnsi" w:hAnsiTheme="minorHAnsi" w:cstheme="minorHAnsi"/>
        </w:rPr>
        <w:t xml:space="preserve">o </w:t>
      </w:r>
      <w:r w:rsidR="00622CFC" w:rsidRPr="008F18EC">
        <w:rPr>
          <w:rFonts w:asciiTheme="minorHAnsi" w:hAnsiTheme="minorHAnsi" w:cstheme="minorHAnsi"/>
        </w:rPr>
        <w:t>Item</w:t>
      </w:r>
      <w:r w:rsidR="00D835BE" w:rsidRPr="008F18EC">
        <w:rPr>
          <w:rFonts w:asciiTheme="minorHAnsi" w:hAnsiTheme="minorHAnsi" w:cstheme="minorHAnsi"/>
        </w:rPr>
        <w:t xml:space="preserve"> </w:t>
      </w:r>
      <w:r w:rsidR="00D835BE" w:rsidRPr="008F18EC">
        <w:rPr>
          <w:rFonts w:asciiTheme="minorHAnsi" w:hAnsiTheme="minorHAnsi" w:cstheme="minorHAnsi"/>
        </w:rPr>
        <w:fldChar w:fldCharType="begin"/>
      </w:r>
      <w:r w:rsidR="00D835BE" w:rsidRPr="008F18EC">
        <w:rPr>
          <w:rFonts w:asciiTheme="minorHAnsi" w:hAnsiTheme="minorHAnsi" w:cstheme="minorHAnsi"/>
        </w:rPr>
        <w:instrText xml:space="preserve"> REF _Ref71305609 \r \h </w:instrText>
      </w:r>
      <w:r w:rsidR="00D835BE" w:rsidRPr="008F18EC">
        <w:rPr>
          <w:rFonts w:asciiTheme="minorHAnsi" w:hAnsiTheme="minorHAnsi" w:cstheme="minorHAnsi"/>
        </w:rPr>
      </w:r>
      <w:r w:rsidR="00D835BE" w:rsidRPr="008F18EC">
        <w:rPr>
          <w:rFonts w:asciiTheme="minorHAnsi" w:hAnsiTheme="minorHAnsi" w:cstheme="minorHAnsi"/>
        </w:rPr>
        <w:fldChar w:fldCharType="separate"/>
      </w:r>
      <w:r w:rsidR="00E02397" w:rsidRPr="008F18EC">
        <w:rPr>
          <w:rFonts w:asciiTheme="minorHAnsi" w:hAnsiTheme="minorHAnsi" w:cstheme="minorHAnsi"/>
        </w:rPr>
        <w:t>1.29</w:t>
      </w:r>
      <w:r w:rsidR="00D835BE" w:rsidRPr="008F18EC">
        <w:rPr>
          <w:rFonts w:asciiTheme="minorHAnsi" w:hAnsiTheme="minorHAnsi" w:cstheme="minorHAnsi"/>
        </w:rPr>
        <w:fldChar w:fldCharType="end"/>
      </w:r>
      <w:r w:rsidR="004E43AE" w:rsidRPr="008F18EC">
        <w:rPr>
          <w:rFonts w:asciiTheme="minorHAnsi" w:hAnsiTheme="minorHAnsi" w:cstheme="minorHAnsi"/>
        </w:rPr>
        <w:t xml:space="preserve"> </w:t>
      </w:r>
      <w:r w:rsidRPr="008F18EC">
        <w:rPr>
          <w:rFonts w:asciiTheme="minorHAnsi" w:hAnsiTheme="minorHAnsi" w:cstheme="minorHAnsi"/>
        </w:rPr>
        <w:t xml:space="preserve">serão publicadas apenas </w:t>
      </w:r>
      <w:r w:rsidR="004D0279" w:rsidRPr="008F18EC">
        <w:rPr>
          <w:rFonts w:asciiTheme="minorHAnsi" w:hAnsiTheme="minorHAnsi" w:cstheme="minorHAnsi"/>
        </w:rPr>
        <w:t xml:space="preserve">nos sítios eletrônicos do </w:t>
      </w:r>
      <w:r w:rsidR="00D93CD1" w:rsidRPr="008F18EC">
        <w:rPr>
          <w:rFonts w:asciiTheme="minorHAnsi" w:hAnsiTheme="minorHAnsi" w:cstheme="minorHAnsi"/>
          <w:b/>
          <w:bCs/>
        </w:rPr>
        <w:t>Ministério de Portos e Aeroportos</w:t>
      </w:r>
      <w:r w:rsidR="00D93CD1" w:rsidRPr="008F18EC" w:rsidDel="00D93CD1">
        <w:rPr>
          <w:rFonts w:asciiTheme="minorHAnsi" w:hAnsiTheme="minorHAnsi" w:cstheme="minorHAnsi"/>
          <w:b/>
          <w:bCs/>
        </w:rPr>
        <w:t xml:space="preserve"> </w:t>
      </w:r>
      <w:r w:rsidR="004D0279" w:rsidRPr="008F18EC">
        <w:rPr>
          <w:rFonts w:asciiTheme="minorHAnsi" w:hAnsiTheme="minorHAnsi" w:cstheme="minorHAnsi"/>
        </w:rPr>
        <w:t xml:space="preserve">e da </w:t>
      </w:r>
      <w:r w:rsidR="004D0279" w:rsidRPr="008F18EC">
        <w:rPr>
          <w:rFonts w:asciiTheme="minorHAnsi" w:hAnsiTheme="minorHAnsi" w:cstheme="minorHAnsi"/>
          <w:b/>
          <w:bCs/>
        </w:rPr>
        <w:t>ANTAQ</w:t>
      </w:r>
      <w:r w:rsidRPr="008F18EC">
        <w:rPr>
          <w:rFonts w:asciiTheme="minorHAnsi" w:hAnsiTheme="minorHAnsi" w:cstheme="minorHAnsi"/>
        </w:rPr>
        <w:t>.</w:t>
      </w:r>
    </w:p>
    <w:p w14:paraId="12D0C965" w14:textId="3A44E6F2" w:rsidR="00A176F8" w:rsidRPr="008F18EC" w:rsidRDefault="00A176F8"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participação no </w:t>
      </w:r>
      <w:r w:rsidRPr="008F18EC">
        <w:rPr>
          <w:rFonts w:asciiTheme="minorHAnsi" w:hAnsiTheme="minorHAnsi" w:cstheme="minorHAnsi"/>
          <w:b/>
          <w:bCs/>
        </w:rPr>
        <w:t>Leilão</w:t>
      </w:r>
      <w:r w:rsidRPr="008F18EC">
        <w:rPr>
          <w:rFonts w:asciiTheme="minorHAnsi" w:hAnsiTheme="minorHAnsi" w:cstheme="minorHAnsi"/>
        </w:rPr>
        <w:t xml:space="preserve"> implica a integral e incondicional aceitação de todos os termos, disposições e condições do </w:t>
      </w:r>
      <w:r w:rsidRPr="008F18EC">
        <w:rPr>
          <w:rFonts w:asciiTheme="minorHAnsi" w:hAnsiTheme="minorHAnsi" w:cstheme="minorHAnsi"/>
          <w:b/>
          <w:bCs/>
        </w:rPr>
        <w:t>Edital</w:t>
      </w:r>
      <w:r w:rsidRPr="008F18EC">
        <w:rPr>
          <w:rFonts w:asciiTheme="minorHAnsi" w:hAnsiTheme="minorHAnsi" w:cstheme="minorHAnsi"/>
        </w:rPr>
        <w:t xml:space="preserve"> e de seus </w:t>
      </w:r>
      <w:r w:rsidR="00607FA2" w:rsidRPr="008F18EC">
        <w:rPr>
          <w:rFonts w:asciiTheme="minorHAnsi" w:hAnsiTheme="minorHAnsi" w:cstheme="minorHAnsi"/>
          <w:b/>
        </w:rPr>
        <w:t>Anexos</w:t>
      </w:r>
      <w:r w:rsidRPr="008F18EC">
        <w:rPr>
          <w:rFonts w:asciiTheme="minorHAnsi" w:hAnsiTheme="minorHAnsi" w:cstheme="minorHAnsi"/>
        </w:rPr>
        <w:t>, bem como das demais normas aplicáveis ao</w:t>
      </w:r>
      <w:r w:rsidRPr="008F18EC">
        <w:rPr>
          <w:rFonts w:asciiTheme="minorHAnsi" w:hAnsiTheme="minorHAnsi" w:cstheme="minorHAnsi"/>
          <w:spacing w:val="-2"/>
        </w:rPr>
        <w:t xml:space="preserve"> </w:t>
      </w:r>
      <w:r w:rsidRPr="008F18EC">
        <w:rPr>
          <w:rFonts w:asciiTheme="minorHAnsi" w:hAnsiTheme="minorHAnsi" w:cstheme="minorHAnsi"/>
          <w:b/>
          <w:bCs/>
        </w:rPr>
        <w:t>Leilão</w:t>
      </w:r>
      <w:r w:rsidRPr="008F18EC">
        <w:rPr>
          <w:rFonts w:asciiTheme="minorHAnsi" w:hAnsiTheme="minorHAnsi" w:cstheme="minorHAnsi"/>
        </w:rPr>
        <w:t>.</w:t>
      </w:r>
    </w:p>
    <w:p w14:paraId="12EEFFAC" w14:textId="3B5C1767" w:rsidR="00482490" w:rsidRPr="008F18EC" w:rsidRDefault="00482490"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As </w:t>
      </w:r>
      <w:bookmarkStart w:id="301" w:name="_Hlk98167040"/>
      <w:r w:rsidRPr="008F18EC">
        <w:rPr>
          <w:rFonts w:asciiTheme="minorHAnsi" w:hAnsiTheme="minorHAnsi" w:cstheme="minorHAnsi"/>
        </w:rPr>
        <w:t xml:space="preserve">informações, estudos, pesquisas, investigações, levantamentos, projetos, planilhas e demais documentos ou dados, relacionados ao </w:t>
      </w:r>
      <w:r w:rsidR="008E134A" w:rsidRPr="008F18EC">
        <w:rPr>
          <w:rFonts w:asciiTheme="minorHAnsi" w:hAnsiTheme="minorHAnsi" w:cstheme="minorHAnsi"/>
          <w:b/>
          <w:bCs/>
        </w:rPr>
        <w:t xml:space="preserve">Acesso Aquaviário </w:t>
      </w:r>
      <w:r w:rsidR="00304676" w:rsidRPr="008F18EC">
        <w:rPr>
          <w:rFonts w:asciiTheme="minorHAnsi" w:hAnsiTheme="minorHAnsi" w:cstheme="minorHAnsi"/>
          <w:b/>
          <w:bCs/>
        </w:rPr>
        <w:t xml:space="preserve">ao </w:t>
      </w:r>
      <w:r w:rsidR="008E134A" w:rsidRPr="008F18EC">
        <w:rPr>
          <w:rFonts w:asciiTheme="minorHAnsi" w:hAnsiTheme="minorHAnsi" w:cstheme="minorHAnsi"/>
          <w:b/>
          <w:bCs/>
        </w:rPr>
        <w:t xml:space="preserve">Porto de </w:t>
      </w:r>
      <w:r w:rsidR="00C1735A" w:rsidRPr="008F18EC">
        <w:rPr>
          <w:rFonts w:asciiTheme="minorHAnsi" w:hAnsiTheme="minorHAnsi" w:cstheme="minorHAnsi"/>
          <w:b/>
          <w:bCs/>
        </w:rPr>
        <w:t>Santos</w:t>
      </w:r>
      <w:r w:rsidR="008E134A" w:rsidRPr="008F18EC">
        <w:rPr>
          <w:rFonts w:asciiTheme="minorHAnsi" w:hAnsiTheme="minorHAnsi" w:cstheme="minorHAnsi"/>
        </w:rPr>
        <w:t xml:space="preserve"> </w:t>
      </w:r>
      <w:r w:rsidRPr="008F18EC">
        <w:rPr>
          <w:rFonts w:asciiTheme="minorHAnsi" w:hAnsiTheme="minorHAnsi" w:cstheme="minorHAnsi"/>
        </w:rPr>
        <w:t xml:space="preserve">objeto da </w:t>
      </w:r>
      <w:r w:rsidRPr="008F18EC">
        <w:rPr>
          <w:rFonts w:asciiTheme="minorHAnsi" w:hAnsiTheme="minorHAnsi" w:cstheme="minorHAnsi"/>
          <w:b/>
          <w:bCs/>
        </w:rPr>
        <w:t>Concessão</w:t>
      </w:r>
      <w:r w:rsidRPr="008F18EC">
        <w:rPr>
          <w:rFonts w:asciiTheme="minorHAnsi" w:hAnsiTheme="minorHAnsi" w:cstheme="minorHAnsi"/>
        </w:rPr>
        <w:t xml:space="preserve"> e à sua exploração, disponibilizados no sítio da </w:t>
      </w:r>
      <w:r w:rsidRPr="008F18EC">
        <w:rPr>
          <w:rFonts w:asciiTheme="minorHAnsi" w:hAnsiTheme="minorHAnsi" w:cstheme="minorHAnsi"/>
          <w:b/>
          <w:bCs/>
        </w:rPr>
        <w:t>ANTAQ</w:t>
      </w:r>
      <w:r w:rsidRPr="008F18EC">
        <w:rPr>
          <w:rFonts w:asciiTheme="minorHAnsi" w:hAnsiTheme="minorHAnsi" w:cstheme="minorHAnsi"/>
        </w:rPr>
        <w:t xml:space="preserve">, </w:t>
      </w:r>
      <w:bookmarkEnd w:id="301"/>
      <w:r w:rsidRPr="008F18EC">
        <w:rPr>
          <w:rFonts w:asciiTheme="minorHAnsi" w:hAnsiTheme="minorHAnsi" w:cstheme="minorHAnsi"/>
        </w:rPr>
        <w:t xml:space="preserve">foram realizados e obtidos para fins exclusivos de precificação da </w:t>
      </w:r>
      <w:r w:rsidR="0087217D" w:rsidRPr="008F18EC">
        <w:rPr>
          <w:rFonts w:asciiTheme="minorHAnsi" w:hAnsiTheme="minorHAnsi" w:cstheme="minorHAnsi"/>
        </w:rPr>
        <w:t>c</w:t>
      </w:r>
      <w:r w:rsidRPr="008F18EC">
        <w:rPr>
          <w:rFonts w:asciiTheme="minorHAnsi" w:hAnsiTheme="minorHAnsi" w:cstheme="minorHAnsi"/>
        </w:rPr>
        <w:t xml:space="preserve">oncessão, não apresentando qualquer caráter vinculativo que responsabilize o </w:t>
      </w:r>
      <w:r w:rsidRPr="008F18EC">
        <w:rPr>
          <w:rFonts w:asciiTheme="minorHAnsi" w:hAnsiTheme="minorHAnsi" w:cstheme="minorHAnsi"/>
          <w:b/>
          <w:bCs/>
        </w:rPr>
        <w:t>Poder Concedente</w:t>
      </w:r>
      <w:r w:rsidR="005639D0" w:rsidRPr="008F18EC">
        <w:rPr>
          <w:rFonts w:asciiTheme="minorHAnsi" w:hAnsiTheme="minorHAnsi" w:cstheme="minorHAnsi"/>
          <w:b/>
          <w:bCs/>
        </w:rPr>
        <w:t xml:space="preserve"> e a ANTAQ</w:t>
      </w:r>
      <w:r w:rsidRPr="008F18EC">
        <w:rPr>
          <w:rFonts w:asciiTheme="minorHAnsi" w:hAnsiTheme="minorHAnsi" w:cstheme="minorHAnsi"/>
        </w:rPr>
        <w:t xml:space="preserve"> perante as </w:t>
      </w:r>
      <w:r w:rsidRPr="008F18EC">
        <w:rPr>
          <w:rFonts w:asciiTheme="minorHAnsi" w:hAnsiTheme="minorHAnsi" w:cstheme="minorHAnsi"/>
          <w:b/>
          <w:bCs/>
        </w:rPr>
        <w:t>Proponentes</w:t>
      </w:r>
      <w:r w:rsidRPr="008F18EC">
        <w:rPr>
          <w:rFonts w:asciiTheme="minorHAnsi" w:hAnsiTheme="minorHAnsi" w:cstheme="minorHAnsi"/>
        </w:rPr>
        <w:t xml:space="preserve"> ou perante a futura </w:t>
      </w:r>
      <w:r w:rsidRPr="008F18EC">
        <w:rPr>
          <w:rFonts w:asciiTheme="minorHAnsi" w:hAnsiTheme="minorHAnsi" w:cstheme="minorHAnsi"/>
          <w:b/>
          <w:bCs/>
        </w:rPr>
        <w:t>Concessionária</w:t>
      </w:r>
      <w:r w:rsidRPr="008F18EC">
        <w:rPr>
          <w:rFonts w:asciiTheme="minorHAnsi" w:hAnsiTheme="minorHAnsi" w:cstheme="minorHAnsi"/>
        </w:rPr>
        <w:t>.</w:t>
      </w:r>
    </w:p>
    <w:p w14:paraId="40A496FB" w14:textId="1BF4ABC1" w:rsidR="00482490" w:rsidRPr="008F18EC" w:rsidRDefault="00482490" w:rsidP="00C041E5">
      <w:pPr>
        <w:pStyle w:val="PargrafodaLista"/>
        <w:numPr>
          <w:ilvl w:val="1"/>
          <w:numId w:val="16"/>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As </w:t>
      </w:r>
      <w:r w:rsidRPr="008F18EC">
        <w:rPr>
          <w:rFonts w:asciiTheme="minorHAnsi" w:hAnsiTheme="minorHAnsi" w:cstheme="minorHAnsi"/>
          <w:b/>
          <w:bCs/>
        </w:rPr>
        <w:t>Proponentes</w:t>
      </w:r>
      <w:r w:rsidRPr="008F18EC">
        <w:rPr>
          <w:rFonts w:asciiTheme="minorHAnsi" w:hAnsiTheme="minorHAnsi" w:cstheme="minorHAnsi"/>
        </w:rPr>
        <w:t xml:space="preserve"> são responsáveis pela análise direta das condições do </w:t>
      </w:r>
      <w:r w:rsidR="008E134A" w:rsidRPr="008F18EC">
        <w:rPr>
          <w:rFonts w:asciiTheme="minorHAnsi" w:hAnsiTheme="minorHAnsi" w:cstheme="minorHAnsi"/>
          <w:b/>
          <w:bCs/>
        </w:rPr>
        <w:t xml:space="preserve">Acesso </w:t>
      </w:r>
      <w:r w:rsidR="000D7330" w:rsidRPr="008F18EC">
        <w:rPr>
          <w:rFonts w:asciiTheme="minorHAnsi" w:hAnsiTheme="minorHAnsi" w:cstheme="minorHAnsi"/>
          <w:b/>
          <w:bCs/>
        </w:rPr>
        <w:t>Aquaviário ao Porto de</w:t>
      </w:r>
      <w:r w:rsidR="008E134A" w:rsidRPr="008F18EC">
        <w:rPr>
          <w:rFonts w:asciiTheme="minorHAnsi" w:hAnsiTheme="minorHAnsi" w:cstheme="minorHAnsi"/>
          <w:b/>
          <w:bCs/>
        </w:rPr>
        <w:t xml:space="preserve"> </w:t>
      </w:r>
      <w:r w:rsidR="00C1735A" w:rsidRPr="008F18EC">
        <w:rPr>
          <w:rFonts w:asciiTheme="minorHAnsi" w:hAnsiTheme="minorHAnsi" w:cstheme="minorHAnsi"/>
          <w:b/>
          <w:bCs/>
        </w:rPr>
        <w:t>Santos</w:t>
      </w:r>
      <w:r w:rsidRPr="008F18EC">
        <w:rPr>
          <w:rFonts w:asciiTheme="minorHAnsi" w:hAnsiTheme="minorHAnsi" w:cstheme="minorHAnsi"/>
        </w:rPr>
        <w:t xml:space="preserve"> e de todos os dados e informações sobre a exploração da </w:t>
      </w:r>
      <w:r w:rsidR="00F15C55" w:rsidRPr="008F18EC">
        <w:rPr>
          <w:rFonts w:asciiTheme="minorHAnsi" w:hAnsiTheme="minorHAnsi" w:cstheme="minorHAnsi"/>
        </w:rPr>
        <w:t>c</w:t>
      </w:r>
      <w:r w:rsidRPr="008F18EC">
        <w:rPr>
          <w:rFonts w:asciiTheme="minorHAnsi" w:hAnsiTheme="minorHAnsi" w:cstheme="minorHAnsi"/>
        </w:rPr>
        <w:t xml:space="preserve">oncessão, bem como pelo exame de todas as instruções, condições, exigências, leis, decretos, normas, especificações e regulamentações aplicáveis ao </w:t>
      </w:r>
      <w:r w:rsidRPr="008F18EC">
        <w:rPr>
          <w:rFonts w:asciiTheme="minorHAnsi" w:hAnsiTheme="minorHAnsi" w:cstheme="minorHAnsi"/>
          <w:b/>
          <w:bCs/>
        </w:rPr>
        <w:t>Leilão</w:t>
      </w:r>
      <w:r w:rsidRPr="008F18EC">
        <w:rPr>
          <w:rFonts w:asciiTheme="minorHAnsi" w:hAnsiTheme="minorHAnsi" w:cstheme="minorHAnsi"/>
        </w:rPr>
        <w:t xml:space="preserve"> e à </w:t>
      </w:r>
      <w:r w:rsidRPr="008F18EC">
        <w:rPr>
          <w:rFonts w:asciiTheme="minorHAnsi" w:hAnsiTheme="minorHAnsi" w:cstheme="minorHAnsi"/>
          <w:b/>
          <w:bCs/>
        </w:rPr>
        <w:t>Concessão</w:t>
      </w:r>
      <w:r w:rsidRPr="008F18EC">
        <w:rPr>
          <w:rFonts w:asciiTheme="minorHAnsi" w:hAnsiTheme="minorHAnsi" w:cstheme="minorHAnsi"/>
        </w:rPr>
        <w:t>, devendo arcar com seus respectivos custos e despesas, inclusive no tocante à realização de estudos, investigações, levantamentos, projetos e investimentos.</w:t>
      </w:r>
    </w:p>
    <w:p w14:paraId="6ECAE61B" w14:textId="0E727F8A" w:rsidR="00A176F8" w:rsidRPr="008F18EC" w:rsidRDefault="00565610" w:rsidP="004A33B2">
      <w:pPr>
        <w:pStyle w:val="Captulo"/>
      </w:pPr>
      <w:bookmarkStart w:id="302" w:name="_Toc301996253"/>
      <w:bookmarkStart w:id="303" w:name="_Toc211683465"/>
      <w:ins w:id="304" w:author="Isabela Alves Pereira Oliveira" w:date="2025-10-18T12:33:00Z" w16du:dateUtc="2025-10-18T15:33:00Z">
        <w:r>
          <w:lastRenderedPageBreak/>
          <w:t>CPLA – COMISSÃO PERMANENTE DE LICITAÇÃO DE CONCESSÕES E</w:t>
        </w:r>
        <w:r>
          <w:t xml:space="preserve"> </w:t>
        </w:r>
        <w:r>
          <w:t>ARRENDAMENTOS PORTUÁRIOS DA ANTAQ</w:t>
        </w:r>
      </w:ins>
      <w:del w:id="305" w:author="Isabela Alves Pereira Oliveira" w:date="2025-10-18T13:06:00Z" w16du:dateUtc="2025-10-18T16:06:00Z">
        <w:r w:rsidR="00A176F8" w:rsidRPr="008F18EC" w:rsidDel="001E75AE">
          <w:delText>COMISSÃO DE LICITAÇÃO</w:delText>
        </w:r>
      </w:del>
      <w:bookmarkEnd w:id="302"/>
      <w:bookmarkEnd w:id="303"/>
    </w:p>
    <w:p w14:paraId="78EA7F69" w14:textId="2B34CA73" w:rsidR="00A176F8" w:rsidRPr="008F18EC" w:rsidRDefault="00A176F8" w:rsidP="00C041E5">
      <w:pPr>
        <w:pStyle w:val="PargrafodaLista"/>
        <w:numPr>
          <w:ilvl w:val="1"/>
          <w:numId w:val="9"/>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 </w:t>
      </w:r>
      <w:r w:rsidRPr="008F18EC">
        <w:rPr>
          <w:rFonts w:asciiTheme="minorHAnsi" w:hAnsiTheme="minorHAnsi" w:cstheme="minorHAnsi"/>
          <w:b/>
          <w:bCs/>
          <w:spacing w:val="-3"/>
        </w:rPr>
        <w:t>Leilão</w:t>
      </w:r>
      <w:r w:rsidRPr="008F18EC">
        <w:rPr>
          <w:rFonts w:asciiTheme="minorHAnsi" w:hAnsiTheme="minorHAnsi" w:cstheme="minorHAnsi"/>
          <w:spacing w:val="-3"/>
        </w:rPr>
        <w:t xml:space="preserve"> </w:t>
      </w:r>
      <w:r w:rsidRPr="008F18EC">
        <w:rPr>
          <w:rFonts w:asciiTheme="minorHAnsi" w:hAnsiTheme="minorHAnsi" w:cstheme="minorHAnsi"/>
        </w:rPr>
        <w:t xml:space="preserve">será julgado pela </w:t>
      </w:r>
      <w:del w:id="306" w:author="Isabela Alves Pereira Oliveira" w:date="2025-10-18T12:33:00Z" w16du:dateUtc="2025-10-18T15:33:00Z">
        <w:r w:rsidRPr="008F18EC" w:rsidDel="004D5AE3">
          <w:rPr>
            <w:rFonts w:asciiTheme="minorHAnsi" w:hAnsiTheme="minorHAnsi" w:cstheme="minorHAnsi"/>
            <w:b/>
            <w:bCs/>
            <w:spacing w:val="-3"/>
          </w:rPr>
          <w:delText xml:space="preserve">Comissão </w:delText>
        </w:r>
        <w:r w:rsidRPr="008F18EC" w:rsidDel="004D5AE3">
          <w:rPr>
            <w:rFonts w:asciiTheme="minorHAnsi" w:hAnsiTheme="minorHAnsi" w:cstheme="minorHAnsi"/>
            <w:b/>
            <w:bCs/>
          </w:rPr>
          <w:delText xml:space="preserve">de </w:delText>
        </w:r>
        <w:r w:rsidRPr="008F18EC" w:rsidDel="004D5AE3">
          <w:rPr>
            <w:rFonts w:asciiTheme="minorHAnsi" w:hAnsiTheme="minorHAnsi" w:cstheme="minorHAnsi"/>
            <w:b/>
            <w:bCs/>
            <w:spacing w:val="-4"/>
          </w:rPr>
          <w:delText>Licitação</w:delText>
        </w:r>
      </w:del>
      <w:ins w:id="307" w:author="Isabela Alves Pereira Oliveira" w:date="2025-10-18T12:33:00Z" w16du:dateUtc="2025-10-18T15:33:00Z">
        <w:r w:rsidR="004D5AE3">
          <w:rPr>
            <w:rFonts w:asciiTheme="minorHAnsi" w:hAnsiTheme="minorHAnsi" w:cstheme="minorHAnsi"/>
            <w:b/>
            <w:bCs/>
            <w:spacing w:val="-3"/>
          </w:rPr>
          <w:t>CPLA</w:t>
        </w:r>
      </w:ins>
      <w:r w:rsidRPr="008F18EC">
        <w:rPr>
          <w:rFonts w:asciiTheme="minorHAnsi" w:hAnsiTheme="minorHAnsi" w:cstheme="minorHAnsi"/>
          <w:spacing w:val="-4"/>
        </w:rPr>
        <w:t xml:space="preserve">, cabendo-lhe conduzir </w:t>
      </w:r>
      <w:r w:rsidRPr="008F18EC">
        <w:rPr>
          <w:rFonts w:asciiTheme="minorHAnsi" w:hAnsiTheme="minorHAnsi" w:cstheme="minorHAnsi"/>
        </w:rPr>
        <w:t xml:space="preserve">os </w:t>
      </w:r>
      <w:r w:rsidRPr="008F18EC">
        <w:rPr>
          <w:rFonts w:asciiTheme="minorHAnsi" w:hAnsiTheme="minorHAnsi" w:cstheme="minorHAnsi"/>
          <w:spacing w:val="-4"/>
        </w:rPr>
        <w:t xml:space="preserve">trabalhos necessários </w:t>
      </w:r>
      <w:r w:rsidRPr="008F18EC">
        <w:rPr>
          <w:rFonts w:asciiTheme="minorHAnsi" w:hAnsiTheme="minorHAnsi" w:cstheme="minorHAnsi"/>
        </w:rPr>
        <w:t>à sua</w:t>
      </w:r>
      <w:r w:rsidRPr="008F18EC">
        <w:rPr>
          <w:rFonts w:asciiTheme="minorHAnsi" w:hAnsiTheme="minorHAnsi" w:cstheme="minorHAnsi"/>
          <w:spacing w:val="-14"/>
        </w:rPr>
        <w:t xml:space="preserve"> </w:t>
      </w:r>
      <w:r w:rsidRPr="008F18EC">
        <w:rPr>
          <w:rFonts w:asciiTheme="minorHAnsi" w:hAnsiTheme="minorHAnsi" w:cstheme="minorHAnsi"/>
          <w:spacing w:val="-4"/>
        </w:rPr>
        <w:t>realização.</w:t>
      </w:r>
    </w:p>
    <w:p w14:paraId="5726C4AC" w14:textId="2B047C55" w:rsidR="00A176F8" w:rsidRPr="008F18EC" w:rsidRDefault="00A176F8" w:rsidP="00C041E5">
      <w:pPr>
        <w:pStyle w:val="PargrafodaLista"/>
        <w:numPr>
          <w:ilvl w:val="1"/>
          <w:numId w:val="9"/>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del w:id="308" w:author="Isabela Alves Pereira Oliveira" w:date="2025-10-18T12:34:00Z" w16du:dateUtc="2025-10-18T15:34:00Z">
        <w:r w:rsidRPr="008F18EC" w:rsidDel="00565610">
          <w:rPr>
            <w:rFonts w:asciiTheme="minorHAnsi" w:hAnsiTheme="minorHAnsi" w:cstheme="minorHAnsi"/>
            <w:b/>
            <w:bCs/>
            <w:spacing w:val="-4"/>
          </w:rPr>
          <w:delText xml:space="preserve">Comissão </w:delText>
        </w:r>
        <w:r w:rsidRPr="008F18EC" w:rsidDel="00565610">
          <w:rPr>
            <w:rFonts w:asciiTheme="minorHAnsi" w:hAnsiTheme="minorHAnsi" w:cstheme="minorHAnsi"/>
            <w:b/>
            <w:bCs/>
          </w:rPr>
          <w:delText xml:space="preserve">de </w:delText>
        </w:r>
        <w:r w:rsidRPr="008F18EC" w:rsidDel="00565610">
          <w:rPr>
            <w:rFonts w:asciiTheme="minorHAnsi" w:hAnsiTheme="minorHAnsi" w:cstheme="minorHAnsi"/>
            <w:b/>
            <w:bCs/>
            <w:spacing w:val="-4"/>
          </w:rPr>
          <w:delText>Licitação</w:delText>
        </w:r>
      </w:del>
      <w:ins w:id="309" w:author="Isabela Alves Pereira Oliveira" w:date="2025-10-18T12:34:00Z" w16du:dateUtc="2025-10-18T15:34:00Z">
        <w:r w:rsidR="00565610">
          <w:rPr>
            <w:rFonts w:asciiTheme="minorHAnsi" w:hAnsiTheme="minorHAnsi" w:cstheme="minorHAnsi"/>
            <w:b/>
            <w:bCs/>
            <w:spacing w:val="-4"/>
          </w:rPr>
          <w:t>CPLA</w:t>
        </w:r>
      </w:ins>
      <w:r w:rsidRPr="008F18EC">
        <w:rPr>
          <w:rFonts w:asciiTheme="minorHAnsi" w:hAnsiTheme="minorHAnsi" w:cstheme="minorHAnsi"/>
          <w:spacing w:val="-4"/>
        </w:rPr>
        <w:t xml:space="preserve"> </w:t>
      </w:r>
      <w:r w:rsidRPr="008F18EC">
        <w:rPr>
          <w:rFonts w:asciiTheme="minorHAnsi" w:hAnsiTheme="minorHAnsi" w:cstheme="minorHAnsi"/>
          <w:spacing w:val="-3"/>
        </w:rPr>
        <w:t xml:space="preserve">poderá </w:t>
      </w:r>
      <w:r w:rsidRPr="008F18EC">
        <w:rPr>
          <w:rFonts w:asciiTheme="minorHAnsi" w:hAnsiTheme="minorHAnsi" w:cstheme="minorHAnsi"/>
          <w:spacing w:val="-4"/>
        </w:rPr>
        <w:t xml:space="preserve">solicitar informações </w:t>
      </w:r>
      <w:r w:rsidRPr="008F18EC">
        <w:rPr>
          <w:rFonts w:asciiTheme="minorHAnsi" w:hAnsiTheme="minorHAnsi" w:cstheme="minorHAnsi"/>
        </w:rPr>
        <w:t xml:space="preserve">de </w:t>
      </w:r>
      <w:r w:rsidRPr="008F18EC">
        <w:rPr>
          <w:rFonts w:asciiTheme="minorHAnsi" w:hAnsiTheme="minorHAnsi" w:cstheme="minorHAnsi"/>
          <w:spacing w:val="-3"/>
        </w:rPr>
        <w:t xml:space="preserve">quaisquer </w:t>
      </w:r>
      <w:r w:rsidRPr="008F18EC">
        <w:rPr>
          <w:rFonts w:asciiTheme="minorHAnsi" w:hAnsiTheme="minorHAnsi" w:cstheme="minorHAnsi"/>
          <w:spacing w:val="-4"/>
        </w:rPr>
        <w:t xml:space="preserve">órgãos </w:t>
      </w:r>
      <w:r w:rsidRPr="008F18EC">
        <w:rPr>
          <w:rFonts w:asciiTheme="minorHAnsi" w:hAnsiTheme="minorHAnsi" w:cstheme="minorHAnsi"/>
        </w:rPr>
        <w:t xml:space="preserve">e </w:t>
      </w:r>
      <w:r w:rsidRPr="008F18EC">
        <w:rPr>
          <w:rFonts w:asciiTheme="minorHAnsi" w:hAnsiTheme="minorHAnsi" w:cstheme="minorHAnsi"/>
          <w:spacing w:val="-4"/>
        </w:rPr>
        <w:t>entidades</w:t>
      </w:r>
      <w:r w:rsidRPr="008F18EC">
        <w:rPr>
          <w:rFonts w:asciiTheme="minorHAnsi" w:hAnsiTheme="minorHAnsi" w:cstheme="minorHAnsi"/>
          <w:spacing w:val="53"/>
        </w:rPr>
        <w:t xml:space="preserve"> </w:t>
      </w:r>
      <w:r w:rsidRPr="008F18EC">
        <w:rPr>
          <w:rFonts w:asciiTheme="minorHAnsi" w:hAnsiTheme="minorHAnsi" w:cstheme="minorHAnsi"/>
          <w:spacing w:val="-4"/>
        </w:rPr>
        <w:t xml:space="preserve">envolvidos </w:t>
      </w:r>
      <w:r w:rsidRPr="008F18EC">
        <w:rPr>
          <w:rFonts w:asciiTheme="minorHAnsi" w:hAnsiTheme="minorHAnsi" w:cstheme="minorHAnsi"/>
        </w:rPr>
        <w:t xml:space="preserve">nesta </w:t>
      </w:r>
      <w:r w:rsidRPr="008F18EC">
        <w:rPr>
          <w:rFonts w:asciiTheme="minorHAnsi" w:hAnsiTheme="minorHAnsi" w:cstheme="minorHAnsi"/>
          <w:spacing w:val="-4"/>
        </w:rPr>
        <w:t xml:space="preserve">licitação, </w:t>
      </w:r>
      <w:r w:rsidRPr="008F18EC">
        <w:rPr>
          <w:rFonts w:asciiTheme="minorHAnsi" w:hAnsiTheme="minorHAnsi" w:cstheme="minorHAnsi"/>
        </w:rPr>
        <w:t xml:space="preserve">bem como de </w:t>
      </w:r>
      <w:r w:rsidRPr="008F18EC">
        <w:rPr>
          <w:rFonts w:asciiTheme="minorHAnsi" w:hAnsiTheme="minorHAnsi" w:cstheme="minorHAnsi"/>
          <w:spacing w:val="-3"/>
        </w:rPr>
        <w:t xml:space="preserve">todos </w:t>
      </w:r>
      <w:r w:rsidRPr="008F18EC">
        <w:rPr>
          <w:rFonts w:asciiTheme="minorHAnsi" w:hAnsiTheme="minorHAnsi" w:cstheme="minorHAnsi"/>
          <w:spacing w:val="-4"/>
        </w:rPr>
        <w:t xml:space="preserve">aqueles integrantes </w:t>
      </w:r>
      <w:r w:rsidRPr="008F18EC">
        <w:rPr>
          <w:rFonts w:asciiTheme="minorHAnsi" w:hAnsiTheme="minorHAnsi" w:cstheme="minorHAnsi"/>
        </w:rPr>
        <w:t xml:space="preserve">da </w:t>
      </w:r>
      <w:r w:rsidRPr="008F18EC">
        <w:rPr>
          <w:rFonts w:asciiTheme="minorHAnsi" w:hAnsiTheme="minorHAnsi" w:cstheme="minorHAnsi"/>
          <w:spacing w:val="-4"/>
        </w:rPr>
        <w:t>Administração Pública</w:t>
      </w:r>
      <w:r w:rsidRPr="008F18EC">
        <w:rPr>
          <w:rFonts w:asciiTheme="minorHAnsi" w:hAnsiTheme="minorHAnsi" w:cstheme="minorHAnsi"/>
          <w:spacing w:val="-12"/>
        </w:rPr>
        <w:t xml:space="preserve"> </w:t>
      </w:r>
      <w:r w:rsidRPr="008F18EC">
        <w:rPr>
          <w:rFonts w:asciiTheme="minorHAnsi" w:hAnsiTheme="minorHAnsi" w:cstheme="minorHAnsi"/>
          <w:spacing w:val="-4"/>
        </w:rPr>
        <w:t>Federal.</w:t>
      </w:r>
    </w:p>
    <w:p w14:paraId="0553D91F" w14:textId="0CFB1C8B" w:rsidR="00A176F8" w:rsidRPr="008F18EC" w:rsidRDefault="00A176F8" w:rsidP="00C041E5">
      <w:pPr>
        <w:pStyle w:val="PargrafodaLista"/>
        <w:numPr>
          <w:ilvl w:val="1"/>
          <w:numId w:val="9"/>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spacing w:val="-3"/>
        </w:rPr>
        <w:t xml:space="preserve">Além </w:t>
      </w:r>
      <w:r w:rsidRPr="008F18EC">
        <w:rPr>
          <w:rFonts w:asciiTheme="minorHAnsi" w:hAnsiTheme="minorHAnsi" w:cstheme="minorHAnsi"/>
        </w:rPr>
        <w:t xml:space="preserve">das </w:t>
      </w:r>
      <w:r w:rsidRPr="008F18EC">
        <w:rPr>
          <w:rFonts w:asciiTheme="minorHAnsi" w:hAnsiTheme="minorHAnsi" w:cstheme="minorHAnsi"/>
          <w:spacing w:val="-4"/>
        </w:rPr>
        <w:t xml:space="preserve">prerrogativas </w:t>
      </w:r>
      <w:r w:rsidRPr="008F18EC">
        <w:rPr>
          <w:rFonts w:asciiTheme="minorHAnsi" w:hAnsiTheme="minorHAnsi" w:cstheme="minorHAnsi"/>
        </w:rPr>
        <w:t xml:space="preserve">que </w:t>
      </w:r>
      <w:r w:rsidRPr="008F18EC">
        <w:rPr>
          <w:rFonts w:asciiTheme="minorHAnsi" w:hAnsiTheme="minorHAnsi" w:cstheme="minorHAnsi"/>
          <w:spacing w:val="-4"/>
        </w:rPr>
        <w:t>decorr</w:t>
      </w:r>
      <w:r w:rsidR="007C1C21" w:rsidRPr="008F18EC">
        <w:rPr>
          <w:rFonts w:asciiTheme="minorHAnsi" w:hAnsiTheme="minorHAnsi" w:cstheme="minorHAnsi"/>
          <w:spacing w:val="-4"/>
        </w:rPr>
        <w:t>a</w:t>
      </w:r>
      <w:r w:rsidRPr="008F18EC">
        <w:rPr>
          <w:rFonts w:asciiTheme="minorHAnsi" w:hAnsiTheme="minorHAnsi" w:cstheme="minorHAnsi"/>
          <w:spacing w:val="-4"/>
        </w:rPr>
        <w:t xml:space="preserve">m implicitamente </w:t>
      </w:r>
      <w:r w:rsidRPr="008F18EC">
        <w:rPr>
          <w:rFonts w:asciiTheme="minorHAnsi" w:hAnsiTheme="minorHAnsi" w:cstheme="minorHAnsi"/>
        </w:rPr>
        <w:t xml:space="preserve">da sua função </w:t>
      </w:r>
      <w:r w:rsidRPr="008F18EC">
        <w:rPr>
          <w:rFonts w:asciiTheme="minorHAnsi" w:hAnsiTheme="minorHAnsi" w:cstheme="minorHAnsi"/>
          <w:spacing w:val="-4"/>
        </w:rPr>
        <w:t xml:space="preserve">legal, </w:t>
      </w:r>
      <w:r w:rsidRPr="008F18EC">
        <w:rPr>
          <w:rFonts w:asciiTheme="minorHAnsi" w:hAnsiTheme="minorHAnsi" w:cstheme="minorHAnsi"/>
        </w:rPr>
        <w:t xml:space="preserve">a </w:t>
      </w:r>
      <w:del w:id="310" w:author="Isabela Alves Pereira Oliveira" w:date="2025-10-18T12:34:00Z" w16du:dateUtc="2025-10-18T15:34:00Z">
        <w:r w:rsidRPr="008F18EC" w:rsidDel="00565610">
          <w:rPr>
            <w:rFonts w:asciiTheme="minorHAnsi" w:hAnsiTheme="minorHAnsi" w:cstheme="minorHAnsi"/>
            <w:b/>
            <w:bCs/>
            <w:spacing w:val="-3"/>
          </w:rPr>
          <w:delText xml:space="preserve">Comissão </w:delText>
        </w:r>
        <w:r w:rsidRPr="008F18EC" w:rsidDel="00565610">
          <w:rPr>
            <w:rFonts w:asciiTheme="minorHAnsi" w:hAnsiTheme="minorHAnsi" w:cstheme="minorHAnsi"/>
            <w:b/>
            <w:bCs/>
          </w:rPr>
          <w:delText xml:space="preserve">de </w:delText>
        </w:r>
        <w:r w:rsidRPr="008F18EC" w:rsidDel="00565610">
          <w:rPr>
            <w:rFonts w:asciiTheme="minorHAnsi" w:hAnsiTheme="minorHAnsi" w:cstheme="minorHAnsi"/>
            <w:b/>
            <w:bCs/>
            <w:spacing w:val="-4"/>
          </w:rPr>
          <w:delText>Licitação</w:delText>
        </w:r>
      </w:del>
      <w:ins w:id="311" w:author="Isabela Alves Pereira Oliveira" w:date="2025-10-18T12:34:00Z" w16du:dateUtc="2025-10-18T15:34:00Z">
        <w:r w:rsidR="00565610">
          <w:rPr>
            <w:rFonts w:asciiTheme="minorHAnsi" w:hAnsiTheme="minorHAnsi" w:cstheme="minorHAnsi"/>
            <w:b/>
            <w:bCs/>
            <w:spacing w:val="-3"/>
          </w:rPr>
          <w:t>CPLA</w:t>
        </w:r>
      </w:ins>
      <w:r w:rsidRPr="008F18EC">
        <w:rPr>
          <w:rFonts w:asciiTheme="minorHAnsi" w:hAnsiTheme="minorHAnsi" w:cstheme="minorHAnsi"/>
          <w:spacing w:val="-19"/>
        </w:rPr>
        <w:t xml:space="preserve"> </w:t>
      </w:r>
      <w:r w:rsidRPr="008F18EC">
        <w:rPr>
          <w:rFonts w:asciiTheme="minorHAnsi" w:hAnsiTheme="minorHAnsi" w:cstheme="minorHAnsi"/>
          <w:spacing w:val="-4"/>
        </w:rPr>
        <w:t>poderá:</w:t>
      </w:r>
    </w:p>
    <w:p w14:paraId="7CBD3D8B" w14:textId="617C2B1E" w:rsidR="00A176F8" w:rsidRPr="008F18EC" w:rsidRDefault="00A176F8" w:rsidP="00C041E5">
      <w:pPr>
        <w:pStyle w:val="PargrafodaLista"/>
        <w:numPr>
          <w:ilvl w:val="2"/>
          <w:numId w:val="9"/>
        </w:numPr>
        <w:tabs>
          <w:tab w:val="left" w:pos="2664"/>
        </w:tabs>
        <w:spacing w:before="240" w:after="240" w:line="300" w:lineRule="exact"/>
        <w:ind w:left="567" w:firstLine="0"/>
        <w:rPr>
          <w:rFonts w:asciiTheme="minorHAnsi" w:hAnsiTheme="minorHAnsi" w:cstheme="minorHAnsi"/>
        </w:rPr>
      </w:pPr>
      <w:bookmarkStart w:id="312" w:name="_Ref73048817"/>
      <w:r w:rsidRPr="008F18EC">
        <w:rPr>
          <w:rFonts w:asciiTheme="minorHAnsi" w:hAnsiTheme="minorHAnsi" w:cstheme="minorHAnsi"/>
          <w:spacing w:val="-4"/>
        </w:rPr>
        <w:t xml:space="preserve">solicitar </w:t>
      </w:r>
      <w:r w:rsidRPr="008F18EC">
        <w:rPr>
          <w:rFonts w:asciiTheme="minorHAnsi" w:hAnsiTheme="minorHAnsi" w:cstheme="minorHAnsi"/>
        </w:rPr>
        <w:t xml:space="preserve">às </w:t>
      </w:r>
      <w:r w:rsidRPr="008F18EC">
        <w:rPr>
          <w:rFonts w:asciiTheme="minorHAnsi" w:hAnsiTheme="minorHAnsi" w:cstheme="minorHAnsi"/>
          <w:b/>
          <w:bCs/>
          <w:spacing w:val="-4"/>
        </w:rPr>
        <w:t>Proponentes</w:t>
      </w:r>
      <w:r w:rsidRPr="008F18EC">
        <w:rPr>
          <w:rFonts w:asciiTheme="minorHAnsi" w:hAnsiTheme="minorHAnsi" w:cstheme="minorHAnsi"/>
          <w:spacing w:val="-4"/>
        </w:rPr>
        <w:t xml:space="preserve">, </w:t>
      </w:r>
      <w:r w:rsidRPr="008F18EC">
        <w:rPr>
          <w:rFonts w:asciiTheme="minorHAnsi" w:hAnsiTheme="minorHAnsi" w:cstheme="minorHAnsi"/>
        </w:rPr>
        <w:t xml:space="preserve">a </w:t>
      </w:r>
      <w:r w:rsidRPr="008F18EC">
        <w:rPr>
          <w:rFonts w:asciiTheme="minorHAnsi" w:hAnsiTheme="minorHAnsi" w:cstheme="minorHAnsi"/>
          <w:spacing w:val="-3"/>
        </w:rPr>
        <w:t xml:space="preserve">qualquer </w:t>
      </w:r>
      <w:r w:rsidRPr="008F18EC">
        <w:rPr>
          <w:rFonts w:asciiTheme="minorHAnsi" w:hAnsiTheme="minorHAnsi" w:cstheme="minorHAnsi"/>
          <w:spacing w:val="-4"/>
        </w:rPr>
        <w:t xml:space="preserve">momento, esclarecimentos sobre </w:t>
      </w:r>
      <w:r w:rsidRPr="008F18EC">
        <w:rPr>
          <w:rFonts w:asciiTheme="minorHAnsi" w:hAnsiTheme="minorHAnsi" w:cstheme="minorHAnsi"/>
        </w:rPr>
        <w:t xml:space="preserve">os </w:t>
      </w:r>
      <w:r w:rsidRPr="008F18EC">
        <w:rPr>
          <w:rFonts w:asciiTheme="minorHAnsi" w:hAnsiTheme="minorHAnsi" w:cstheme="minorHAnsi"/>
          <w:spacing w:val="-4"/>
        </w:rPr>
        <w:t>documentos</w:t>
      </w:r>
      <w:r w:rsidRPr="008F18EC">
        <w:rPr>
          <w:rFonts w:asciiTheme="minorHAnsi" w:hAnsiTheme="minorHAnsi" w:cstheme="minorHAnsi"/>
          <w:spacing w:val="53"/>
        </w:rPr>
        <w:t xml:space="preserve"> </w:t>
      </w:r>
      <w:r w:rsidRPr="008F18EC">
        <w:rPr>
          <w:rFonts w:asciiTheme="minorHAnsi" w:hAnsiTheme="minorHAnsi" w:cstheme="minorHAnsi"/>
        </w:rPr>
        <w:t xml:space="preserve">por </w:t>
      </w:r>
      <w:r w:rsidRPr="008F18EC">
        <w:rPr>
          <w:rFonts w:asciiTheme="minorHAnsi" w:hAnsiTheme="minorHAnsi" w:cstheme="minorHAnsi"/>
          <w:spacing w:val="-3"/>
        </w:rPr>
        <w:t xml:space="preserve">elas </w:t>
      </w:r>
      <w:r w:rsidRPr="008F18EC">
        <w:rPr>
          <w:rFonts w:asciiTheme="minorHAnsi" w:hAnsiTheme="minorHAnsi" w:cstheme="minorHAnsi"/>
          <w:spacing w:val="-4"/>
        </w:rPr>
        <w:t xml:space="preserve">apresentados, </w:t>
      </w:r>
      <w:r w:rsidRPr="008F18EC">
        <w:rPr>
          <w:rFonts w:asciiTheme="minorHAnsi" w:hAnsiTheme="minorHAnsi" w:cstheme="minorHAnsi"/>
        </w:rPr>
        <w:t xml:space="preserve">bem como </w:t>
      </w:r>
      <w:r w:rsidRPr="008F18EC">
        <w:rPr>
          <w:rFonts w:asciiTheme="minorHAnsi" w:hAnsiTheme="minorHAnsi" w:cstheme="minorHAnsi"/>
          <w:spacing w:val="-4"/>
        </w:rPr>
        <w:t xml:space="preserve">adotar critérios </w:t>
      </w:r>
      <w:r w:rsidRPr="008F18EC">
        <w:rPr>
          <w:rFonts w:asciiTheme="minorHAnsi" w:hAnsiTheme="minorHAnsi" w:cstheme="minorHAnsi"/>
        </w:rPr>
        <w:t xml:space="preserve">de </w:t>
      </w:r>
      <w:r w:rsidRPr="008F18EC">
        <w:rPr>
          <w:rFonts w:asciiTheme="minorHAnsi" w:hAnsiTheme="minorHAnsi" w:cstheme="minorHAnsi"/>
          <w:spacing w:val="-4"/>
        </w:rPr>
        <w:t xml:space="preserve">saneamento </w:t>
      </w:r>
      <w:r w:rsidRPr="008F18EC">
        <w:rPr>
          <w:rFonts w:asciiTheme="minorHAnsi" w:hAnsiTheme="minorHAnsi" w:cstheme="minorHAnsi"/>
        </w:rPr>
        <w:t xml:space="preserve">de falhas de </w:t>
      </w:r>
      <w:r w:rsidRPr="008F18EC">
        <w:rPr>
          <w:rFonts w:asciiTheme="minorHAnsi" w:hAnsiTheme="minorHAnsi" w:cstheme="minorHAnsi"/>
          <w:spacing w:val="-4"/>
        </w:rPr>
        <w:t xml:space="preserve">caráter </w:t>
      </w:r>
      <w:r w:rsidRPr="008F18EC">
        <w:rPr>
          <w:rFonts w:asciiTheme="minorHAnsi" w:hAnsiTheme="minorHAnsi" w:cstheme="minorHAnsi"/>
        </w:rPr>
        <w:t xml:space="preserve">formal no </w:t>
      </w:r>
      <w:r w:rsidRPr="008F18EC">
        <w:rPr>
          <w:rFonts w:asciiTheme="minorHAnsi" w:hAnsiTheme="minorHAnsi" w:cstheme="minorHAnsi"/>
          <w:spacing w:val="-4"/>
        </w:rPr>
        <w:t xml:space="preserve">curso </w:t>
      </w:r>
      <w:r w:rsidRPr="008F18EC">
        <w:rPr>
          <w:rFonts w:asciiTheme="minorHAnsi" w:hAnsiTheme="minorHAnsi" w:cstheme="minorHAnsi"/>
        </w:rPr>
        <w:t xml:space="preserve">do </w:t>
      </w:r>
      <w:r w:rsidRPr="008F18EC">
        <w:rPr>
          <w:rFonts w:asciiTheme="minorHAnsi" w:hAnsiTheme="minorHAnsi" w:cstheme="minorHAnsi"/>
          <w:b/>
          <w:bCs/>
          <w:spacing w:val="-4"/>
        </w:rPr>
        <w:t>Leilão</w:t>
      </w:r>
      <w:r w:rsidRPr="008F18EC">
        <w:rPr>
          <w:rFonts w:asciiTheme="minorHAnsi" w:hAnsiTheme="minorHAnsi" w:cstheme="minorHAnsi"/>
          <w:spacing w:val="-4"/>
        </w:rPr>
        <w:t xml:space="preserve">, vedada </w:t>
      </w:r>
      <w:r w:rsidRPr="008F18EC">
        <w:rPr>
          <w:rFonts w:asciiTheme="minorHAnsi" w:hAnsiTheme="minorHAnsi" w:cstheme="minorHAnsi"/>
        </w:rPr>
        <w:t xml:space="preserve">a </w:t>
      </w:r>
      <w:r w:rsidRPr="008F18EC">
        <w:rPr>
          <w:rFonts w:asciiTheme="minorHAnsi" w:hAnsiTheme="minorHAnsi" w:cstheme="minorHAnsi"/>
          <w:spacing w:val="-4"/>
        </w:rPr>
        <w:t xml:space="preserve">inclusão posterior </w:t>
      </w:r>
      <w:r w:rsidRPr="008F18EC">
        <w:rPr>
          <w:rFonts w:asciiTheme="minorHAnsi" w:hAnsiTheme="minorHAnsi" w:cstheme="minorHAnsi"/>
        </w:rPr>
        <w:t xml:space="preserve">de </w:t>
      </w:r>
      <w:r w:rsidR="007C1C21" w:rsidRPr="008F18EC">
        <w:rPr>
          <w:rFonts w:asciiTheme="minorHAnsi" w:hAnsiTheme="minorHAnsi" w:cstheme="minorHAnsi"/>
          <w:spacing w:val="-4"/>
        </w:rPr>
        <w:t xml:space="preserve">informações </w:t>
      </w:r>
      <w:r w:rsidRPr="008F18EC">
        <w:rPr>
          <w:rFonts w:asciiTheme="minorHAnsi" w:hAnsiTheme="minorHAnsi" w:cstheme="minorHAnsi"/>
        </w:rPr>
        <w:t xml:space="preserve">que </w:t>
      </w:r>
      <w:r w:rsidRPr="008F18EC">
        <w:rPr>
          <w:rFonts w:asciiTheme="minorHAnsi" w:hAnsiTheme="minorHAnsi" w:cstheme="minorHAnsi"/>
          <w:spacing w:val="-4"/>
        </w:rPr>
        <w:t>deveria</w:t>
      </w:r>
      <w:r w:rsidR="007C1C21" w:rsidRPr="008F18EC">
        <w:rPr>
          <w:rFonts w:asciiTheme="minorHAnsi" w:hAnsiTheme="minorHAnsi" w:cstheme="minorHAnsi"/>
          <w:spacing w:val="-4"/>
        </w:rPr>
        <w:t>m</w:t>
      </w:r>
      <w:r w:rsidRPr="008F18EC">
        <w:rPr>
          <w:rFonts w:asciiTheme="minorHAnsi" w:hAnsiTheme="minorHAnsi" w:cstheme="minorHAnsi"/>
          <w:spacing w:val="-4"/>
        </w:rPr>
        <w:t xml:space="preserve"> constar originariamente </w:t>
      </w:r>
      <w:r w:rsidRPr="008F18EC">
        <w:rPr>
          <w:rFonts w:asciiTheme="minorHAnsi" w:hAnsiTheme="minorHAnsi" w:cstheme="minorHAnsi"/>
        </w:rPr>
        <w:t xml:space="preserve">dos </w:t>
      </w:r>
      <w:r w:rsidRPr="008F18EC">
        <w:rPr>
          <w:rFonts w:asciiTheme="minorHAnsi" w:hAnsiTheme="minorHAnsi" w:cstheme="minorHAnsi"/>
          <w:spacing w:val="-4"/>
        </w:rPr>
        <w:t>documentos</w:t>
      </w:r>
      <w:r w:rsidRPr="008F18EC">
        <w:rPr>
          <w:rFonts w:asciiTheme="minorHAnsi" w:hAnsiTheme="minorHAnsi" w:cstheme="minorHAnsi"/>
          <w:spacing w:val="53"/>
        </w:rPr>
        <w:t xml:space="preserve"> </w:t>
      </w:r>
      <w:r w:rsidRPr="008F18EC">
        <w:rPr>
          <w:rFonts w:asciiTheme="minorHAnsi" w:hAnsiTheme="minorHAnsi" w:cstheme="minorHAnsi"/>
          <w:spacing w:val="-4"/>
        </w:rPr>
        <w:t>apresentados pelas</w:t>
      </w:r>
      <w:r w:rsidRPr="008F18EC">
        <w:rPr>
          <w:rFonts w:asciiTheme="minorHAnsi" w:hAnsiTheme="minorHAnsi" w:cstheme="minorHAnsi"/>
          <w:spacing w:val="-9"/>
        </w:rPr>
        <w:t xml:space="preserve"> </w:t>
      </w:r>
      <w:r w:rsidRPr="008F18EC">
        <w:rPr>
          <w:rFonts w:asciiTheme="minorHAnsi" w:hAnsiTheme="minorHAnsi" w:cstheme="minorHAnsi"/>
          <w:b/>
          <w:bCs/>
          <w:spacing w:val="-4"/>
        </w:rPr>
        <w:t>Proponentes</w:t>
      </w:r>
      <w:r w:rsidRPr="008F18EC">
        <w:rPr>
          <w:rFonts w:asciiTheme="minorHAnsi" w:hAnsiTheme="minorHAnsi" w:cstheme="minorHAnsi"/>
          <w:spacing w:val="-4"/>
        </w:rPr>
        <w:t>;</w:t>
      </w:r>
      <w:bookmarkEnd w:id="312"/>
    </w:p>
    <w:p w14:paraId="02EF020C" w14:textId="77777777" w:rsidR="00A176F8" w:rsidRPr="008F18EC" w:rsidRDefault="00A176F8" w:rsidP="00C041E5">
      <w:pPr>
        <w:pStyle w:val="PargrafodaLista"/>
        <w:numPr>
          <w:ilvl w:val="2"/>
          <w:numId w:val="9"/>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spacing w:val="-4"/>
        </w:rPr>
        <w:t>promover diligência</w:t>
      </w:r>
      <w:r w:rsidRPr="008F18EC">
        <w:rPr>
          <w:rFonts w:asciiTheme="minorHAnsi" w:hAnsiTheme="minorHAnsi" w:cstheme="minorHAnsi"/>
          <w:spacing w:val="53"/>
        </w:rPr>
        <w:t xml:space="preserve"> </w:t>
      </w:r>
      <w:r w:rsidRPr="008F18EC">
        <w:rPr>
          <w:rFonts w:asciiTheme="minorHAnsi" w:hAnsiTheme="minorHAnsi" w:cstheme="minorHAnsi"/>
        </w:rPr>
        <w:t xml:space="preserve">e </w:t>
      </w:r>
      <w:r w:rsidRPr="008F18EC">
        <w:rPr>
          <w:rFonts w:asciiTheme="minorHAnsi" w:hAnsiTheme="minorHAnsi" w:cstheme="minorHAnsi"/>
          <w:spacing w:val="-3"/>
        </w:rPr>
        <w:t xml:space="preserve">pedir </w:t>
      </w:r>
      <w:r w:rsidRPr="008F18EC">
        <w:rPr>
          <w:rFonts w:asciiTheme="minorHAnsi" w:hAnsiTheme="minorHAnsi" w:cstheme="minorHAnsi"/>
          <w:spacing w:val="-4"/>
        </w:rPr>
        <w:t xml:space="preserve">informações complementares </w:t>
      </w:r>
      <w:r w:rsidRPr="008F18EC">
        <w:rPr>
          <w:rFonts w:asciiTheme="minorHAnsi" w:hAnsiTheme="minorHAnsi" w:cstheme="minorHAnsi"/>
        </w:rPr>
        <w:t xml:space="preserve">para </w:t>
      </w:r>
      <w:r w:rsidRPr="008F18EC">
        <w:rPr>
          <w:rFonts w:asciiTheme="minorHAnsi" w:hAnsiTheme="minorHAnsi" w:cstheme="minorHAnsi"/>
          <w:spacing w:val="-4"/>
        </w:rPr>
        <w:t xml:space="preserve">esclarecer </w:t>
      </w:r>
      <w:r w:rsidRPr="008F18EC">
        <w:rPr>
          <w:rFonts w:asciiTheme="minorHAnsi" w:hAnsiTheme="minorHAnsi" w:cstheme="minorHAnsi"/>
        </w:rPr>
        <w:t xml:space="preserve">o </w:t>
      </w:r>
      <w:r w:rsidRPr="008F18EC">
        <w:rPr>
          <w:rFonts w:asciiTheme="minorHAnsi" w:hAnsiTheme="minorHAnsi" w:cstheme="minorHAnsi"/>
          <w:spacing w:val="-4"/>
        </w:rPr>
        <w:t xml:space="preserve">conteúdo </w:t>
      </w:r>
      <w:r w:rsidRPr="008F18EC">
        <w:rPr>
          <w:rFonts w:asciiTheme="minorHAnsi" w:hAnsiTheme="minorHAnsi" w:cstheme="minorHAnsi"/>
        </w:rPr>
        <w:t xml:space="preserve">e </w:t>
      </w:r>
      <w:r w:rsidRPr="008F18EC">
        <w:rPr>
          <w:rFonts w:asciiTheme="minorHAnsi" w:hAnsiTheme="minorHAnsi" w:cstheme="minorHAnsi"/>
          <w:spacing w:val="-4"/>
        </w:rPr>
        <w:t xml:space="preserve">confirmar </w:t>
      </w:r>
      <w:r w:rsidRPr="008F18EC">
        <w:rPr>
          <w:rFonts w:asciiTheme="minorHAnsi" w:hAnsiTheme="minorHAnsi" w:cstheme="minorHAnsi"/>
        </w:rPr>
        <w:t xml:space="preserve">a </w:t>
      </w:r>
      <w:r w:rsidRPr="008F18EC">
        <w:rPr>
          <w:rFonts w:asciiTheme="minorHAnsi" w:hAnsiTheme="minorHAnsi" w:cstheme="minorHAnsi"/>
          <w:spacing w:val="-4"/>
        </w:rPr>
        <w:t xml:space="preserve">autenticidade </w:t>
      </w:r>
      <w:r w:rsidRPr="008F18EC">
        <w:rPr>
          <w:rFonts w:asciiTheme="minorHAnsi" w:hAnsiTheme="minorHAnsi" w:cstheme="minorHAnsi"/>
        </w:rPr>
        <w:t xml:space="preserve">das </w:t>
      </w:r>
      <w:r w:rsidRPr="008F18EC">
        <w:rPr>
          <w:rFonts w:asciiTheme="minorHAnsi" w:hAnsiTheme="minorHAnsi" w:cstheme="minorHAnsi"/>
          <w:spacing w:val="-4"/>
        </w:rPr>
        <w:t xml:space="preserve">informações contidas </w:t>
      </w:r>
      <w:r w:rsidRPr="008F18EC">
        <w:rPr>
          <w:rFonts w:asciiTheme="minorHAnsi" w:hAnsiTheme="minorHAnsi" w:cstheme="minorHAnsi"/>
        </w:rPr>
        <w:t xml:space="preserve">nos </w:t>
      </w:r>
      <w:r w:rsidRPr="008F18EC">
        <w:rPr>
          <w:rFonts w:asciiTheme="minorHAnsi" w:hAnsiTheme="minorHAnsi" w:cstheme="minorHAnsi"/>
          <w:spacing w:val="-4"/>
        </w:rPr>
        <w:t xml:space="preserve">documentos, </w:t>
      </w:r>
      <w:r w:rsidRPr="008F18EC">
        <w:rPr>
          <w:rFonts w:asciiTheme="minorHAnsi" w:hAnsiTheme="minorHAnsi" w:cstheme="minorHAnsi"/>
        </w:rPr>
        <w:t xml:space="preserve">ou </w:t>
      </w:r>
      <w:r w:rsidRPr="008F18EC">
        <w:rPr>
          <w:rFonts w:asciiTheme="minorHAnsi" w:hAnsiTheme="minorHAnsi" w:cstheme="minorHAnsi"/>
          <w:spacing w:val="-4"/>
        </w:rPr>
        <w:t xml:space="preserve">complementar </w:t>
      </w:r>
      <w:r w:rsidRPr="008F18EC">
        <w:rPr>
          <w:rFonts w:asciiTheme="minorHAnsi" w:hAnsiTheme="minorHAnsi" w:cstheme="minorHAnsi"/>
        </w:rPr>
        <w:t xml:space="preserve">a </w:t>
      </w:r>
      <w:r w:rsidRPr="008F18EC">
        <w:rPr>
          <w:rFonts w:asciiTheme="minorHAnsi" w:hAnsiTheme="minorHAnsi" w:cstheme="minorHAnsi"/>
          <w:spacing w:val="-4"/>
        </w:rPr>
        <w:t xml:space="preserve">instrução </w:t>
      </w:r>
      <w:r w:rsidRPr="008F18EC">
        <w:rPr>
          <w:rFonts w:asciiTheme="minorHAnsi" w:hAnsiTheme="minorHAnsi" w:cstheme="minorHAnsi"/>
        </w:rPr>
        <w:t xml:space="preserve">do </w:t>
      </w:r>
      <w:r w:rsidRPr="008F18EC">
        <w:rPr>
          <w:rFonts w:asciiTheme="minorHAnsi" w:hAnsiTheme="minorHAnsi" w:cstheme="minorHAnsi"/>
          <w:b/>
          <w:bCs/>
          <w:spacing w:val="-4"/>
        </w:rPr>
        <w:t>Leilão</w:t>
      </w:r>
      <w:r w:rsidRPr="008F18EC">
        <w:rPr>
          <w:rFonts w:asciiTheme="minorHAnsi" w:hAnsiTheme="minorHAnsi" w:cstheme="minorHAnsi"/>
          <w:spacing w:val="-4"/>
        </w:rPr>
        <w:t>;</w:t>
      </w:r>
      <w:r w:rsidRPr="008F18EC">
        <w:rPr>
          <w:rFonts w:asciiTheme="minorHAnsi" w:hAnsiTheme="minorHAnsi" w:cstheme="minorHAnsi"/>
          <w:spacing w:val="-25"/>
        </w:rPr>
        <w:t xml:space="preserve"> </w:t>
      </w:r>
      <w:r w:rsidRPr="008F18EC">
        <w:rPr>
          <w:rFonts w:asciiTheme="minorHAnsi" w:hAnsiTheme="minorHAnsi" w:cstheme="minorHAnsi"/>
        </w:rPr>
        <w:t>e</w:t>
      </w:r>
    </w:p>
    <w:p w14:paraId="262E4646" w14:textId="77777777" w:rsidR="00A176F8" w:rsidRPr="008F18EC" w:rsidRDefault="00A176F8" w:rsidP="00C041E5">
      <w:pPr>
        <w:pStyle w:val="PargrafodaLista"/>
        <w:numPr>
          <w:ilvl w:val="2"/>
          <w:numId w:val="9"/>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spacing w:val="-4"/>
        </w:rPr>
        <w:t xml:space="preserve">prorrogar </w:t>
      </w:r>
      <w:r w:rsidRPr="008F18EC">
        <w:rPr>
          <w:rFonts w:asciiTheme="minorHAnsi" w:hAnsiTheme="minorHAnsi" w:cstheme="minorHAnsi"/>
        </w:rPr>
        <w:t xml:space="preserve">os </w:t>
      </w:r>
      <w:r w:rsidRPr="008F18EC">
        <w:rPr>
          <w:rFonts w:asciiTheme="minorHAnsi" w:hAnsiTheme="minorHAnsi" w:cstheme="minorHAnsi"/>
          <w:spacing w:val="-4"/>
        </w:rPr>
        <w:t xml:space="preserve">prazos </w:t>
      </w:r>
      <w:r w:rsidRPr="008F18EC">
        <w:rPr>
          <w:rFonts w:asciiTheme="minorHAnsi" w:hAnsiTheme="minorHAnsi" w:cstheme="minorHAnsi"/>
        </w:rPr>
        <w:t xml:space="preserve">de que trata o </w:t>
      </w:r>
      <w:r w:rsidRPr="008F18EC">
        <w:rPr>
          <w:rFonts w:asciiTheme="minorHAnsi" w:hAnsiTheme="minorHAnsi" w:cstheme="minorHAnsi"/>
          <w:b/>
          <w:bCs/>
          <w:spacing w:val="-3"/>
        </w:rPr>
        <w:t>Edital</w:t>
      </w:r>
      <w:r w:rsidRPr="008F18EC">
        <w:rPr>
          <w:rFonts w:asciiTheme="minorHAnsi" w:hAnsiTheme="minorHAnsi" w:cstheme="minorHAnsi"/>
          <w:spacing w:val="-3"/>
        </w:rPr>
        <w:t xml:space="preserve"> </w:t>
      </w:r>
      <w:r w:rsidRPr="008F18EC">
        <w:rPr>
          <w:rFonts w:asciiTheme="minorHAnsi" w:hAnsiTheme="minorHAnsi" w:cstheme="minorHAnsi"/>
        </w:rPr>
        <w:t xml:space="preserve">em </w:t>
      </w:r>
      <w:r w:rsidRPr="008F18EC">
        <w:rPr>
          <w:rFonts w:asciiTheme="minorHAnsi" w:hAnsiTheme="minorHAnsi" w:cstheme="minorHAnsi"/>
          <w:spacing w:val="-3"/>
        </w:rPr>
        <w:t xml:space="preserve">caso </w:t>
      </w:r>
      <w:r w:rsidRPr="008F18EC">
        <w:rPr>
          <w:rFonts w:asciiTheme="minorHAnsi" w:hAnsiTheme="minorHAnsi" w:cstheme="minorHAnsi"/>
        </w:rPr>
        <w:t xml:space="preserve">de </w:t>
      </w:r>
      <w:r w:rsidRPr="008F18EC">
        <w:rPr>
          <w:rFonts w:asciiTheme="minorHAnsi" w:hAnsiTheme="minorHAnsi" w:cstheme="minorHAnsi"/>
          <w:spacing w:val="-4"/>
        </w:rPr>
        <w:t xml:space="preserve">interesse público, </w:t>
      </w:r>
      <w:r w:rsidRPr="008F18EC">
        <w:rPr>
          <w:rFonts w:asciiTheme="minorHAnsi" w:hAnsiTheme="minorHAnsi" w:cstheme="minorHAnsi"/>
          <w:spacing w:val="-3"/>
        </w:rPr>
        <w:t xml:space="preserve">caso </w:t>
      </w:r>
      <w:r w:rsidRPr="008F18EC">
        <w:rPr>
          <w:rFonts w:asciiTheme="minorHAnsi" w:hAnsiTheme="minorHAnsi" w:cstheme="minorHAnsi"/>
          <w:spacing w:val="-4"/>
        </w:rPr>
        <w:t xml:space="preserve">fortuito </w:t>
      </w:r>
      <w:r w:rsidRPr="008F18EC">
        <w:rPr>
          <w:rFonts w:asciiTheme="minorHAnsi" w:hAnsiTheme="minorHAnsi" w:cstheme="minorHAnsi"/>
        </w:rPr>
        <w:t xml:space="preserve">ou força </w:t>
      </w:r>
      <w:r w:rsidRPr="008F18EC">
        <w:rPr>
          <w:rFonts w:asciiTheme="minorHAnsi" w:hAnsiTheme="minorHAnsi" w:cstheme="minorHAnsi"/>
          <w:spacing w:val="-3"/>
        </w:rPr>
        <w:t xml:space="preserve">maior, </w:t>
      </w:r>
      <w:r w:rsidRPr="008F18EC">
        <w:rPr>
          <w:rFonts w:asciiTheme="minorHAnsi" w:hAnsiTheme="minorHAnsi" w:cstheme="minorHAnsi"/>
        </w:rPr>
        <w:t xml:space="preserve">sem que </w:t>
      </w:r>
      <w:r w:rsidRPr="008F18EC">
        <w:rPr>
          <w:rFonts w:asciiTheme="minorHAnsi" w:hAnsiTheme="minorHAnsi" w:cstheme="minorHAnsi"/>
          <w:spacing w:val="-4"/>
        </w:rPr>
        <w:t xml:space="preserve">caiba direito </w:t>
      </w:r>
      <w:r w:rsidRPr="008F18EC">
        <w:rPr>
          <w:rFonts w:asciiTheme="minorHAnsi" w:hAnsiTheme="minorHAnsi" w:cstheme="minorHAnsi"/>
        </w:rPr>
        <w:t xml:space="preserve">de </w:t>
      </w:r>
      <w:r w:rsidRPr="008F18EC">
        <w:rPr>
          <w:rFonts w:asciiTheme="minorHAnsi" w:hAnsiTheme="minorHAnsi" w:cstheme="minorHAnsi"/>
          <w:spacing w:val="-4"/>
        </w:rPr>
        <w:t xml:space="preserve">indenização </w:t>
      </w:r>
      <w:r w:rsidRPr="008F18EC">
        <w:rPr>
          <w:rFonts w:asciiTheme="minorHAnsi" w:hAnsiTheme="minorHAnsi" w:cstheme="minorHAnsi"/>
        </w:rPr>
        <w:t xml:space="preserve">ou </w:t>
      </w:r>
      <w:r w:rsidRPr="008F18EC">
        <w:rPr>
          <w:rFonts w:asciiTheme="minorHAnsi" w:hAnsiTheme="minorHAnsi" w:cstheme="minorHAnsi"/>
          <w:spacing w:val="-4"/>
        </w:rPr>
        <w:t xml:space="preserve">reembolso </w:t>
      </w:r>
      <w:r w:rsidRPr="008F18EC">
        <w:rPr>
          <w:rFonts w:asciiTheme="minorHAnsi" w:hAnsiTheme="minorHAnsi" w:cstheme="minorHAnsi"/>
        </w:rPr>
        <w:t xml:space="preserve">de </w:t>
      </w:r>
      <w:r w:rsidRPr="008F18EC">
        <w:rPr>
          <w:rFonts w:asciiTheme="minorHAnsi" w:hAnsiTheme="minorHAnsi" w:cstheme="minorHAnsi"/>
          <w:spacing w:val="-4"/>
        </w:rPr>
        <w:t xml:space="preserve">custos </w:t>
      </w:r>
      <w:r w:rsidRPr="008F18EC">
        <w:rPr>
          <w:rFonts w:asciiTheme="minorHAnsi" w:hAnsiTheme="minorHAnsi" w:cstheme="minorHAnsi"/>
        </w:rPr>
        <w:t xml:space="preserve">e </w:t>
      </w:r>
      <w:r w:rsidRPr="008F18EC">
        <w:rPr>
          <w:rFonts w:asciiTheme="minorHAnsi" w:hAnsiTheme="minorHAnsi" w:cstheme="minorHAnsi"/>
          <w:spacing w:val="-4"/>
        </w:rPr>
        <w:t xml:space="preserve">despesas </w:t>
      </w:r>
      <w:r w:rsidRPr="008F18EC">
        <w:rPr>
          <w:rFonts w:asciiTheme="minorHAnsi" w:hAnsiTheme="minorHAnsi" w:cstheme="minorHAnsi"/>
        </w:rPr>
        <w:t xml:space="preserve">a </w:t>
      </w:r>
      <w:r w:rsidRPr="008F18EC">
        <w:rPr>
          <w:rFonts w:asciiTheme="minorHAnsi" w:hAnsiTheme="minorHAnsi" w:cstheme="minorHAnsi"/>
          <w:spacing w:val="-4"/>
        </w:rPr>
        <w:t xml:space="preserve">qualquer </w:t>
      </w:r>
      <w:r w:rsidRPr="008F18EC">
        <w:rPr>
          <w:rFonts w:asciiTheme="minorHAnsi" w:hAnsiTheme="minorHAnsi" w:cstheme="minorHAnsi"/>
          <w:spacing w:val="-3"/>
        </w:rPr>
        <w:t xml:space="preserve">título </w:t>
      </w:r>
      <w:r w:rsidRPr="008F18EC">
        <w:rPr>
          <w:rFonts w:asciiTheme="minorHAnsi" w:hAnsiTheme="minorHAnsi" w:cstheme="minorHAnsi"/>
        </w:rPr>
        <w:t>e seja a que tempo</w:t>
      </w:r>
      <w:r w:rsidRPr="008F18EC">
        <w:rPr>
          <w:rFonts w:asciiTheme="minorHAnsi" w:hAnsiTheme="minorHAnsi" w:cstheme="minorHAnsi"/>
          <w:spacing w:val="-14"/>
        </w:rPr>
        <w:t xml:space="preserve"> </w:t>
      </w:r>
      <w:r w:rsidRPr="008F18EC">
        <w:rPr>
          <w:rFonts w:asciiTheme="minorHAnsi" w:hAnsiTheme="minorHAnsi" w:cstheme="minorHAnsi"/>
        </w:rPr>
        <w:t>for.</w:t>
      </w:r>
    </w:p>
    <w:p w14:paraId="584AC2F2" w14:textId="732519E2" w:rsidR="00A176F8" w:rsidRPr="008F18EC" w:rsidRDefault="00A176F8" w:rsidP="00C041E5">
      <w:pPr>
        <w:pStyle w:val="PargrafodaLista"/>
        <w:numPr>
          <w:ilvl w:val="1"/>
          <w:numId w:val="9"/>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spacing w:val="-4"/>
        </w:rPr>
        <w:t>recusa</w:t>
      </w:r>
      <w:r w:rsidRPr="008F18EC">
        <w:rPr>
          <w:rFonts w:asciiTheme="minorHAnsi" w:hAnsiTheme="minorHAnsi" w:cstheme="minorHAnsi"/>
          <w:spacing w:val="53"/>
        </w:rPr>
        <w:t xml:space="preserve"> </w:t>
      </w:r>
      <w:r w:rsidRPr="008F18EC">
        <w:rPr>
          <w:rFonts w:asciiTheme="minorHAnsi" w:hAnsiTheme="minorHAnsi" w:cstheme="minorHAnsi"/>
        </w:rPr>
        <w:t xml:space="preserve">em fornecer </w:t>
      </w:r>
      <w:r w:rsidRPr="008F18EC">
        <w:rPr>
          <w:rFonts w:asciiTheme="minorHAnsi" w:hAnsiTheme="minorHAnsi" w:cstheme="minorHAnsi"/>
          <w:spacing w:val="-4"/>
        </w:rPr>
        <w:t xml:space="preserve">esclarecimentos </w:t>
      </w:r>
      <w:r w:rsidRPr="008F18EC">
        <w:rPr>
          <w:rFonts w:asciiTheme="minorHAnsi" w:hAnsiTheme="minorHAnsi" w:cstheme="minorHAnsi"/>
        </w:rPr>
        <w:t xml:space="preserve">e </w:t>
      </w:r>
      <w:r w:rsidRPr="008F18EC">
        <w:rPr>
          <w:rFonts w:asciiTheme="minorHAnsi" w:hAnsiTheme="minorHAnsi" w:cstheme="minorHAnsi"/>
          <w:spacing w:val="-4"/>
        </w:rPr>
        <w:t xml:space="preserve">documentos </w:t>
      </w:r>
      <w:r w:rsidRPr="008F18EC">
        <w:rPr>
          <w:rFonts w:asciiTheme="minorHAnsi" w:hAnsiTheme="minorHAnsi" w:cstheme="minorHAnsi"/>
        </w:rPr>
        <w:t xml:space="preserve">ou em </w:t>
      </w:r>
      <w:r w:rsidRPr="008F18EC">
        <w:rPr>
          <w:rFonts w:asciiTheme="minorHAnsi" w:hAnsiTheme="minorHAnsi" w:cstheme="minorHAnsi"/>
          <w:spacing w:val="-4"/>
        </w:rPr>
        <w:t xml:space="preserve">cumprir </w:t>
      </w:r>
      <w:r w:rsidRPr="008F18EC">
        <w:rPr>
          <w:rFonts w:asciiTheme="minorHAnsi" w:hAnsiTheme="minorHAnsi" w:cstheme="minorHAnsi"/>
        </w:rPr>
        <w:t xml:space="preserve">as </w:t>
      </w:r>
      <w:r w:rsidRPr="008F18EC">
        <w:rPr>
          <w:rFonts w:asciiTheme="minorHAnsi" w:hAnsiTheme="minorHAnsi" w:cstheme="minorHAnsi"/>
          <w:spacing w:val="-4"/>
        </w:rPr>
        <w:t xml:space="preserve">exigências solicitadas </w:t>
      </w:r>
      <w:r w:rsidRPr="008F18EC">
        <w:rPr>
          <w:rFonts w:asciiTheme="minorHAnsi" w:hAnsiTheme="minorHAnsi" w:cstheme="minorHAnsi"/>
        </w:rPr>
        <w:t xml:space="preserve">pela </w:t>
      </w:r>
      <w:del w:id="313" w:author="Isabela Alves Pereira Oliveira" w:date="2025-10-18T12:34:00Z" w16du:dateUtc="2025-10-18T15:34:00Z">
        <w:r w:rsidRPr="008F18EC" w:rsidDel="00565610">
          <w:rPr>
            <w:rFonts w:asciiTheme="minorHAnsi" w:hAnsiTheme="minorHAnsi" w:cstheme="minorHAnsi"/>
            <w:b/>
            <w:bCs/>
            <w:spacing w:val="-4"/>
          </w:rPr>
          <w:delText xml:space="preserve">Comissão </w:delText>
        </w:r>
        <w:r w:rsidRPr="008F18EC" w:rsidDel="00565610">
          <w:rPr>
            <w:rFonts w:asciiTheme="minorHAnsi" w:hAnsiTheme="minorHAnsi" w:cstheme="minorHAnsi"/>
            <w:b/>
            <w:bCs/>
          </w:rPr>
          <w:delText xml:space="preserve">de </w:delText>
        </w:r>
        <w:r w:rsidRPr="008F18EC" w:rsidDel="00565610">
          <w:rPr>
            <w:rFonts w:asciiTheme="minorHAnsi" w:hAnsiTheme="minorHAnsi" w:cstheme="minorHAnsi"/>
            <w:b/>
            <w:bCs/>
            <w:spacing w:val="-4"/>
          </w:rPr>
          <w:delText>Licitação</w:delText>
        </w:r>
      </w:del>
      <w:ins w:id="314" w:author="Isabela Alves Pereira Oliveira" w:date="2025-10-18T12:34:00Z" w16du:dateUtc="2025-10-18T15:34:00Z">
        <w:r w:rsidR="00565610">
          <w:rPr>
            <w:rFonts w:asciiTheme="minorHAnsi" w:hAnsiTheme="minorHAnsi" w:cstheme="minorHAnsi"/>
            <w:b/>
            <w:bCs/>
            <w:spacing w:val="-4"/>
          </w:rPr>
          <w:t>CPLA</w:t>
        </w:r>
      </w:ins>
      <w:r w:rsidRPr="008F18EC">
        <w:rPr>
          <w:rFonts w:asciiTheme="minorHAnsi" w:hAnsiTheme="minorHAnsi" w:cstheme="minorHAnsi"/>
          <w:spacing w:val="-4"/>
        </w:rPr>
        <w:t xml:space="preserve">, </w:t>
      </w:r>
      <w:r w:rsidRPr="008F18EC">
        <w:rPr>
          <w:rFonts w:asciiTheme="minorHAnsi" w:hAnsiTheme="minorHAnsi" w:cstheme="minorHAnsi"/>
        </w:rPr>
        <w:t xml:space="preserve">nos </w:t>
      </w:r>
      <w:r w:rsidRPr="008F18EC">
        <w:rPr>
          <w:rFonts w:asciiTheme="minorHAnsi" w:hAnsiTheme="minorHAnsi" w:cstheme="minorHAnsi"/>
          <w:spacing w:val="-4"/>
        </w:rPr>
        <w:t xml:space="preserve">prazos </w:t>
      </w:r>
      <w:r w:rsidRPr="008F18EC">
        <w:rPr>
          <w:rFonts w:asciiTheme="minorHAnsi" w:hAnsiTheme="minorHAnsi" w:cstheme="minorHAnsi"/>
        </w:rPr>
        <w:t xml:space="preserve">por ela </w:t>
      </w:r>
      <w:r w:rsidRPr="008F18EC">
        <w:rPr>
          <w:rFonts w:asciiTheme="minorHAnsi" w:hAnsiTheme="minorHAnsi" w:cstheme="minorHAnsi"/>
          <w:spacing w:val="-4"/>
        </w:rPr>
        <w:t xml:space="preserve">determinados </w:t>
      </w:r>
      <w:r w:rsidRPr="008F18EC">
        <w:rPr>
          <w:rFonts w:asciiTheme="minorHAnsi" w:hAnsiTheme="minorHAnsi" w:cstheme="minorHAnsi"/>
        </w:rPr>
        <w:t xml:space="preserve">e de </w:t>
      </w:r>
      <w:r w:rsidRPr="008F18EC">
        <w:rPr>
          <w:rFonts w:asciiTheme="minorHAnsi" w:hAnsiTheme="minorHAnsi" w:cstheme="minorHAnsi"/>
          <w:spacing w:val="-4"/>
        </w:rPr>
        <w:t xml:space="preserve">acordo </w:t>
      </w:r>
      <w:r w:rsidRPr="008F18EC">
        <w:rPr>
          <w:rFonts w:asciiTheme="minorHAnsi" w:hAnsiTheme="minorHAnsi" w:cstheme="minorHAnsi"/>
        </w:rPr>
        <w:t xml:space="preserve">com os termos </w:t>
      </w:r>
      <w:r w:rsidRPr="008F18EC">
        <w:rPr>
          <w:rFonts w:asciiTheme="minorHAnsi" w:hAnsiTheme="minorHAnsi" w:cstheme="minorHAnsi"/>
          <w:spacing w:val="-3"/>
        </w:rPr>
        <w:t xml:space="preserve">deste </w:t>
      </w:r>
      <w:r w:rsidRPr="008F18EC">
        <w:rPr>
          <w:rFonts w:asciiTheme="minorHAnsi" w:hAnsiTheme="minorHAnsi" w:cstheme="minorHAnsi"/>
          <w:b/>
          <w:bCs/>
          <w:spacing w:val="-4"/>
        </w:rPr>
        <w:t>Edital</w:t>
      </w:r>
      <w:r w:rsidRPr="008F18EC">
        <w:rPr>
          <w:rFonts w:asciiTheme="minorHAnsi" w:hAnsiTheme="minorHAnsi" w:cstheme="minorHAnsi"/>
          <w:spacing w:val="-4"/>
        </w:rPr>
        <w:t xml:space="preserve">, poderá </w:t>
      </w:r>
      <w:r w:rsidRPr="008F18EC">
        <w:rPr>
          <w:rFonts w:asciiTheme="minorHAnsi" w:hAnsiTheme="minorHAnsi" w:cstheme="minorHAnsi"/>
        </w:rPr>
        <w:t xml:space="preserve">ensejar a </w:t>
      </w:r>
      <w:r w:rsidRPr="008F18EC">
        <w:rPr>
          <w:rFonts w:asciiTheme="minorHAnsi" w:hAnsiTheme="minorHAnsi" w:cstheme="minorHAnsi"/>
          <w:spacing w:val="-4"/>
        </w:rPr>
        <w:t xml:space="preserve">desclassificação </w:t>
      </w:r>
      <w:r w:rsidRPr="008F18EC">
        <w:rPr>
          <w:rFonts w:asciiTheme="minorHAnsi" w:hAnsiTheme="minorHAnsi" w:cstheme="minorHAnsi"/>
        </w:rPr>
        <w:t xml:space="preserve">da </w:t>
      </w:r>
      <w:r w:rsidRPr="008F18EC">
        <w:rPr>
          <w:rFonts w:asciiTheme="minorHAnsi" w:hAnsiTheme="minorHAnsi" w:cstheme="minorHAnsi"/>
          <w:b/>
          <w:bCs/>
          <w:spacing w:val="-4"/>
        </w:rPr>
        <w:t>Proponente</w:t>
      </w:r>
      <w:r w:rsidRPr="008F18EC">
        <w:rPr>
          <w:rFonts w:asciiTheme="minorHAnsi" w:hAnsiTheme="minorHAnsi" w:cstheme="minorHAnsi"/>
          <w:spacing w:val="-4"/>
        </w:rPr>
        <w:t xml:space="preserve"> </w:t>
      </w:r>
      <w:r w:rsidRPr="008F18EC">
        <w:rPr>
          <w:rFonts w:asciiTheme="minorHAnsi" w:hAnsiTheme="minorHAnsi" w:cstheme="minorHAnsi"/>
        </w:rPr>
        <w:t xml:space="preserve">e a </w:t>
      </w:r>
      <w:r w:rsidRPr="008F18EC">
        <w:rPr>
          <w:rFonts w:asciiTheme="minorHAnsi" w:hAnsiTheme="minorHAnsi" w:cstheme="minorHAnsi"/>
          <w:spacing w:val="-4"/>
        </w:rPr>
        <w:t xml:space="preserve">execução </w:t>
      </w:r>
      <w:r w:rsidRPr="008F18EC">
        <w:rPr>
          <w:rFonts w:asciiTheme="minorHAnsi" w:hAnsiTheme="minorHAnsi" w:cstheme="minorHAnsi"/>
        </w:rPr>
        <w:t xml:space="preserve">da </w:t>
      </w:r>
      <w:r w:rsidRPr="008F18EC">
        <w:rPr>
          <w:rFonts w:asciiTheme="minorHAnsi" w:hAnsiTheme="minorHAnsi" w:cstheme="minorHAnsi"/>
          <w:spacing w:val="-4"/>
        </w:rPr>
        <w:t xml:space="preserve">respectiva </w:t>
      </w:r>
      <w:r w:rsidRPr="008F18EC">
        <w:rPr>
          <w:rFonts w:asciiTheme="minorHAnsi" w:hAnsiTheme="minorHAnsi" w:cstheme="minorHAnsi"/>
          <w:b/>
          <w:bCs/>
          <w:spacing w:val="-4"/>
        </w:rPr>
        <w:t>Garantia da Proposta</w:t>
      </w:r>
      <w:r w:rsidRPr="008F18EC">
        <w:rPr>
          <w:rFonts w:asciiTheme="minorHAnsi" w:hAnsiTheme="minorHAnsi" w:cstheme="minorHAnsi"/>
          <w:spacing w:val="-4"/>
        </w:rPr>
        <w:t xml:space="preserve">, </w:t>
      </w:r>
      <w:r w:rsidRPr="008F18EC">
        <w:rPr>
          <w:rFonts w:asciiTheme="minorHAnsi" w:hAnsiTheme="minorHAnsi" w:cstheme="minorHAnsi"/>
        </w:rPr>
        <w:t xml:space="preserve">na forma </w:t>
      </w:r>
      <w:r w:rsidRPr="008F18EC">
        <w:rPr>
          <w:rFonts w:asciiTheme="minorHAnsi" w:hAnsiTheme="minorHAnsi" w:cstheme="minorHAnsi"/>
          <w:spacing w:val="-4"/>
        </w:rPr>
        <w:t xml:space="preserve">prevista </w:t>
      </w:r>
      <w:r w:rsidRPr="008F18EC">
        <w:rPr>
          <w:rFonts w:asciiTheme="minorHAnsi" w:hAnsiTheme="minorHAnsi" w:cstheme="minorHAnsi"/>
          <w:spacing w:val="-3"/>
        </w:rPr>
        <w:t>neste</w:t>
      </w:r>
      <w:r w:rsidRPr="008F18EC">
        <w:rPr>
          <w:rFonts w:asciiTheme="minorHAnsi" w:hAnsiTheme="minorHAnsi" w:cstheme="minorHAnsi"/>
          <w:spacing w:val="3"/>
        </w:rPr>
        <w:t xml:space="preserve"> </w:t>
      </w:r>
      <w:r w:rsidRPr="008F18EC">
        <w:rPr>
          <w:rFonts w:asciiTheme="minorHAnsi" w:hAnsiTheme="minorHAnsi" w:cstheme="minorHAnsi"/>
          <w:b/>
          <w:bCs/>
          <w:spacing w:val="-4"/>
        </w:rPr>
        <w:t>Edital</w:t>
      </w:r>
      <w:r w:rsidRPr="008F18EC">
        <w:rPr>
          <w:rFonts w:asciiTheme="minorHAnsi" w:hAnsiTheme="minorHAnsi" w:cstheme="minorHAnsi"/>
          <w:spacing w:val="-4"/>
        </w:rPr>
        <w:t>.</w:t>
      </w:r>
    </w:p>
    <w:p w14:paraId="4725B4C0" w14:textId="0C869539" w:rsidR="00A176F8" w:rsidRPr="008F18EC" w:rsidRDefault="00A176F8" w:rsidP="002D6804">
      <w:pPr>
        <w:pStyle w:val="Captulo"/>
      </w:pPr>
      <w:bookmarkStart w:id="315" w:name="_Toc638536453"/>
      <w:bookmarkStart w:id="316" w:name="_Toc211683466"/>
      <w:r w:rsidRPr="008F18EC">
        <w:lastRenderedPageBreak/>
        <w:t>PARTICIPAÇÃO NO LEILÃO</w:t>
      </w:r>
      <w:bookmarkEnd w:id="315"/>
      <w:bookmarkEnd w:id="316"/>
    </w:p>
    <w:p w14:paraId="1660B14C" w14:textId="27C56203" w:rsidR="00257B36" w:rsidRPr="008F18EC" w:rsidRDefault="00A176F8" w:rsidP="00257B36">
      <w:pPr>
        <w:pStyle w:val="PargrafodaLista"/>
        <w:numPr>
          <w:ilvl w:val="1"/>
          <w:numId w:val="8"/>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spacing w:val="-3"/>
        </w:rPr>
        <w:t xml:space="preserve">Poderão </w:t>
      </w:r>
      <w:r w:rsidRPr="008F18EC">
        <w:rPr>
          <w:rFonts w:asciiTheme="minorHAnsi" w:hAnsiTheme="minorHAnsi" w:cstheme="minorHAnsi"/>
          <w:spacing w:val="-4"/>
        </w:rPr>
        <w:t>participar</w:t>
      </w:r>
      <w:r w:rsidRPr="008F18EC">
        <w:rPr>
          <w:rFonts w:asciiTheme="minorHAnsi" w:hAnsiTheme="minorHAnsi" w:cstheme="minorHAnsi"/>
          <w:spacing w:val="53"/>
        </w:rPr>
        <w:t xml:space="preserve"> </w:t>
      </w:r>
      <w:r w:rsidRPr="008F18EC">
        <w:rPr>
          <w:rFonts w:asciiTheme="minorHAnsi" w:hAnsiTheme="minorHAnsi" w:cstheme="minorHAnsi"/>
        </w:rPr>
        <w:t xml:space="preserve">do </w:t>
      </w:r>
      <w:r w:rsidRPr="008F18EC">
        <w:rPr>
          <w:rFonts w:asciiTheme="minorHAnsi" w:hAnsiTheme="minorHAnsi" w:cstheme="minorHAnsi"/>
          <w:b/>
          <w:bCs/>
          <w:spacing w:val="-4"/>
        </w:rPr>
        <w:t>Leilão</w:t>
      </w:r>
      <w:r w:rsidRPr="008F18EC">
        <w:rPr>
          <w:rFonts w:asciiTheme="minorHAnsi" w:hAnsiTheme="minorHAnsi" w:cstheme="minorHAnsi"/>
          <w:spacing w:val="-4"/>
        </w:rPr>
        <w:t xml:space="preserve">, </w:t>
      </w:r>
      <w:r w:rsidRPr="008F18EC">
        <w:rPr>
          <w:rFonts w:asciiTheme="minorHAnsi" w:hAnsiTheme="minorHAnsi" w:cstheme="minorHAnsi"/>
        </w:rPr>
        <w:t xml:space="preserve">nos termos </w:t>
      </w:r>
      <w:r w:rsidRPr="008F18EC">
        <w:rPr>
          <w:rFonts w:asciiTheme="minorHAnsi" w:hAnsiTheme="minorHAnsi" w:cstheme="minorHAnsi"/>
          <w:spacing w:val="-4"/>
        </w:rPr>
        <w:t xml:space="preserve">deste </w:t>
      </w:r>
      <w:r w:rsidRPr="008F18EC">
        <w:rPr>
          <w:rFonts w:asciiTheme="minorHAnsi" w:hAnsiTheme="minorHAnsi" w:cstheme="minorHAnsi"/>
          <w:b/>
          <w:bCs/>
          <w:spacing w:val="-4"/>
        </w:rPr>
        <w:t>Edital</w:t>
      </w:r>
      <w:r w:rsidRPr="008F18EC">
        <w:rPr>
          <w:rFonts w:asciiTheme="minorHAnsi" w:hAnsiTheme="minorHAnsi" w:cstheme="minorHAnsi"/>
          <w:spacing w:val="-4"/>
        </w:rPr>
        <w:t xml:space="preserve">, pessoas jurídicas brasileiras </w:t>
      </w:r>
      <w:r w:rsidRPr="008F18EC">
        <w:rPr>
          <w:rFonts w:asciiTheme="minorHAnsi" w:hAnsiTheme="minorHAnsi" w:cstheme="minorHAnsi"/>
        </w:rPr>
        <w:t xml:space="preserve">ou </w:t>
      </w:r>
      <w:r w:rsidRPr="008F18EC">
        <w:rPr>
          <w:rFonts w:asciiTheme="minorHAnsi" w:hAnsiTheme="minorHAnsi" w:cstheme="minorHAnsi"/>
          <w:spacing w:val="-4"/>
        </w:rPr>
        <w:t xml:space="preserve">estrangeiras, incluindo instituições financeiras, </w:t>
      </w:r>
      <w:r w:rsidRPr="008F18EC">
        <w:rPr>
          <w:rFonts w:asciiTheme="minorHAnsi" w:hAnsiTheme="minorHAnsi" w:cstheme="minorHAnsi"/>
        </w:rPr>
        <w:t xml:space="preserve">bem como </w:t>
      </w:r>
      <w:r w:rsidRPr="008F18EC">
        <w:rPr>
          <w:rFonts w:asciiTheme="minorHAnsi" w:hAnsiTheme="minorHAnsi" w:cstheme="minorHAnsi"/>
          <w:b/>
          <w:bCs/>
          <w:spacing w:val="-3"/>
        </w:rPr>
        <w:t>FIP</w:t>
      </w:r>
      <w:r w:rsidR="00690CEB" w:rsidRPr="008F18EC">
        <w:rPr>
          <w:rFonts w:asciiTheme="minorHAnsi" w:hAnsiTheme="minorHAnsi" w:cstheme="minorHAnsi"/>
          <w:b/>
          <w:bCs/>
          <w:spacing w:val="-3"/>
        </w:rPr>
        <w:t>s</w:t>
      </w:r>
      <w:r w:rsidRPr="008F18EC">
        <w:rPr>
          <w:rFonts w:asciiTheme="minorHAnsi" w:hAnsiTheme="minorHAnsi" w:cstheme="minorHAnsi"/>
          <w:spacing w:val="-3"/>
        </w:rPr>
        <w:t xml:space="preserve"> </w:t>
      </w:r>
      <w:r w:rsidRPr="008F18EC">
        <w:rPr>
          <w:rFonts w:asciiTheme="minorHAnsi" w:hAnsiTheme="minorHAnsi" w:cstheme="minorHAnsi"/>
        </w:rPr>
        <w:t xml:space="preserve">e </w:t>
      </w:r>
      <w:r w:rsidRPr="008F18EC">
        <w:rPr>
          <w:rFonts w:asciiTheme="minorHAnsi" w:hAnsiTheme="minorHAnsi" w:cstheme="minorHAnsi"/>
          <w:spacing w:val="-4"/>
        </w:rPr>
        <w:t xml:space="preserve">entidades </w:t>
      </w:r>
      <w:r w:rsidRPr="008F18EC">
        <w:rPr>
          <w:rFonts w:asciiTheme="minorHAnsi" w:hAnsiTheme="minorHAnsi" w:cstheme="minorHAnsi"/>
        </w:rPr>
        <w:t xml:space="preserve">de </w:t>
      </w:r>
      <w:r w:rsidRPr="008F18EC">
        <w:rPr>
          <w:rFonts w:asciiTheme="minorHAnsi" w:hAnsiTheme="minorHAnsi" w:cstheme="minorHAnsi"/>
          <w:spacing w:val="-4"/>
        </w:rPr>
        <w:t>previdência complementar.</w:t>
      </w:r>
    </w:p>
    <w:p w14:paraId="053FB1EB" w14:textId="79C596E7" w:rsidR="00C6325C" w:rsidRPr="008F18EC" w:rsidRDefault="00994547" w:rsidP="00C6325C">
      <w:pPr>
        <w:pStyle w:val="PargrafodaLista"/>
        <w:numPr>
          <w:ilvl w:val="1"/>
          <w:numId w:val="8"/>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participação no </w:t>
      </w:r>
      <w:r w:rsidRPr="008F18EC">
        <w:rPr>
          <w:rFonts w:asciiTheme="minorHAnsi" w:hAnsiTheme="minorHAnsi" w:cstheme="minorHAnsi"/>
          <w:b/>
          <w:bCs/>
        </w:rPr>
        <w:t>Leilão</w:t>
      </w:r>
      <w:r w:rsidRPr="008F18EC">
        <w:rPr>
          <w:rFonts w:asciiTheme="minorHAnsi" w:hAnsiTheme="minorHAnsi" w:cstheme="minorHAnsi"/>
        </w:rPr>
        <w:t xml:space="preserve"> poderá ocorrer isoladamente ou em </w:t>
      </w:r>
      <w:r w:rsidRPr="008F18EC">
        <w:rPr>
          <w:rFonts w:asciiTheme="minorHAnsi" w:hAnsiTheme="minorHAnsi" w:cstheme="minorHAnsi"/>
          <w:b/>
          <w:bCs/>
        </w:rPr>
        <w:t>Consórcio</w:t>
      </w:r>
      <w:r w:rsidRPr="008F18EC">
        <w:rPr>
          <w:rFonts w:asciiTheme="minorHAnsi" w:hAnsiTheme="minorHAnsi" w:cstheme="minorHAnsi"/>
        </w:rPr>
        <w:t xml:space="preserve">, observados os requisitos de habilitação técnica estabelecidos no Item </w:t>
      </w:r>
      <w:r w:rsidR="001D1535" w:rsidRPr="008F18EC">
        <w:rPr>
          <w:rFonts w:asciiTheme="minorHAnsi" w:hAnsiTheme="minorHAnsi" w:cstheme="minorHAnsi"/>
        </w:rPr>
        <w:fldChar w:fldCharType="begin"/>
      </w:r>
      <w:r w:rsidR="001D1535" w:rsidRPr="008F18EC">
        <w:rPr>
          <w:rFonts w:asciiTheme="minorHAnsi" w:hAnsiTheme="minorHAnsi" w:cstheme="minorHAnsi"/>
        </w:rPr>
        <w:instrText xml:space="preserve"> REF _Ref197342385 \r \h </w:instrText>
      </w:r>
      <w:r w:rsidR="001D1535" w:rsidRPr="008F18EC">
        <w:rPr>
          <w:rFonts w:asciiTheme="minorHAnsi" w:hAnsiTheme="minorHAnsi" w:cstheme="minorHAnsi"/>
        </w:rPr>
      </w:r>
      <w:r w:rsidR="001D1535" w:rsidRPr="008F18EC">
        <w:rPr>
          <w:rFonts w:asciiTheme="minorHAnsi" w:hAnsiTheme="minorHAnsi" w:cstheme="minorHAnsi"/>
        </w:rPr>
        <w:fldChar w:fldCharType="separate"/>
      </w:r>
      <w:r w:rsidR="00E02397" w:rsidRPr="008F18EC">
        <w:rPr>
          <w:rFonts w:asciiTheme="minorHAnsi" w:hAnsiTheme="minorHAnsi" w:cstheme="minorHAnsi"/>
        </w:rPr>
        <w:t>4.53</w:t>
      </w:r>
      <w:r w:rsidR="001D1535" w:rsidRPr="008F18EC">
        <w:rPr>
          <w:rFonts w:asciiTheme="minorHAnsi" w:hAnsiTheme="minorHAnsi" w:cstheme="minorHAnsi"/>
        </w:rPr>
        <w:fldChar w:fldCharType="end"/>
      </w:r>
      <w:r w:rsidRPr="008F18EC">
        <w:rPr>
          <w:rFonts w:asciiTheme="minorHAnsi" w:hAnsiTheme="minorHAnsi" w:cstheme="minorHAnsi"/>
        </w:rPr>
        <w:t xml:space="preserve">, bem como as demais disposições deste </w:t>
      </w:r>
      <w:r w:rsidRPr="008F18EC">
        <w:rPr>
          <w:rFonts w:asciiTheme="minorHAnsi" w:hAnsiTheme="minorHAnsi" w:cstheme="minorHAnsi"/>
          <w:b/>
          <w:bCs/>
        </w:rPr>
        <w:t>Edital</w:t>
      </w:r>
      <w:r w:rsidRPr="008F18EC">
        <w:rPr>
          <w:rFonts w:asciiTheme="minorHAnsi" w:hAnsiTheme="minorHAnsi" w:cstheme="minorHAnsi"/>
        </w:rPr>
        <w:t>.</w:t>
      </w:r>
    </w:p>
    <w:p w14:paraId="4E8909DF" w14:textId="77777777" w:rsidR="00C6325C" w:rsidRPr="008F18EC" w:rsidRDefault="00FF3709" w:rsidP="00C6325C">
      <w:pPr>
        <w:pStyle w:val="PargrafodaLista"/>
        <w:numPr>
          <w:ilvl w:val="1"/>
          <w:numId w:val="8"/>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Serão aplicáveis as seguintes regras para </w:t>
      </w:r>
      <w:r w:rsidRPr="008F18EC">
        <w:rPr>
          <w:rFonts w:asciiTheme="minorHAnsi" w:hAnsiTheme="minorHAnsi" w:cstheme="minorHAnsi"/>
          <w:b/>
        </w:rPr>
        <w:t>FIPs</w:t>
      </w:r>
      <w:r w:rsidRPr="008F18EC">
        <w:rPr>
          <w:rFonts w:asciiTheme="minorHAnsi" w:hAnsiTheme="minorHAnsi" w:cstheme="minorHAnsi"/>
        </w:rPr>
        <w:t>:</w:t>
      </w:r>
    </w:p>
    <w:p w14:paraId="4DEF1A51" w14:textId="58970922" w:rsidR="00C6325C" w:rsidRPr="008F18EC" w:rsidRDefault="00FF3709" w:rsidP="0D5207EE">
      <w:pPr>
        <w:pStyle w:val="PargrafodaLista"/>
        <w:numPr>
          <w:ilvl w:val="2"/>
          <w:numId w:val="8"/>
        </w:numPr>
        <w:tabs>
          <w:tab w:val="left" w:pos="1814"/>
        </w:tabs>
        <w:spacing w:before="240" w:after="240" w:line="300" w:lineRule="exact"/>
        <w:ind w:left="567" w:firstLine="0"/>
        <w:rPr>
          <w:rFonts w:asciiTheme="minorHAnsi" w:hAnsiTheme="minorHAnsi" w:cstheme="minorBidi"/>
        </w:rPr>
      </w:pPr>
      <w:r w:rsidRPr="008F18EC">
        <w:rPr>
          <w:rFonts w:asciiTheme="minorHAnsi" w:hAnsiTheme="minorHAnsi" w:cstheme="minorBidi"/>
        </w:rPr>
        <w:t>As entidades administradora e gestora dos fundos, o</w:t>
      </w:r>
      <w:r w:rsidR="53DA6BB3" w:rsidRPr="008F18EC">
        <w:rPr>
          <w:rFonts w:asciiTheme="minorHAnsi" w:hAnsiTheme="minorHAnsi" w:cstheme="minorBidi"/>
        </w:rPr>
        <w:t>u quotistas que tiverem participação igual ou superior a [</w:t>
      </w:r>
      <w:r w:rsidR="53DA6BB3" w:rsidRPr="008F18EC">
        <w:rPr>
          <w:rFonts w:asciiTheme="minorHAnsi" w:hAnsiTheme="minorHAnsi" w:cstheme="minorBidi"/>
          <w:highlight w:val="yellow"/>
        </w:rPr>
        <w:t>20% (vinte por cento)</w:t>
      </w:r>
      <w:r w:rsidR="53DA6BB3" w:rsidRPr="008F18EC">
        <w:rPr>
          <w:rFonts w:asciiTheme="minorHAnsi" w:hAnsiTheme="minorHAnsi" w:cstheme="minorBidi"/>
        </w:rPr>
        <w:t xml:space="preserve">] no FIP, serão consideradas como </w:t>
      </w:r>
      <w:r w:rsidR="53DA6BB3" w:rsidRPr="008F18EC">
        <w:rPr>
          <w:rFonts w:asciiTheme="minorHAnsi" w:hAnsiTheme="minorHAnsi" w:cstheme="minorBidi"/>
          <w:b/>
          <w:bCs/>
        </w:rPr>
        <w:t xml:space="preserve">Proponentes </w:t>
      </w:r>
      <w:r w:rsidR="53DA6BB3" w:rsidRPr="008F18EC">
        <w:rPr>
          <w:rFonts w:asciiTheme="minorHAnsi" w:hAnsiTheme="minorHAnsi" w:cstheme="minorBidi"/>
        </w:rPr>
        <w:t xml:space="preserve">para a aplicação das regras de participação no </w:t>
      </w:r>
      <w:r w:rsidR="53DA6BB3" w:rsidRPr="008F18EC">
        <w:rPr>
          <w:rFonts w:asciiTheme="minorHAnsi" w:hAnsiTheme="minorHAnsi" w:cstheme="minorBidi"/>
          <w:b/>
          <w:bCs/>
        </w:rPr>
        <w:t xml:space="preserve">Leilão </w:t>
      </w:r>
      <w:r w:rsidR="53DA6BB3" w:rsidRPr="008F18EC">
        <w:rPr>
          <w:rFonts w:asciiTheme="minorHAnsi" w:hAnsiTheme="minorHAnsi" w:cstheme="minorBidi"/>
        </w:rPr>
        <w:t xml:space="preserve">previstas no presente </w:t>
      </w:r>
      <w:r w:rsidR="53DA6BB3" w:rsidRPr="008F18EC">
        <w:rPr>
          <w:rFonts w:asciiTheme="minorHAnsi" w:hAnsiTheme="minorHAnsi" w:cstheme="minorBidi"/>
          <w:b/>
          <w:bCs/>
        </w:rPr>
        <w:t>Edital</w:t>
      </w:r>
      <w:r w:rsidRPr="008F18EC">
        <w:rPr>
          <w:rFonts w:asciiTheme="minorHAnsi" w:hAnsiTheme="minorHAnsi" w:cstheme="minorBidi"/>
        </w:rPr>
        <w:t>;</w:t>
      </w:r>
    </w:p>
    <w:p w14:paraId="44983239" w14:textId="2C53371F" w:rsidR="00FF3709" w:rsidRPr="00413166" w:rsidRDefault="00FF3709" w:rsidP="00112892">
      <w:pPr>
        <w:tabs>
          <w:tab w:val="left" w:pos="1814"/>
        </w:tabs>
        <w:spacing w:before="240" w:after="240" w:line="300" w:lineRule="exact"/>
        <w:ind w:left="567"/>
        <w:rPr>
          <w:rFonts w:asciiTheme="minorHAnsi" w:hAnsiTheme="minorHAnsi" w:cstheme="minorBidi"/>
          <w:rPrChange w:id="317" w:author="Isabela Alves Pereira Oliveira" w:date="2025-10-18T13:01:00Z" w16du:dateUtc="2025-10-18T16:01:00Z">
            <w:rPr/>
          </w:rPrChange>
        </w:rPr>
        <w:pPrChange w:id="318" w:author="Isabela Alves Pereira Oliveira" w:date="2025-10-18T13:01:00Z" w16du:dateUtc="2025-10-18T16:01:00Z">
          <w:pPr>
            <w:pStyle w:val="PargrafodaLista"/>
            <w:tabs>
              <w:tab w:val="left" w:pos="1814"/>
            </w:tabs>
            <w:spacing w:before="240" w:after="240" w:line="300" w:lineRule="exact"/>
            <w:ind w:left="567"/>
          </w:pPr>
        </w:pPrChange>
      </w:pPr>
    </w:p>
    <w:p w14:paraId="25D34419" w14:textId="0D7C3670" w:rsidR="00A176F8" w:rsidRPr="008F18EC" w:rsidRDefault="00A176F8" w:rsidP="00C041E5">
      <w:pPr>
        <w:pStyle w:val="PargrafodaLista"/>
        <w:numPr>
          <w:ilvl w:val="1"/>
          <w:numId w:val="8"/>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Os </w:t>
      </w:r>
      <w:r w:rsidRPr="008F18EC">
        <w:rPr>
          <w:rFonts w:asciiTheme="minorHAnsi" w:hAnsiTheme="minorHAnsi" w:cstheme="minorHAnsi"/>
          <w:b/>
          <w:bCs/>
          <w:spacing w:val="-4"/>
        </w:rPr>
        <w:t xml:space="preserve">Documentos </w:t>
      </w:r>
      <w:r w:rsidRPr="008F18EC">
        <w:rPr>
          <w:rFonts w:asciiTheme="minorHAnsi" w:hAnsiTheme="minorHAnsi" w:cstheme="minorHAnsi"/>
          <w:b/>
          <w:bCs/>
        </w:rPr>
        <w:t xml:space="preserve">de </w:t>
      </w:r>
      <w:r w:rsidRPr="008F18EC">
        <w:rPr>
          <w:rFonts w:asciiTheme="minorHAnsi" w:hAnsiTheme="minorHAnsi" w:cstheme="minorHAnsi"/>
          <w:b/>
          <w:bCs/>
          <w:spacing w:val="-4"/>
        </w:rPr>
        <w:t>Habilitação</w:t>
      </w:r>
      <w:r w:rsidRPr="008F18EC">
        <w:rPr>
          <w:rFonts w:asciiTheme="minorHAnsi" w:hAnsiTheme="minorHAnsi" w:cstheme="minorHAnsi"/>
          <w:spacing w:val="-4"/>
        </w:rPr>
        <w:t xml:space="preserve"> equivalentes,</w:t>
      </w:r>
      <w:r w:rsidR="00034D7D" w:rsidRPr="008F18EC">
        <w:rPr>
          <w:rFonts w:asciiTheme="minorHAnsi" w:hAnsiTheme="minorHAnsi" w:cstheme="minorHAnsi"/>
          <w:spacing w:val="53"/>
        </w:rPr>
        <w:t xml:space="preserve"> </w:t>
      </w:r>
      <w:r w:rsidRPr="008F18EC">
        <w:rPr>
          <w:rFonts w:asciiTheme="minorHAnsi" w:hAnsiTheme="minorHAnsi" w:cstheme="minorHAnsi"/>
        </w:rPr>
        <w:t xml:space="preserve">de </w:t>
      </w:r>
      <w:r w:rsidRPr="008F18EC">
        <w:rPr>
          <w:rFonts w:asciiTheme="minorHAnsi" w:hAnsiTheme="minorHAnsi" w:cstheme="minorHAnsi"/>
          <w:b/>
          <w:bCs/>
          <w:spacing w:val="-4"/>
        </w:rPr>
        <w:t>Proponentes</w:t>
      </w:r>
      <w:r w:rsidRPr="008F18EC">
        <w:rPr>
          <w:rFonts w:asciiTheme="minorHAnsi" w:hAnsiTheme="minorHAnsi" w:cstheme="minorHAnsi"/>
          <w:spacing w:val="-4"/>
        </w:rPr>
        <w:t xml:space="preserve"> estrangeiras, </w:t>
      </w:r>
      <w:r w:rsidRPr="008F18EC">
        <w:rPr>
          <w:rFonts w:asciiTheme="minorHAnsi" w:hAnsiTheme="minorHAnsi" w:cstheme="minorHAnsi"/>
          <w:spacing w:val="-3"/>
        </w:rPr>
        <w:t xml:space="preserve">devem </w:t>
      </w:r>
      <w:r w:rsidRPr="008F18EC">
        <w:rPr>
          <w:rFonts w:asciiTheme="minorHAnsi" w:hAnsiTheme="minorHAnsi" w:cstheme="minorHAnsi"/>
        </w:rPr>
        <w:t xml:space="preserve">ser </w:t>
      </w:r>
      <w:r w:rsidRPr="008F18EC">
        <w:rPr>
          <w:rFonts w:asciiTheme="minorHAnsi" w:hAnsiTheme="minorHAnsi" w:cstheme="minorHAnsi"/>
          <w:spacing w:val="-4"/>
        </w:rPr>
        <w:t xml:space="preserve">apresentados </w:t>
      </w:r>
      <w:r w:rsidRPr="008F18EC">
        <w:rPr>
          <w:rFonts w:asciiTheme="minorHAnsi" w:hAnsiTheme="minorHAnsi" w:cstheme="minorHAnsi"/>
        </w:rPr>
        <w:t xml:space="preserve">de forma a </w:t>
      </w:r>
      <w:r w:rsidRPr="008F18EC">
        <w:rPr>
          <w:rFonts w:asciiTheme="minorHAnsi" w:hAnsiTheme="minorHAnsi" w:cstheme="minorHAnsi"/>
          <w:spacing w:val="-4"/>
        </w:rPr>
        <w:t xml:space="preserve">possibilitar </w:t>
      </w:r>
      <w:r w:rsidRPr="008F18EC">
        <w:rPr>
          <w:rFonts w:asciiTheme="minorHAnsi" w:hAnsiTheme="minorHAnsi" w:cstheme="minorHAnsi"/>
        </w:rPr>
        <w:t xml:space="preserve">a </w:t>
      </w:r>
      <w:r w:rsidRPr="008F18EC">
        <w:rPr>
          <w:rFonts w:asciiTheme="minorHAnsi" w:hAnsiTheme="minorHAnsi" w:cstheme="minorHAnsi"/>
          <w:spacing w:val="-4"/>
        </w:rPr>
        <w:t xml:space="preserve">análise </w:t>
      </w:r>
      <w:r w:rsidRPr="008F18EC">
        <w:rPr>
          <w:rFonts w:asciiTheme="minorHAnsi" w:hAnsiTheme="minorHAnsi" w:cstheme="minorHAnsi"/>
          <w:spacing w:val="-3"/>
        </w:rPr>
        <w:t xml:space="preserve">acerca </w:t>
      </w:r>
      <w:r w:rsidRPr="008F18EC">
        <w:rPr>
          <w:rFonts w:asciiTheme="minorHAnsi" w:hAnsiTheme="minorHAnsi" w:cstheme="minorHAnsi"/>
        </w:rPr>
        <w:t xml:space="preserve">da sua </w:t>
      </w:r>
      <w:r w:rsidRPr="008F18EC">
        <w:rPr>
          <w:rFonts w:asciiTheme="minorHAnsi" w:hAnsiTheme="minorHAnsi" w:cstheme="minorHAnsi"/>
          <w:spacing w:val="-4"/>
        </w:rPr>
        <w:t xml:space="preserve">validade </w:t>
      </w:r>
      <w:r w:rsidRPr="008F18EC">
        <w:rPr>
          <w:rFonts w:asciiTheme="minorHAnsi" w:hAnsiTheme="minorHAnsi" w:cstheme="minorHAnsi"/>
        </w:rPr>
        <w:t xml:space="preserve">e </w:t>
      </w:r>
      <w:r w:rsidRPr="008F18EC">
        <w:rPr>
          <w:rFonts w:asciiTheme="minorHAnsi" w:hAnsiTheme="minorHAnsi" w:cstheme="minorHAnsi"/>
          <w:spacing w:val="-4"/>
        </w:rPr>
        <w:t xml:space="preserve">exigibilidade, observado </w:t>
      </w:r>
      <w:r w:rsidRPr="008F18EC">
        <w:rPr>
          <w:rFonts w:asciiTheme="minorHAnsi" w:hAnsiTheme="minorHAnsi" w:cstheme="minorHAnsi"/>
        </w:rPr>
        <w:t xml:space="preserve">o </w:t>
      </w:r>
      <w:r w:rsidRPr="008F18EC">
        <w:rPr>
          <w:rFonts w:asciiTheme="minorHAnsi" w:hAnsiTheme="minorHAnsi" w:cstheme="minorHAnsi"/>
          <w:spacing w:val="-4"/>
        </w:rPr>
        <w:t xml:space="preserve">disposto </w:t>
      </w:r>
      <w:r w:rsidRPr="008F18EC">
        <w:rPr>
          <w:rFonts w:asciiTheme="minorHAnsi" w:hAnsiTheme="minorHAnsi" w:cstheme="minorHAnsi"/>
        </w:rPr>
        <w:t xml:space="preserve">no </w:t>
      </w:r>
      <w:r w:rsidR="00622CFC" w:rsidRPr="008F18EC">
        <w:rPr>
          <w:rFonts w:asciiTheme="minorHAnsi" w:hAnsiTheme="minorHAnsi" w:cstheme="minorHAnsi"/>
          <w:spacing w:val="-4"/>
        </w:rPr>
        <w:t>Item</w:t>
      </w:r>
      <w:r w:rsidRPr="008F18EC">
        <w:rPr>
          <w:rFonts w:asciiTheme="minorHAnsi" w:hAnsiTheme="minorHAnsi" w:cstheme="minorHAnsi"/>
          <w:spacing w:val="-4"/>
        </w:rPr>
        <w:t xml:space="preserve"> </w:t>
      </w:r>
      <w:r w:rsidR="001D1535" w:rsidRPr="008F18EC">
        <w:rPr>
          <w:rFonts w:asciiTheme="minorHAnsi" w:hAnsiTheme="minorHAnsi" w:cstheme="minorHAnsi"/>
        </w:rPr>
        <w:fldChar w:fldCharType="begin"/>
      </w:r>
      <w:r w:rsidR="001D1535" w:rsidRPr="008F18EC">
        <w:rPr>
          <w:rFonts w:asciiTheme="minorHAnsi" w:hAnsiTheme="minorHAnsi" w:cstheme="minorHAnsi"/>
          <w:spacing w:val="-4"/>
        </w:rPr>
        <w:instrText xml:space="preserve"> REF _Ref197354708 \r \h </w:instrText>
      </w:r>
      <w:r w:rsidR="001D1535" w:rsidRPr="008F18EC">
        <w:rPr>
          <w:rFonts w:asciiTheme="minorHAnsi" w:hAnsiTheme="minorHAnsi" w:cstheme="minorHAnsi"/>
        </w:rPr>
      </w:r>
      <w:r w:rsidR="001D1535" w:rsidRPr="008F18EC">
        <w:rPr>
          <w:rFonts w:asciiTheme="minorHAnsi" w:hAnsiTheme="minorHAnsi" w:cstheme="minorHAnsi"/>
        </w:rPr>
        <w:fldChar w:fldCharType="separate"/>
      </w:r>
      <w:r w:rsidR="00E02397" w:rsidRPr="008F18EC">
        <w:rPr>
          <w:rFonts w:asciiTheme="minorHAnsi" w:hAnsiTheme="minorHAnsi" w:cstheme="minorHAnsi"/>
          <w:spacing w:val="-4"/>
        </w:rPr>
        <w:t>1.25</w:t>
      </w:r>
      <w:r w:rsidR="001D1535" w:rsidRPr="008F18EC">
        <w:rPr>
          <w:rFonts w:asciiTheme="minorHAnsi" w:hAnsiTheme="minorHAnsi" w:cstheme="minorHAnsi"/>
        </w:rPr>
        <w:fldChar w:fldCharType="end"/>
      </w:r>
      <w:r w:rsidRPr="008F18EC">
        <w:rPr>
          <w:rFonts w:asciiTheme="minorHAnsi" w:hAnsiTheme="minorHAnsi" w:cstheme="minorHAnsi"/>
          <w:spacing w:val="-4"/>
        </w:rPr>
        <w:t>.</w:t>
      </w:r>
    </w:p>
    <w:p w14:paraId="34E838D7" w14:textId="4811025D"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bookmarkStart w:id="319" w:name="_Ref197354751"/>
      <w:r w:rsidRPr="008F18EC">
        <w:rPr>
          <w:rFonts w:asciiTheme="minorHAnsi" w:hAnsiTheme="minorHAnsi" w:cstheme="minorHAnsi"/>
        </w:rPr>
        <w:t xml:space="preserve">Na </w:t>
      </w:r>
      <w:r w:rsidRPr="008F18EC">
        <w:rPr>
          <w:rFonts w:asciiTheme="minorHAnsi" w:hAnsiTheme="minorHAnsi" w:cstheme="minorHAnsi"/>
          <w:spacing w:val="-3"/>
        </w:rPr>
        <w:t xml:space="preserve">hipótese </w:t>
      </w:r>
      <w:r w:rsidRPr="008F18EC">
        <w:rPr>
          <w:rFonts w:asciiTheme="minorHAnsi" w:hAnsiTheme="minorHAnsi" w:cstheme="minorHAnsi"/>
        </w:rPr>
        <w:t xml:space="preserve">da </w:t>
      </w:r>
      <w:r w:rsidRPr="008F18EC">
        <w:rPr>
          <w:rFonts w:asciiTheme="minorHAnsi" w:hAnsiTheme="minorHAnsi" w:cstheme="minorHAnsi"/>
          <w:spacing w:val="-4"/>
        </w:rPr>
        <w:t xml:space="preserve">inexistência </w:t>
      </w:r>
      <w:r w:rsidRPr="008F18EC">
        <w:rPr>
          <w:rFonts w:asciiTheme="minorHAnsi" w:hAnsiTheme="minorHAnsi" w:cstheme="minorHAnsi"/>
        </w:rPr>
        <w:t xml:space="preserve">de </w:t>
      </w:r>
      <w:r w:rsidRPr="008F18EC">
        <w:rPr>
          <w:rFonts w:asciiTheme="minorHAnsi" w:hAnsiTheme="minorHAnsi" w:cstheme="minorHAnsi"/>
          <w:spacing w:val="-4"/>
        </w:rPr>
        <w:t xml:space="preserve">documentos equivalentes </w:t>
      </w:r>
      <w:r w:rsidRPr="008F18EC">
        <w:rPr>
          <w:rFonts w:asciiTheme="minorHAnsi" w:hAnsiTheme="minorHAnsi" w:cstheme="minorHAnsi"/>
        </w:rPr>
        <w:t xml:space="preserve">aos </w:t>
      </w:r>
      <w:r w:rsidRPr="008F18EC">
        <w:rPr>
          <w:rFonts w:asciiTheme="minorHAnsi" w:hAnsiTheme="minorHAnsi" w:cstheme="minorHAnsi"/>
          <w:spacing w:val="-4"/>
        </w:rPr>
        <w:t xml:space="preserve">solicitados </w:t>
      </w:r>
      <w:r w:rsidRPr="008F18EC">
        <w:rPr>
          <w:rFonts w:asciiTheme="minorHAnsi" w:hAnsiTheme="minorHAnsi" w:cstheme="minorHAnsi"/>
          <w:spacing w:val="-3"/>
        </w:rPr>
        <w:t xml:space="preserve">neste </w:t>
      </w:r>
      <w:r w:rsidRPr="008F18EC">
        <w:rPr>
          <w:rFonts w:asciiTheme="minorHAnsi" w:hAnsiTheme="minorHAnsi" w:cstheme="minorHAnsi"/>
          <w:b/>
          <w:bCs/>
          <w:spacing w:val="-3"/>
        </w:rPr>
        <w:t>Edital</w:t>
      </w:r>
      <w:r w:rsidRPr="008F18EC">
        <w:rPr>
          <w:rFonts w:asciiTheme="minorHAnsi" w:hAnsiTheme="minorHAnsi" w:cstheme="minorHAnsi"/>
          <w:spacing w:val="-3"/>
        </w:rPr>
        <w:t xml:space="preserve"> </w:t>
      </w:r>
      <w:r w:rsidRPr="008F18EC">
        <w:rPr>
          <w:rFonts w:asciiTheme="minorHAnsi" w:hAnsiTheme="minorHAnsi" w:cstheme="minorHAnsi"/>
        </w:rPr>
        <w:t xml:space="preserve">ou de </w:t>
      </w:r>
      <w:r w:rsidRPr="008F18EC">
        <w:rPr>
          <w:rFonts w:asciiTheme="minorHAnsi" w:hAnsiTheme="minorHAnsi" w:cstheme="minorHAnsi"/>
          <w:spacing w:val="-3"/>
        </w:rPr>
        <w:t xml:space="preserve">órgão(s) </w:t>
      </w:r>
      <w:r w:rsidRPr="008F18EC">
        <w:rPr>
          <w:rFonts w:asciiTheme="minorHAnsi" w:hAnsiTheme="minorHAnsi" w:cstheme="minorHAnsi"/>
        </w:rPr>
        <w:t xml:space="preserve">no </w:t>
      </w:r>
      <w:r w:rsidRPr="008F18EC">
        <w:rPr>
          <w:rFonts w:asciiTheme="minorHAnsi" w:hAnsiTheme="minorHAnsi" w:cstheme="minorHAnsi"/>
          <w:spacing w:val="-5"/>
        </w:rPr>
        <w:t xml:space="preserve">país </w:t>
      </w:r>
      <w:r w:rsidRPr="008F18EC">
        <w:rPr>
          <w:rFonts w:asciiTheme="minorHAnsi" w:hAnsiTheme="minorHAnsi" w:cstheme="minorHAnsi"/>
        </w:rPr>
        <w:t xml:space="preserve">de </w:t>
      </w:r>
      <w:r w:rsidRPr="008F18EC">
        <w:rPr>
          <w:rFonts w:asciiTheme="minorHAnsi" w:hAnsiTheme="minorHAnsi" w:cstheme="minorHAnsi"/>
          <w:spacing w:val="-3"/>
        </w:rPr>
        <w:t xml:space="preserve">origem </w:t>
      </w:r>
      <w:r w:rsidRPr="008F18EC">
        <w:rPr>
          <w:rFonts w:asciiTheme="minorHAnsi" w:hAnsiTheme="minorHAnsi" w:cstheme="minorHAnsi"/>
        </w:rPr>
        <w:t xml:space="preserve">que os </w:t>
      </w:r>
      <w:r w:rsidRPr="008F18EC">
        <w:rPr>
          <w:rFonts w:asciiTheme="minorHAnsi" w:hAnsiTheme="minorHAnsi" w:cstheme="minorHAnsi"/>
          <w:spacing w:val="-4"/>
        </w:rPr>
        <w:t xml:space="preserve">autentique(m), </w:t>
      </w:r>
      <w:r w:rsidRPr="008F18EC">
        <w:rPr>
          <w:rFonts w:asciiTheme="minorHAnsi" w:hAnsiTheme="minorHAnsi" w:cstheme="minorHAnsi"/>
          <w:spacing w:val="-3"/>
        </w:rPr>
        <w:t xml:space="preserve">deverá </w:t>
      </w:r>
      <w:r w:rsidRPr="008F18EC">
        <w:rPr>
          <w:rFonts w:asciiTheme="minorHAnsi" w:hAnsiTheme="minorHAnsi" w:cstheme="minorHAnsi"/>
        </w:rPr>
        <w:t xml:space="preserve">ser </w:t>
      </w:r>
      <w:r w:rsidRPr="008F18EC">
        <w:rPr>
          <w:rFonts w:asciiTheme="minorHAnsi" w:hAnsiTheme="minorHAnsi" w:cstheme="minorHAnsi"/>
          <w:spacing w:val="-4"/>
        </w:rPr>
        <w:t>apresentada</w:t>
      </w:r>
      <w:r w:rsidRPr="008F18EC">
        <w:rPr>
          <w:rFonts w:asciiTheme="minorHAnsi" w:hAnsiTheme="minorHAnsi" w:cstheme="minorHAnsi"/>
          <w:spacing w:val="53"/>
        </w:rPr>
        <w:t xml:space="preserve"> </w:t>
      </w:r>
      <w:r w:rsidRPr="008F18EC">
        <w:rPr>
          <w:rFonts w:asciiTheme="minorHAnsi" w:hAnsiTheme="minorHAnsi" w:cstheme="minorHAnsi"/>
          <w:spacing w:val="-4"/>
        </w:rPr>
        <w:t xml:space="preserve">declaração </w:t>
      </w:r>
      <w:r w:rsidRPr="008F18EC">
        <w:rPr>
          <w:rFonts w:asciiTheme="minorHAnsi" w:hAnsiTheme="minorHAnsi" w:cstheme="minorHAnsi"/>
        </w:rPr>
        <w:t xml:space="preserve">conforme o </w:t>
      </w:r>
      <w:r w:rsidRPr="008F18EC">
        <w:rPr>
          <w:rFonts w:asciiTheme="minorHAnsi" w:hAnsiTheme="minorHAnsi" w:cstheme="minorHAnsi"/>
          <w:spacing w:val="-3"/>
        </w:rPr>
        <w:t xml:space="preserve">modelo </w:t>
      </w:r>
      <w:r w:rsidRPr="008F18EC">
        <w:rPr>
          <w:rFonts w:asciiTheme="minorHAnsi" w:hAnsiTheme="minorHAnsi" w:cstheme="minorHAnsi"/>
        </w:rPr>
        <w:t xml:space="preserve">do </w:t>
      </w:r>
      <w:r w:rsidR="006124BF" w:rsidRPr="008F18EC">
        <w:rPr>
          <w:rFonts w:asciiTheme="minorHAnsi" w:hAnsiTheme="minorHAnsi" w:cstheme="minorHAnsi"/>
          <w:b/>
          <w:bCs/>
        </w:rPr>
        <w:t>Anexo 2</w:t>
      </w:r>
      <w:r w:rsidRPr="008F18EC">
        <w:rPr>
          <w:rFonts w:asciiTheme="minorHAnsi" w:hAnsiTheme="minorHAnsi" w:cstheme="minorHAnsi"/>
          <w:spacing w:val="-4"/>
        </w:rPr>
        <w:t xml:space="preserve">, informando </w:t>
      </w:r>
      <w:r w:rsidRPr="008F18EC">
        <w:rPr>
          <w:rFonts w:asciiTheme="minorHAnsi" w:hAnsiTheme="minorHAnsi" w:cstheme="minorHAnsi"/>
        </w:rPr>
        <w:t xml:space="preserve">tal fato, sob as </w:t>
      </w:r>
      <w:r w:rsidRPr="008F18EC">
        <w:rPr>
          <w:rFonts w:asciiTheme="minorHAnsi" w:hAnsiTheme="minorHAnsi" w:cstheme="minorHAnsi"/>
          <w:spacing w:val="-3"/>
        </w:rPr>
        <w:t xml:space="preserve">penas </w:t>
      </w:r>
      <w:r w:rsidRPr="008F18EC">
        <w:rPr>
          <w:rFonts w:asciiTheme="minorHAnsi" w:hAnsiTheme="minorHAnsi" w:cstheme="minorHAnsi"/>
        </w:rPr>
        <w:t xml:space="preserve">da </w:t>
      </w:r>
      <w:r w:rsidRPr="008F18EC">
        <w:rPr>
          <w:rFonts w:asciiTheme="minorHAnsi" w:hAnsiTheme="minorHAnsi" w:cstheme="minorHAnsi"/>
          <w:spacing w:val="-4"/>
        </w:rPr>
        <w:t xml:space="preserve">lei, </w:t>
      </w:r>
      <w:r w:rsidRPr="008F18EC">
        <w:rPr>
          <w:rFonts w:asciiTheme="minorHAnsi" w:hAnsiTheme="minorHAnsi" w:cstheme="minorHAnsi"/>
          <w:spacing w:val="-3"/>
        </w:rPr>
        <w:t>firmada pela</w:t>
      </w:r>
      <w:del w:id="320" w:author="Isabela Alves Pereira Oliveira" w:date="2025-10-18T12:28:00Z" w16du:dateUtc="2025-10-18T15:28:00Z">
        <w:r w:rsidRPr="008F18EC" w:rsidDel="002C1ABF">
          <w:rPr>
            <w:rFonts w:asciiTheme="minorHAnsi" w:hAnsiTheme="minorHAnsi" w:cstheme="minorHAnsi"/>
            <w:spacing w:val="-3"/>
          </w:rPr>
          <w:delText xml:space="preserve"> </w:delText>
        </w:r>
        <w:r w:rsidRPr="008F18EC" w:rsidDel="002C1ABF">
          <w:rPr>
            <w:rFonts w:asciiTheme="minorHAnsi" w:hAnsiTheme="minorHAnsi" w:cstheme="minorHAnsi"/>
            <w:spacing w:val="-45"/>
          </w:rPr>
          <w:delText xml:space="preserve"> </w:delText>
        </w:r>
      </w:del>
      <w:ins w:id="321" w:author="Isabela Alves Pereira Oliveira" w:date="2025-10-18T12:28:00Z" w16du:dateUtc="2025-10-18T15:28:00Z">
        <w:r w:rsidR="002C1ABF">
          <w:rPr>
            <w:rFonts w:asciiTheme="minorHAnsi" w:hAnsiTheme="minorHAnsi" w:cstheme="minorHAnsi"/>
            <w:spacing w:val="-3"/>
          </w:rPr>
          <w:t xml:space="preserve"> </w:t>
        </w:r>
      </w:ins>
      <w:del w:id="322" w:author="Isabela Alves Pereira Oliveira" w:date="2025-10-18T12:28:00Z" w16du:dateUtc="2025-10-18T15:28:00Z">
        <w:r w:rsidRPr="008F18EC" w:rsidDel="002C1ABF">
          <w:rPr>
            <w:rFonts w:asciiTheme="minorHAnsi" w:hAnsiTheme="minorHAnsi" w:cstheme="minorHAnsi"/>
            <w:spacing w:val="-45"/>
          </w:rPr>
          <w:delText xml:space="preserve">  </w:delText>
        </w:r>
      </w:del>
      <w:ins w:id="323" w:author="Isabela Alves Pereira Oliveira" w:date="2025-10-18T12:28:00Z" w16du:dateUtc="2025-10-18T15:28:00Z">
        <w:r w:rsidR="002C1ABF">
          <w:rPr>
            <w:rFonts w:asciiTheme="minorHAnsi" w:hAnsiTheme="minorHAnsi" w:cstheme="minorHAnsi"/>
            <w:spacing w:val="-45"/>
          </w:rPr>
          <w:t xml:space="preserve"> </w:t>
        </w:r>
      </w:ins>
      <w:r w:rsidRPr="008F18EC">
        <w:rPr>
          <w:rFonts w:asciiTheme="minorHAnsi" w:hAnsiTheme="minorHAnsi" w:cstheme="minorHAnsi"/>
          <w:b/>
          <w:bCs/>
          <w:spacing w:val="-4"/>
        </w:rPr>
        <w:t>Proponente</w:t>
      </w:r>
      <w:r w:rsidRPr="008F18EC">
        <w:rPr>
          <w:rFonts w:asciiTheme="minorHAnsi" w:hAnsiTheme="minorHAnsi" w:cstheme="minorHAnsi"/>
          <w:spacing w:val="-4"/>
        </w:rPr>
        <w:t>.</w:t>
      </w:r>
      <w:bookmarkEnd w:id="319"/>
    </w:p>
    <w:p w14:paraId="1D7D1A83" w14:textId="75FB34E7" w:rsidR="00AF2AF3" w:rsidRPr="008F18EC" w:rsidRDefault="00AF2AF3" w:rsidP="00EF6D37">
      <w:pPr>
        <w:pStyle w:val="PargrafodaLista"/>
        <w:numPr>
          <w:ilvl w:val="3"/>
          <w:numId w:val="8"/>
        </w:numPr>
        <w:tabs>
          <w:tab w:val="left" w:pos="2664"/>
        </w:tabs>
        <w:spacing w:before="240" w:after="240" w:line="300" w:lineRule="exact"/>
        <w:ind w:left="851" w:firstLine="0"/>
        <w:rPr>
          <w:rFonts w:asciiTheme="minorHAnsi" w:hAnsiTheme="minorHAnsi" w:cstheme="minorHAnsi"/>
        </w:rPr>
      </w:pPr>
      <w:r w:rsidRPr="008F18EC">
        <w:rPr>
          <w:rFonts w:asciiTheme="minorHAnsi" w:hAnsiTheme="minorHAnsi" w:cstheme="minorHAnsi"/>
        </w:rPr>
        <w:t xml:space="preserve">A declaração prevista no </w:t>
      </w:r>
      <w:r w:rsidR="00DD0526" w:rsidRPr="008F18EC">
        <w:rPr>
          <w:rFonts w:asciiTheme="minorHAnsi" w:hAnsiTheme="minorHAnsi" w:cstheme="minorHAnsi"/>
        </w:rPr>
        <w:t>I</w:t>
      </w:r>
      <w:r w:rsidRPr="008F18EC">
        <w:rPr>
          <w:rFonts w:asciiTheme="minorHAnsi" w:hAnsiTheme="minorHAnsi" w:cstheme="minorHAnsi"/>
        </w:rPr>
        <w:t xml:space="preserve">tem </w:t>
      </w:r>
      <w:r w:rsidR="00547DD5" w:rsidRPr="008F18EC">
        <w:rPr>
          <w:rFonts w:asciiTheme="minorHAnsi" w:hAnsiTheme="minorHAnsi" w:cstheme="minorHAnsi"/>
        </w:rPr>
        <w:fldChar w:fldCharType="begin"/>
      </w:r>
      <w:r w:rsidR="00547DD5" w:rsidRPr="008F18EC">
        <w:rPr>
          <w:rFonts w:asciiTheme="minorHAnsi" w:hAnsiTheme="minorHAnsi" w:cstheme="minorHAnsi"/>
        </w:rPr>
        <w:instrText xml:space="preserve"> REF _Ref197354751 \r \h </w:instrText>
      </w:r>
      <w:r w:rsidR="00547DD5" w:rsidRPr="008F18EC">
        <w:rPr>
          <w:rFonts w:asciiTheme="minorHAnsi" w:hAnsiTheme="minorHAnsi" w:cstheme="minorHAnsi"/>
        </w:rPr>
      </w:r>
      <w:r w:rsidR="00547DD5" w:rsidRPr="008F18EC">
        <w:rPr>
          <w:rFonts w:asciiTheme="minorHAnsi" w:hAnsiTheme="minorHAnsi" w:cstheme="minorHAnsi"/>
        </w:rPr>
        <w:fldChar w:fldCharType="separate"/>
      </w:r>
      <w:r w:rsidR="00E02397" w:rsidRPr="008F18EC">
        <w:rPr>
          <w:rFonts w:asciiTheme="minorHAnsi" w:hAnsiTheme="minorHAnsi" w:cstheme="minorHAnsi"/>
        </w:rPr>
        <w:t>3.4.1</w:t>
      </w:r>
      <w:r w:rsidR="00547DD5" w:rsidRPr="008F18EC">
        <w:rPr>
          <w:rFonts w:asciiTheme="minorHAnsi" w:hAnsiTheme="minorHAnsi" w:cstheme="minorHAnsi"/>
        </w:rPr>
        <w:fldChar w:fldCharType="end"/>
      </w:r>
      <w:r w:rsidRPr="008F18EC">
        <w:rPr>
          <w:rFonts w:asciiTheme="minorHAnsi" w:hAnsiTheme="minorHAnsi" w:cstheme="minorHAnsi"/>
        </w:rPr>
        <w:t xml:space="preserve"> deverá ser emitida por instituição de direito público ou por notário de direito público, devidamente reconhecida pela autoridade consular brasileira do país de origem, e traduzida por tradutor juramentado.</w:t>
      </w:r>
    </w:p>
    <w:p w14:paraId="4BD96E11" w14:textId="0BF0F173"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bookmarkStart w:id="324" w:name="_Ref197354885"/>
      <w:r w:rsidRPr="008F18EC">
        <w:rPr>
          <w:rFonts w:asciiTheme="minorHAnsi" w:hAnsiTheme="minorHAnsi" w:cstheme="minorHAnsi"/>
        </w:rPr>
        <w:t xml:space="preserve">A </w:t>
      </w:r>
      <w:r w:rsidRPr="008F18EC">
        <w:rPr>
          <w:rFonts w:asciiTheme="minorHAnsi" w:hAnsiTheme="minorHAnsi" w:cstheme="minorHAnsi"/>
          <w:b/>
          <w:bCs/>
        </w:rPr>
        <w:t>Proponente</w:t>
      </w:r>
      <w:r w:rsidRPr="008F18EC">
        <w:rPr>
          <w:rFonts w:asciiTheme="minorHAnsi" w:hAnsiTheme="minorHAnsi" w:cstheme="minorHAnsi"/>
        </w:rPr>
        <w:t xml:space="preserve"> estrangeira, que participe isoladamente ou em </w:t>
      </w:r>
      <w:r w:rsidRPr="008F18EC">
        <w:rPr>
          <w:rFonts w:asciiTheme="minorHAnsi" w:hAnsiTheme="minorHAnsi" w:cstheme="minorHAnsi"/>
          <w:b/>
          <w:bCs/>
        </w:rPr>
        <w:t>Consórcio</w:t>
      </w:r>
      <w:r w:rsidRPr="008F18EC">
        <w:rPr>
          <w:rFonts w:asciiTheme="minorHAnsi" w:hAnsiTheme="minorHAnsi" w:cstheme="minorHAnsi"/>
        </w:rPr>
        <w:t>, deverá apresentar também, juntamente com os documentos do Volume 1</w:t>
      </w:r>
      <w:r w:rsidR="00034D7D" w:rsidRPr="008F18EC">
        <w:rPr>
          <w:rFonts w:asciiTheme="minorHAnsi" w:hAnsiTheme="minorHAnsi" w:cstheme="minorHAnsi"/>
        </w:rPr>
        <w:t>, constante da Seção II do Capítulo V</w:t>
      </w:r>
      <w:r w:rsidRPr="008F18EC">
        <w:rPr>
          <w:rFonts w:asciiTheme="minorHAnsi" w:hAnsiTheme="minorHAnsi" w:cstheme="minorHAnsi"/>
        </w:rPr>
        <w:t xml:space="preserve">, a declaração de que, para participar do presente </w:t>
      </w:r>
      <w:r w:rsidRPr="008F18EC">
        <w:rPr>
          <w:rFonts w:asciiTheme="minorHAnsi" w:hAnsiTheme="minorHAnsi" w:cstheme="minorHAnsi"/>
          <w:b/>
          <w:bCs/>
        </w:rPr>
        <w:t>Leilão</w:t>
      </w:r>
      <w:r w:rsidRPr="008F18EC">
        <w:rPr>
          <w:rFonts w:asciiTheme="minorHAnsi" w:hAnsiTheme="minorHAnsi" w:cstheme="minorHAnsi"/>
        </w:rPr>
        <w:t xml:space="preserve">, submeter-se-á à legislação da República Federativa do Brasil e de que renuncia ao direito de realizar eventual reclamação por via diplomática, conforme </w:t>
      </w:r>
      <w:r w:rsidR="006124BF" w:rsidRPr="008F18EC">
        <w:rPr>
          <w:rFonts w:asciiTheme="minorHAnsi" w:hAnsiTheme="minorHAnsi" w:cstheme="minorHAnsi"/>
          <w:b/>
          <w:bCs/>
        </w:rPr>
        <w:t>Anexo 6</w:t>
      </w:r>
      <w:r w:rsidRPr="008F18EC">
        <w:rPr>
          <w:rFonts w:asciiTheme="minorHAnsi" w:hAnsiTheme="minorHAnsi" w:cstheme="minorHAnsi"/>
        </w:rPr>
        <w:t>.</w:t>
      </w:r>
      <w:bookmarkEnd w:id="324"/>
    </w:p>
    <w:p w14:paraId="4566647C" w14:textId="441889D0" w:rsidR="00F8600F" w:rsidRPr="008F18EC" w:rsidRDefault="00F8600F"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As </w:t>
      </w:r>
      <w:r w:rsidRPr="008F18EC">
        <w:rPr>
          <w:rFonts w:asciiTheme="minorHAnsi" w:hAnsiTheme="minorHAnsi" w:cstheme="minorHAnsi"/>
          <w:b/>
          <w:bCs/>
        </w:rPr>
        <w:t>Proponentes</w:t>
      </w:r>
      <w:r w:rsidRPr="008F18EC">
        <w:rPr>
          <w:rFonts w:asciiTheme="minorHAnsi" w:hAnsiTheme="minorHAnsi" w:cstheme="minorHAnsi"/>
        </w:rPr>
        <w:t xml:space="preserve"> estrangeiras responderão civil, administrativa e penalmente pela veracidade das declarações a que se referem os </w:t>
      </w:r>
      <w:r w:rsidR="00575AB4" w:rsidRPr="008F18EC">
        <w:rPr>
          <w:rFonts w:asciiTheme="minorHAnsi" w:hAnsiTheme="minorHAnsi" w:cstheme="minorHAnsi"/>
        </w:rPr>
        <w:t>I</w:t>
      </w:r>
      <w:r w:rsidRPr="008F18EC">
        <w:rPr>
          <w:rFonts w:asciiTheme="minorHAnsi" w:hAnsiTheme="minorHAnsi" w:cstheme="minorHAnsi"/>
        </w:rPr>
        <w:t xml:space="preserve">tens </w:t>
      </w:r>
      <w:r w:rsidR="00034D7D" w:rsidRPr="008F18EC">
        <w:rPr>
          <w:rFonts w:asciiTheme="minorHAnsi" w:hAnsiTheme="minorHAnsi" w:cstheme="minorHAnsi"/>
        </w:rPr>
        <w:fldChar w:fldCharType="begin"/>
      </w:r>
      <w:r w:rsidR="00034D7D" w:rsidRPr="008F18EC">
        <w:rPr>
          <w:rFonts w:asciiTheme="minorHAnsi" w:hAnsiTheme="minorHAnsi" w:cstheme="minorHAnsi"/>
        </w:rPr>
        <w:instrText xml:space="preserve"> REF _Ref197354751 \r \h </w:instrText>
      </w:r>
      <w:r w:rsidR="00034D7D" w:rsidRPr="008F18EC">
        <w:rPr>
          <w:rFonts w:asciiTheme="minorHAnsi" w:hAnsiTheme="minorHAnsi" w:cstheme="minorHAnsi"/>
        </w:rPr>
      </w:r>
      <w:r w:rsidR="00034D7D" w:rsidRPr="008F18EC">
        <w:rPr>
          <w:rFonts w:asciiTheme="minorHAnsi" w:hAnsiTheme="minorHAnsi" w:cstheme="minorHAnsi"/>
        </w:rPr>
        <w:fldChar w:fldCharType="separate"/>
      </w:r>
      <w:r w:rsidR="00034D7D" w:rsidRPr="008F18EC">
        <w:rPr>
          <w:rFonts w:asciiTheme="minorHAnsi" w:hAnsiTheme="minorHAnsi" w:cstheme="minorHAnsi"/>
        </w:rPr>
        <w:t>3.4.1</w:t>
      </w:r>
      <w:r w:rsidR="00034D7D" w:rsidRPr="008F18EC">
        <w:rPr>
          <w:rFonts w:asciiTheme="minorHAnsi" w:hAnsiTheme="minorHAnsi" w:cstheme="minorHAnsi"/>
        </w:rPr>
        <w:fldChar w:fldCharType="end"/>
      </w:r>
      <w:r w:rsidRPr="008F18EC">
        <w:rPr>
          <w:rFonts w:asciiTheme="minorHAnsi" w:hAnsiTheme="minorHAnsi" w:cstheme="minorHAnsi"/>
        </w:rPr>
        <w:t xml:space="preserve"> e </w:t>
      </w:r>
      <w:r w:rsidR="00034D7D" w:rsidRPr="008F18EC">
        <w:rPr>
          <w:rFonts w:asciiTheme="minorHAnsi" w:hAnsiTheme="minorHAnsi" w:cstheme="minorHAnsi"/>
        </w:rPr>
        <w:fldChar w:fldCharType="begin"/>
      </w:r>
      <w:r w:rsidR="00034D7D" w:rsidRPr="008F18EC">
        <w:rPr>
          <w:rFonts w:asciiTheme="minorHAnsi" w:hAnsiTheme="minorHAnsi" w:cstheme="minorHAnsi"/>
        </w:rPr>
        <w:instrText xml:space="preserve"> REF _Ref197354885 \r \h </w:instrText>
      </w:r>
      <w:r w:rsidR="00034D7D" w:rsidRPr="008F18EC">
        <w:rPr>
          <w:rFonts w:asciiTheme="minorHAnsi" w:hAnsiTheme="minorHAnsi" w:cstheme="minorHAnsi"/>
        </w:rPr>
      </w:r>
      <w:r w:rsidR="00034D7D" w:rsidRPr="008F18EC">
        <w:rPr>
          <w:rFonts w:asciiTheme="minorHAnsi" w:hAnsiTheme="minorHAnsi" w:cstheme="minorHAnsi"/>
        </w:rPr>
        <w:fldChar w:fldCharType="separate"/>
      </w:r>
      <w:r w:rsidR="00034D7D" w:rsidRPr="008F18EC">
        <w:rPr>
          <w:rFonts w:asciiTheme="minorHAnsi" w:hAnsiTheme="minorHAnsi" w:cstheme="minorHAnsi"/>
        </w:rPr>
        <w:t>3.4.2</w:t>
      </w:r>
      <w:r w:rsidR="00034D7D" w:rsidRPr="008F18EC">
        <w:rPr>
          <w:rFonts w:asciiTheme="minorHAnsi" w:hAnsiTheme="minorHAnsi" w:cstheme="minorHAnsi"/>
        </w:rPr>
        <w:fldChar w:fldCharType="end"/>
      </w:r>
      <w:r w:rsidRPr="008F18EC">
        <w:rPr>
          <w:rFonts w:asciiTheme="minorHAnsi" w:hAnsiTheme="minorHAnsi" w:cstheme="minorHAnsi"/>
        </w:rPr>
        <w:t>.</w:t>
      </w:r>
    </w:p>
    <w:p w14:paraId="4EDE914B" w14:textId="65F2CEF8" w:rsidR="00F8600F" w:rsidRPr="008F18EC" w:rsidRDefault="00F8600F"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Considera-se representante legal das </w:t>
      </w:r>
      <w:r w:rsidRPr="008F18EC">
        <w:rPr>
          <w:rFonts w:asciiTheme="minorHAnsi" w:hAnsiTheme="minorHAnsi" w:cstheme="minorHAnsi"/>
          <w:b/>
          <w:bCs/>
        </w:rPr>
        <w:t>Proponentes</w:t>
      </w:r>
      <w:r w:rsidRPr="008F18EC">
        <w:rPr>
          <w:rFonts w:asciiTheme="minorHAnsi" w:hAnsiTheme="minorHAnsi" w:cstheme="minorHAnsi"/>
        </w:rPr>
        <w:t xml:space="preserve"> pessoas jurídicas estrangeiras a pessoa legalmente credenciada e domiciliada no Brasil, com poderes expressos, mediante procuração por instrumento público ou particular, com firma reconhecida como verdadeira por notário ou outra entidade de acordo com a legislação aplicável aos documentos, para receber citação e responder administrativa e judicialmente no Brasil, bem como para representá-la em todas as fases do processo, observado o disposto no </w:t>
      </w:r>
      <w:r w:rsidR="00575AB4" w:rsidRPr="008F18EC">
        <w:rPr>
          <w:rFonts w:asciiTheme="minorHAnsi" w:hAnsiTheme="minorHAnsi" w:cstheme="minorHAnsi"/>
        </w:rPr>
        <w:lastRenderedPageBreak/>
        <w:t>I</w:t>
      </w:r>
      <w:r w:rsidRPr="008F18EC">
        <w:rPr>
          <w:rFonts w:asciiTheme="minorHAnsi" w:hAnsiTheme="minorHAnsi" w:cstheme="minorHAnsi"/>
        </w:rPr>
        <w:t xml:space="preserve">tem </w:t>
      </w:r>
      <w:r w:rsidR="00034D7D" w:rsidRPr="008F18EC">
        <w:rPr>
          <w:rFonts w:asciiTheme="minorHAnsi" w:hAnsiTheme="minorHAnsi" w:cstheme="minorHAnsi"/>
        </w:rPr>
        <w:fldChar w:fldCharType="begin"/>
      </w:r>
      <w:r w:rsidR="00034D7D" w:rsidRPr="008F18EC">
        <w:rPr>
          <w:rFonts w:asciiTheme="minorHAnsi" w:hAnsiTheme="minorHAnsi" w:cstheme="minorHAnsi"/>
          <w:spacing w:val="-4"/>
        </w:rPr>
        <w:instrText xml:space="preserve"> REF _Ref197354708 \r \h </w:instrText>
      </w:r>
      <w:r w:rsidR="00034D7D" w:rsidRPr="008F18EC">
        <w:rPr>
          <w:rFonts w:asciiTheme="minorHAnsi" w:hAnsiTheme="minorHAnsi" w:cstheme="minorHAnsi"/>
        </w:rPr>
      </w:r>
      <w:r w:rsidR="00034D7D" w:rsidRPr="008F18EC">
        <w:rPr>
          <w:rFonts w:asciiTheme="minorHAnsi" w:hAnsiTheme="minorHAnsi" w:cstheme="minorHAnsi"/>
        </w:rPr>
        <w:fldChar w:fldCharType="separate"/>
      </w:r>
      <w:r w:rsidR="00E02397" w:rsidRPr="008F18EC">
        <w:rPr>
          <w:rFonts w:asciiTheme="minorHAnsi" w:hAnsiTheme="minorHAnsi" w:cstheme="minorHAnsi"/>
          <w:spacing w:val="-4"/>
        </w:rPr>
        <w:t>1.25</w:t>
      </w:r>
      <w:r w:rsidR="00034D7D" w:rsidRPr="008F18EC">
        <w:rPr>
          <w:rFonts w:asciiTheme="minorHAnsi" w:hAnsiTheme="minorHAnsi" w:cstheme="minorHAnsi"/>
        </w:rPr>
        <w:fldChar w:fldCharType="end"/>
      </w:r>
      <w:r w:rsidRPr="008F18EC">
        <w:rPr>
          <w:rFonts w:asciiTheme="minorHAnsi" w:hAnsiTheme="minorHAnsi" w:cstheme="minorHAnsi"/>
        </w:rPr>
        <w:t xml:space="preserve">, condições essas que deverão estar expressamente indicadas em seus documentos de habilitação jurídica. </w:t>
      </w:r>
    </w:p>
    <w:p w14:paraId="1824386A" w14:textId="44CC220F" w:rsidR="00F8600F" w:rsidRPr="008F18EC" w:rsidRDefault="00F8600F" w:rsidP="00EF6D37">
      <w:pPr>
        <w:pStyle w:val="PargrafodaLista"/>
        <w:numPr>
          <w:ilvl w:val="3"/>
          <w:numId w:val="8"/>
        </w:numPr>
        <w:tabs>
          <w:tab w:val="left" w:pos="2664"/>
        </w:tabs>
        <w:spacing w:before="240" w:after="240" w:line="300" w:lineRule="exact"/>
        <w:ind w:left="851" w:firstLine="0"/>
        <w:rPr>
          <w:rFonts w:asciiTheme="minorHAnsi" w:hAnsiTheme="minorHAnsi" w:cstheme="minorHAnsi"/>
        </w:rPr>
      </w:pPr>
      <w:r w:rsidRPr="008F18EC">
        <w:rPr>
          <w:rFonts w:asciiTheme="minorHAnsi" w:hAnsiTheme="minorHAnsi" w:cstheme="minorHAnsi"/>
        </w:rPr>
        <w:t xml:space="preserve">A procuração deverá ser emitida na língua oficial do país de origem da </w:t>
      </w:r>
      <w:r w:rsidRPr="008F18EC">
        <w:rPr>
          <w:rFonts w:asciiTheme="minorHAnsi" w:hAnsiTheme="minorHAnsi" w:cstheme="minorHAnsi"/>
          <w:b/>
          <w:bCs/>
        </w:rPr>
        <w:t>Proponente</w:t>
      </w:r>
      <w:r w:rsidRPr="008F18EC">
        <w:rPr>
          <w:rFonts w:asciiTheme="minorHAnsi" w:hAnsiTheme="minorHAnsi" w:cstheme="minorHAnsi"/>
        </w:rPr>
        <w:t xml:space="preserve">, devidamente </w:t>
      </w:r>
      <w:proofErr w:type="spellStart"/>
      <w:r w:rsidRPr="008F18EC">
        <w:rPr>
          <w:rFonts w:asciiTheme="minorHAnsi" w:hAnsiTheme="minorHAnsi" w:cstheme="minorHAnsi"/>
        </w:rPr>
        <w:t>consularizada</w:t>
      </w:r>
      <w:proofErr w:type="spellEnd"/>
      <w:r w:rsidRPr="008F18EC">
        <w:rPr>
          <w:rFonts w:asciiTheme="minorHAnsi" w:hAnsiTheme="minorHAnsi" w:cstheme="minorHAnsi"/>
        </w:rPr>
        <w:t xml:space="preserve">, observado o disposto no </w:t>
      </w:r>
      <w:r w:rsidR="00587D90" w:rsidRPr="008F18EC">
        <w:rPr>
          <w:rFonts w:asciiTheme="minorHAnsi" w:hAnsiTheme="minorHAnsi" w:cstheme="minorHAnsi"/>
        </w:rPr>
        <w:t>I</w:t>
      </w:r>
      <w:r w:rsidRPr="008F18EC">
        <w:rPr>
          <w:rFonts w:asciiTheme="minorHAnsi" w:hAnsiTheme="minorHAnsi" w:cstheme="minorHAnsi"/>
        </w:rPr>
        <w:t xml:space="preserve">tem </w:t>
      </w:r>
      <w:r w:rsidR="00BA52F6" w:rsidRPr="008F18EC">
        <w:rPr>
          <w:rFonts w:asciiTheme="minorHAnsi" w:hAnsiTheme="minorHAnsi" w:cstheme="minorHAnsi"/>
        </w:rPr>
        <w:fldChar w:fldCharType="begin"/>
      </w:r>
      <w:r w:rsidR="00BA52F6" w:rsidRPr="008F18EC">
        <w:rPr>
          <w:rFonts w:asciiTheme="minorHAnsi" w:hAnsiTheme="minorHAnsi" w:cstheme="minorHAnsi"/>
        </w:rPr>
        <w:instrText xml:space="preserve"> REF _Ref197355441 \r \h </w:instrText>
      </w:r>
      <w:r w:rsidR="00BA52F6" w:rsidRPr="008F18EC">
        <w:rPr>
          <w:rFonts w:asciiTheme="minorHAnsi" w:hAnsiTheme="minorHAnsi" w:cstheme="minorHAnsi"/>
        </w:rPr>
      </w:r>
      <w:r w:rsidR="00BA52F6" w:rsidRPr="008F18EC">
        <w:rPr>
          <w:rFonts w:asciiTheme="minorHAnsi" w:hAnsiTheme="minorHAnsi" w:cstheme="minorHAnsi"/>
        </w:rPr>
        <w:fldChar w:fldCharType="separate"/>
      </w:r>
      <w:r w:rsidR="00E02397" w:rsidRPr="008F18EC">
        <w:rPr>
          <w:rFonts w:asciiTheme="minorHAnsi" w:hAnsiTheme="minorHAnsi" w:cstheme="minorHAnsi"/>
        </w:rPr>
        <w:t>1.24.1</w:t>
      </w:r>
      <w:r w:rsidR="00BA52F6" w:rsidRPr="008F18EC">
        <w:rPr>
          <w:rFonts w:asciiTheme="minorHAnsi" w:hAnsiTheme="minorHAnsi" w:cstheme="minorHAnsi"/>
        </w:rPr>
        <w:fldChar w:fldCharType="end"/>
      </w:r>
      <w:r w:rsidRPr="008F18EC">
        <w:rPr>
          <w:rFonts w:asciiTheme="minorHAnsi" w:hAnsiTheme="minorHAnsi" w:cstheme="minorHAnsi"/>
        </w:rPr>
        <w:t>, com tradução juramentada e registrada em Cartório de Registro de Títulos e Documentos.</w:t>
      </w:r>
    </w:p>
    <w:p w14:paraId="5D6F25DE" w14:textId="77777777" w:rsidR="00A176F8" w:rsidRPr="008F18EC" w:rsidRDefault="00A176F8" w:rsidP="00C041E5">
      <w:pPr>
        <w:pStyle w:val="PargrafodaLista"/>
        <w:numPr>
          <w:ilvl w:val="1"/>
          <w:numId w:val="8"/>
        </w:numPr>
        <w:tabs>
          <w:tab w:val="left" w:pos="1814"/>
        </w:tabs>
        <w:spacing w:before="240" w:after="240" w:line="300" w:lineRule="exact"/>
        <w:ind w:left="0" w:firstLine="0"/>
        <w:rPr>
          <w:rFonts w:asciiTheme="minorHAnsi" w:hAnsiTheme="minorHAnsi" w:cstheme="minorHAnsi"/>
          <w:spacing w:val="-3"/>
        </w:rPr>
      </w:pPr>
      <w:r w:rsidRPr="008F18EC">
        <w:rPr>
          <w:rFonts w:asciiTheme="minorHAnsi" w:hAnsiTheme="minorHAnsi" w:cstheme="minorHAnsi"/>
          <w:spacing w:val="-3"/>
        </w:rPr>
        <w:t xml:space="preserve">Será permitida a participação de </w:t>
      </w:r>
      <w:r w:rsidRPr="008F18EC">
        <w:rPr>
          <w:rFonts w:asciiTheme="minorHAnsi" w:hAnsiTheme="minorHAnsi" w:cstheme="minorHAnsi"/>
          <w:b/>
          <w:bCs/>
          <w:spacing w:val="-3"/>
        </w:rPr>
        <w:t>Proponentes</w:t>
      </w:r>
      <w:r w:rsidRPr="008F18EC">
        <w:rPr>
          <w:rFonts w:asciiTheme="minorHAnsi" w:hAnsiTheme="minorHAnsi" w:cstheme="minorHAnsi"/>
          <w:spacing w:val="-3"/>
        </w:rPr>
        <w:t xml:space="preserve"> em </w:t>
      </w:r>
      <w:r w:rsidRPr="008F18EC">
        <w:rPr>
          <w:rFonts w:asciiTheme="minorHAnsi" w:hAnsiTheme="minorHAnsi" w:cstheme="minorHAnsi"/>
          <w:b/>
          <w:bCs/>
          <w:spacing w:val="-3"/>
        </w:rPr>
        <w:t>Consórcio</w:t>
      </w:r>
      <w:r w:rsidRPr="008F18EC">
        <w:rPr>
          <w:rFonts w:asciiTheme="minorHAnsi" w:hAnsiTheme="minorHAnsi" w:cstheme="minorHAnsi"/>
          <w:spacing w:val="-3"/>
        </w:rPr>
        <w:t xml:space="preserve">, devendo ser observadas as seguintes regras, sem prejuízo de outras existentes neste </w:t>
      </w:r>
      <w:r w:rsidRPr="008F18EC">
        <w:rPr>
          <w:rFonts w:asciiTheme="minorHAnsi" w:hAnsiTheme="minorHAnsi" w:cstheme="minorHAnsi"/>
          <w:b/>
          <w:bCs/>
          <w:spacing w:val="-3"/>
        </w:rPr>
        <w:t>Edital</w:t>
      </w:r>
      <w:r w:rsidRPr="008F18EC">
        <w:rPr>
          <w:rFonts w:asciiTheme="minorHAnsi" w:hAnsiTheme="minorHAnsi" w:cstheme="minorHAnsi"/>
          <w:spacing w:val="-3"/>
        </w:rPr>
        <w:t>:</w:t>
      </w:r>
    </w:p>
    <w:p w14:paraId="0C0C987B" w14:textId="41A32AA7" w:rsidR="00A176F8" w:rsidRPr="008F18EC" w:rsidRDefault="00A176F8" w:rsidP="00C041E5">
      <w:pPr>
        <w:pStyle w:val="PargrafodaLista"/>
        <w:numPr>
          <w:ilvl w:val="2"/>
          <w:numId w:val="8"/>
        </w:numPr>
        <w:tabs>
          <w:tab w:val="left" w:pos="2664"/>
          <w:tab w:val="left" w:pos="9072"/>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Na formação e organização dos </w:t>
      </w:r>
      <w:r w:rsidRPr="008F18EC">
        <w:rPr>
          <w:rFonts w:asciiTheme="minorHAnsi" w:hAnsiTheme="minorHAnsi" w:cstheme="minorHAnsi"/>
          <w:b/>
          <w:bCs/>
        </w:rPr>
        <w:t>Consórcios</w:t>
      </w:r>
      <w:r w:rsidRPr="008F18EC">
        <w:rPr>
          <w:rFonts w:asciiTheme="minorHAnsi" w:hAnsiTheme="minorHAnsi" w:cstheme="minorHAnsi"/>
        </w:rPr>
        <w:t xml:space="preserve">, as </w:t>
      </w:r>
      <w:r w:rsidRPr="008F18EC">
        <w:rPr>
          <w:rFonts w:asciiTheme="minorHAnsi" w:hAnsiTheme="minorHAnsi" w:cstheme="minorHAnsi"/>
          <w:b/>
          <w:bCs/>
        </w:rPr>
        <w:t>Proponentes</w:t>
      </w:r>
      <w:r w:rsidRPr="008F18EC">
        <w:rPr>
          <w:rFonts w:asciiTheme="minorHAnsi" w:hAnsiTheme="minorHAnsi" w:cstheme="minorHAnsi"/>
        </w:rPr>
        <w:t xml:space="preserve"> deverão observar o disposto nesta seção e na legislação aplicável</w:t>
      </w:r>
      <w:r w:rsidR="00BB7AD8" w:rsidRPr="008F18EC">
        <w:rPr>
          <w:rFonts w:asciiTheme="minorHAnsi" w:hAnsiTheme="minorHAnsi" w:cstheme="minorHAnsi"/>
        </w:rPr>
        <w:t>.</w:t>
      </w:r>
    </w:p>
    <w:p w14:paraId="5A427090" w14:textId="3D7ACF09" w:rsidR="00A176F8" w:rsidRPr="008F18EC" w:rsidRDefault="00A176F8" w:rsidP="00C041E5">
      <w:pPr>
        <w:pStyle w:val="PargrafodaLista"/>
        <w:numPr>
          <w:ilvl w:val="2"/>
          <w:numId w:val="8"/>
        </w:numPr>
        <w:tabs>
          <w:tab w:val="left" w:pos="2664"/>
          <w:tab w:val="left" w:pos="9072"/>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No Termo de Compromisso de Constituição de Sociedade de Propósito Específico, de que dispõe o </w:t>
      </w:r>
      <w:r w:rsidR="00622CFC" w:rsidRPr="008F18EC">
        <w:rPr>
          <w:rFonts w:asciiTheme="minorHAnsi" w:hAnsiTheme="minorHAnsi" w:cstheme="minorHAnsi"/>
        </w:rPr>
        <w:t>Item</w:t>
      </w:r>
      <w:r w:rsidRPr="008F18EC">
        <w:rPr>
          <w:rFonts w:asciiTheme="minorHAnsi" w:hAnsiTheme="minorHAnsi" w:cstheme="minorHAnsi"/>
        </w:rPr>
        <w:t xml:space="preserve"> </w:t>
      </w:r>
      <w:r w:rsidRPr="008F18EC">
        <w:rPr>
          <w:rFonts w:asciiTheme="minorHAnsi" w:hAnsiTheme="minorHAnsi" w:cstheme="minorHAnsi"/>
        </w:rPr>
        <w:fldChar w:fldCharType="begin"/>
      </w:r>
      <w:r w:rsidRPr="008F18EC">
        <w:rPr>
          <w:rFonts w:asciiTheme="minorHAnsi" w:hAnsiTheme="minorHAnsi" w:cstheme="minorHAnsi"/>
        </w:rPr>
        <w:instrText xml:space="preserve"> REF _Ref70228971 \r \h  \* MERGEFORMAT </w:instrText>
      </w:r>
      <w:r w:rsidRPr="008F18EC">
        <w:rPr>
          <w:rFonts w:asciiTheme="minorHAnsi" w:hAnsiTheme="minorHAnsi" w:cstheme="minorHAnsi"/>
        </w:rPr>
      </w:r>
      <w:r w:rsidRPr="008F18EC">
        <w:rPr>
          <w:rFonts w:asciiTheme="minorHAnsi" w:hAnsiTheme="minorHAnsi" w:cstheme="minorHAnsi"/>
        </w:rPr>
        <w:fldChar w:fldCharType="separate"/>
      </w:r>
      <w:r w:rsidR="00E02397" w:rsidRPr="008F18EC">
        <w:rPr>
          <w:rFonts w:asciiTheme="minorHAnsi" w:hAnsiTheme="minorHAnsi" w:cstheme="minorHAnsi"/>
        </w:rPr>
        <w:t>4.50.6</w:t>
      </w:r>
      <w:r w:rsidRPr="008F18EC">
        <w:rPr>
          <w:rFonts w:asciiTheme="minorHAnsi" w:hAnsiTheme="minorHAnsi" w:cstheme="minorHAnsi"/>
        </w:rPr>
        <w:fldChar w:fldCharType="end"/>
      </w:r>
      <w:r w:rsidRPr="008F18EC">
        <w:rPr>
          <w:rFonts w:asciiTheme="minorHAnsi" w:hAnsiTheme="minorHAnsi" w:cstheme="minorHAnsi"/>
        </w:rPr>
        <w:t>, deverá constar, obrigatoriamente, cláusula de responsabilidade solidária das consorciadas</w:t>
      </w:r>
      <w:r w:rsidR="00BB7AD8" w:rsidRPr="008F18EC">
        <w:rPr>
          <w:rFonts w:asciiTheme="minorHAnsi" w:hAnsiTheme="minorHAnsi" w:cstheme="minorHAnsi"/>
        </w:rPr>
        <w:t>.</w:t>
      </w:r>
    </w:p>
    <w:p w14:paraId="41E521E6" w14:textId="0F767575" w:rsidR="007210DA"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Bidi"/>
        </w:rPr>
      </w:pPr>
      <w:r w:rsidRPr="008F18EC">
        <w:rPr>
          <w:rFonts w:asciiTheme="minorHAnsi" w:hAnsiTheme="minorHAnsi" w:cstheme="minorBidi"/>
          <w:spacing w:val="-3"/>
        </w:rPr>
        <w:t xml:space="preserve">Cada </w:t>
      </w:r>
      <w:r w:rsidRPr="008F18EC">
        <w:rPr>
          <w:rFonts w:asciiTheme="minorHAnsi" w:hAnsiTheme="minorHAnsi" w:cstheme="minorBidi"/>
          <w:spacing w:val="-4"/>
        </w:rPr>
        <w:t xml:space="preserve">consorciada </w:t>
      </w:r>
      <w:r w:rsidRPr="008F18EC">
        <w:rPr>
          <w:rFonts w:asciiTheme="minorHAnsi" w:hAnsiTheme="minorHAnsi" w:cstheme="minorBidi"/>
        </w:rPr>
        <w:t xml:space="preserve">deverá </w:t>
      </w:r>
      <w:r w:rsidRPr="008F18EC">
        <w:rPr>
          <w:rFonts w:asciiTheme="minorHAnsi" w:hAnsiTheme="minorHAnsi" w:cstheme="minorBidi"/>
          <w:spacing w:val="-4"/>
        </w:rPr>
        <w:t>atender</w:t>
      </w:r>
      <w:r w:rsidRPr="008F18EC">
        <w:rPr>
          <w:rFonts w:asciiTheme="minorHAnsi" w:hAnsiTheme="minorHAnsi" w:cstheme="minorBidi"/>
        </w:rPr>
        <w:t xml:space="preserve">, </w:t>
      </w:r>
      <w:r w:rsidRPr="008F18EC">
        <w:rPr>
          <w:rFonts w:asciiTheme="minorHAnsi" w:hAnsiTheme="minorHAnsi" w:cstheme="minorBidi"/>
          <w:spacing w:val="-4"/>
        </w:rPr>
        <w:t>individualmente</w:t>
      </w:r>
      <w:r w:rsidRPr="008F18EC">
        <w:rPr>
          <w:rFonts w:asciiTheme="minorHAnsi" w:hAnsiTheme="minorHAnsi" w:cstheme="minorBidi"/>
        </w:rPr>
        <w:t>,</w:t>
      </w:r>
      <w:r w:rsidRPr="008F18EC">
        <w:rPr>
          <w:rFonts w:asciiTheme="minorHAnsi" w:hAnsiTheme="minorHAnsi" w:cstheme="minorBidi"/>
          <w:spacing w:val="-4"/>
        </w:rPr>
        <w:t xml:space="preserve"> </w:t>
      </w:r>
      <w:r w:rsidRPr="008F18EC">
        <w:rPr>
          <w:rFonts w:asciiTheme="minorHAnsi" w:hAnsiTheme="minorHAnsi" w:cstheme="minorBidi"/>
        </w:rPr>
        <w:t xml:space="preserve">às </w:t>
      </w:r>
      <w:r w:rsidRPr="008F18EC">
        <w:rPr>
          <w:rFonts w:asciiTheme="minorHAnsi" w:hAnsiTheme="minorHAnsi" w:cstheme="minorBidi"/>
          <w:spacing w:val="-4"/>
        </w:rPr>
        <w:t xml:space="preserve">exigências relativas </w:t>
      </w:r>
      <w:r w:rsidRPr="008F18EC">
        <w:rPr>
          <w:rFonts w:asciiTheme="minorHAnsi" w:hAnsiTheme="minorHAnsi" w:cstheme="minorBidi"/>
        </w:rPr>
        <w:t xml:space="preserve">à </w:t>
      </w:r>
      <w:r w:rsidRPr="008F18EC">
        <w:rPr>
          <w:rFonts w:asciiTheme="minorHAnsi" w:hAnsiTheme="minorHAnsi" w:cstheme="minorBidi"/>
          <w:spacing w:val="-4"/>
        </w:rPr>
        <w:t xml:space="preserve">regularidade jurídica, fiscal, trabalhista </w:t>
      </w:r>
      <w:r w:rsidRPr="008F18EC">
        <w:rPr>
          <w:rFonts w:asciiTheme="minorHAnsi" w:hAnsiTheme="minorHAnsi" w:cstheme="minorBidi"/>
        </w:rPr>
        <w:t xml:space="preserve">e à </w:t>
      </w:r>
      <w:r w:rsidR="00AF2AF3" w:rsidRPr="008F18EC">
        <w:rPr>
          <w:rFonts w:asciiTheme="minorHAnsi" w:hAnsiTheme="minorHAnsi" w:cstheme="minorBidi"/>
          <w:spacing w:val="-4"/>
        </w:rPr>
        <w:t>habilitação</w:t>
      </w:r>
      <w:r w:rsidRPr="008F18EC">
        <w:rPr>
          <w:rFonts w:asciiTheme="minorHAnsi" w:hAnsiTheme="minorHAnsi" w:cstheme="minorBidi"/>
          <w:spacing w:val="-4"/>
        </w:rPr>
        <w:t xml:space="preserve"> econômico-financeira contidas </w:t>
      </w:r>
      <w:r w:rsidR="007C1C21" w:rsidRPr="008F18EC">
        <w:rPr>
          <w:rFonts w:asciiTheme="minorHAnsi" w:hAnsiTheme="minorHAnsi" w:cstheme="minorBidi"/>
        </w:rPr>
        <w:t>n</w:t>
      </w:r>
      <w:r w:rsidRPr="008F18EC">
        <w:rPr>
          <w:rFonts w:asciiTheme="minorHAnsi" w:hAnsiTheme="minorHAnsi" w:cstheme="minorBidi"/>
        </w:rPr>
        <w:t xml:space="preserve">o </w:t>
      </w:r>
      <w:r w:rsidRPr="008F18EC">
        <w:rPr>
          <w:rFonts w:asciiTheme="minorHAnsi" w:hAnsiTheme="minorHAnsi" w:cstheme="minorBidi"/>
          <w:spacing w:val="-4"/>
        </w:rPr>
        <w:t xml:space="preserve">Capítulo </w:t>
      </w:r>
      <w:r w:rsidRPr="008F18EC">
        <w:rPr>
          <w:rFonts w:asciiTheme="minorHAnsi" w:hAnsiTheme="minorHAnsi" w:cstheme="minorBidi"/>
        </w:rPr>
        <w:t xml:space="preserve">IV, </w:t>
      </w:r>
      <w:r w:rsidRPr="008F18EC">
        <w:rPr>
          <w:rFonts w:asciiTheme="minorHAnsi" w:hAnsiTheme="minorHAnsi" w:cstheme="minorBidi"/>
          <w:spacing w:val="-4"/>
        </w:rPr>
        <w:t xml:space="preserve">Seção </w:t>
      </w:r>
      <w:r w:rsidRPr="008F18EC">
        <w:rPr>
          <w:rFonts w:asciiTheme="minorHAnsi" w:hAnsiTheme="minorHAnsi" w:cstheme="minorBidi"/>
        </w:rPr>
        <w:t>V, bem como apresentar, individualmente, as declarações contidas no Capítulo IV, Seção I</w:t>
      </w:r>
      <w:r w:rsidR="00BB7AD8" w:rsidRPr="008F18EC">
        <w:rPr>
          <w:rFonts w:asciiTheme="minorHAnsi" w:hAnsiTheme="minorHAnsi" w:cstheme="minorBidi"/>
        </w:rPr>
        <w:t>.</w:t>
      </w:r>
    </w:p>
    <w:p w14:paraId="0E524960" w14:textId="7495CAAA" w:rsidR="00A176F8" w:rsidRPr="008F18EC" w:rsidRDefault="64134607" w:rsidP="00C041E5">
      <w:pPr>
        <w:pStyle w:val="PargrafodaLista"/>
        <w:numPr>
          <w:ilvl w:val="2"/>
          <w:numId w:val="8"/>
        </w:numPr>
        <w:tabs>
          <w:tab w:val="left" w:pos="2664"/>
        </w:tabs>
        <w:spacing w:before="240" w:after="240" w:line="300" w:lineRule="exact"/>
        <w:ind w:left="567" w:firstLine="0"/>
        <w:rPr>
          <w:rFonts w:asciiTheme="minorHAnsi" w:hAnsiTheme="minorHAnsi" w:cstheme="minorBidi"/>
          <w:strike/>
        </w:rPr>
      </w:pPr>
      <w:r w:rsidRPr="008F18EC">
        <w:rPr>
          <w:rFonts w:asciiTheme="minorHAnsi" w:hAnsiTheme="minorHAnsi" w:cstheme="minorBidi"/>
        </w:rPr>
        <w:t>Na hipótese prevista pelo Item</w:t>
      </w:r>
      <w:r w:rsidR="4DD28ADB" w:rsidRPr="008F18EC">
        <w:rPr>
          <w:rFonts w:asciiTheme="minorHAnsi" w:hAnsiTheme="minorHAnsi" w:cstheme="minorBidi"/>
        </w:rPr>
        <w:t xml:space="preserve"> 3.5</w:t>
      </w:r>
      <w:r w:rsidRPr="008F18EC">
        <w:rPr>
          <w:rFonts w:asciiTheme="minorHAnsi" w:hAnsiTheme="minorHAnsi" w:cstheme="minorBidi"/>
        </w:rPr>
        <w:t xml:space="preserve">, </w:t>
      </w:r>
      <w:r w:rsidR="6CCFC2DC" w:rsidRPr="008F18EC">
        <w:rPr>
          <w:rFonts w:asciiTheme="minorHAnsi" w:hAnsiTheme="minorHAnsi" w:cstheme="minorBidi"/>
        </w:rPr>
        <w:t>a</w:t>
      </w:r>
      <w:bookmarkStart w:id="325" w:name="_Ref197355774"/>
      <w:bookmarkStart w:id="326" w:name="_Ref197364582"/>
      <w:r w:rsidR="00575AB4" w:rsidRPr="008F18EC">
        <w:rPr>
          <w:rFonts w:asciiTheme="minorHAnsi" w:hAnsiTheme="minorHAnsi" w:cstheme="minorBidi"/>
        </w:rPr>
        <w:t xml:space="preserve"> </w:t>
      </w:r>
      <w:r w:rsidR="00575AB4" w:rsidRPr="008F18EC">
        <w:rPr>
          <w:rFonts w:asciiTheme="minorHAnsi" w:hAnsiTheme="minorHAnsi" w:cstheme="minorBidi"/>
          <w:b/>
        </w:rPr>
        <w:t>Empresa de Dragagem</w:t>
      </w:r>
      <w:r w:rsidR="007210DA" w:rsidRPr="008F18EC">
        <w:rPr>
          <w:rFonts w:asciiTheme="minorHAnsi" w:hAnsiTheme="minorHAnsi" w:cstheme="minorBidi"/>
        </w:rPr>
        <w:t xml:space="preserve">, deverá deter pelo menos </w:t>
      </w:r>
      <w:r w:rsidR="00D429A5" w:rsidRPr="008F18EC">
        <w:rPr>
          <w:rFonts w:asciiTheme="minorHAnsi" w:hAnsiTheme="minorHAnsi" w:cstheme="minorBidi"/>
        </w:rPr>
        <w:t>[</w:t>
      </w:r>
      <w:r w:rsidR="007210DA" w:rsidRPr="008F18EC">
        <w:rPr>
          <w:rFonts w:asciiTheme="minorHAnsi" w:hAnsiTheme="minorHAnsi" w:cstheme="minorBidi"/>
          <w:highlight w:val="yellow"/>
        </w:rPr>
        <w:t>15% (quinze por cento)</w:t>
      </w:r>
      <w:r w:rsidR="00D429A5" w:rsidRPr="008F18EC">
        <w:rPr>
          <w:rFonts w:asciiTheme="minorHAnsi" w:hAnsiTheme="minorHAnsi" w:cstheme="minorBidi"/>
        </w:rPr>
        <w:t>]</w:t>
      </w:r>
      <w:r w:rsidR="007210DA" w:rsidRPr="008F18EC">
        <w:rPr>
          <w:rFonts w:asciiTheme="minorHAnsi" w:hAnsiTheme="minorHAnsi" w:cstheme="minorBidi"/>
        </w:rPr>
        <w:t xml:space="preserve"> de participação</w:t>
      </w:r>
      <w:bookmarkEnd w:id="325"/>
      <w:r w:rsidR="00BB7AD8" w:rsidRPr="008F18EC">
        <w:rPr>
          <w:rFonts w:asciiTheme="minorHAnsi" w:hAnsiTheme="minorHAnsi" w:cstheme="minorBidi"/>
        </w:rPr>
        <w:t>.</w:t>
      </w:r>
      <w:bookmarkEnd w:id="326"/>
    </w:p>
    <w:p w14:paraId="05D5B308" w14:textId="663C4ED4" w:rsidR="006D0156" w:rsidRPr="008F18EC" w:rsidRDefault="006D0156" w:rsidP="0D5207EE">
      <w:pPr>
        <w:pStyle w:val="PargrafodaLista"/>
        <w:numPr>
          <w:ilvl w:val="3"/>
          <w:numId w:val="8"/>
        </w:numPr>
        <w:tabs>
          <w:tab w:val="left" w:pos="1560"/>
        </w:tabs>
        <w:spacing w:before="240" w:after="240" w:line="300" w:lineRule="exact"/>
        <w:ind w:left="851" w:firstLine="0"/>
        <w:rPr>
          <w:rFonts w:asciiTheme="minorHAnsi" w:hAnsiTheme="minorHAnsi" w:cstheme="minorBidi"/>
        </w:rPr>
      </w:pPr>
      <w:r w:rsidRPr="008F18EC">
        <w:rPr>
          <w:rFonts w:asciiTheme="minorHAnsi" w:hAnsiTheme="minorHAnsi" w:cstheme="minorBidi"/>
        </w:rPr>
        <w:t xml:space="preserve">Na hipótese do </w:t>
      </w:r>
      <w:r w:rsidR="00622CFC" w:rsidRPr="008F18EC">
        <w:rPr>
          <w:rFonts w:asciiTheme="minorHAnsi" w:hAnsiTheme="minorHAnsi" w:cstheme="minorBidi"/>
        </w:rPr>
        <w:t>Item</w:t>
      </w:r>
      <w:r w:rsidRPr="008F18EC">
        <w:rPr>
          <w:rFonts w:asciiTheme="minorHAnsi" w:hAnsiTheme="minorHAnsi" w:cstheme="minorBidi"/>
        </w:rPr>
        <w:t xml:space="preserve"> </w:t>
      </w:r>
      <w:r w:rsidR="00B510EE" w:rsidRPr="008F18EC">
        <w:rPr>
          <w:rFonts w:asciiTheme="minorHAnsi" w:hAnsiTheme="minorHAnsi" w:cstheme="minorBidi"/>
        </w:rPr>
        <w:fldChar w:fldCharType="begin"/>
      </w:r>
      <w:r w:rsidR="00B510EE" w:rsidRPr="008F18EC">
        <w:rPr>
          <w:rFonts w:asciiTheme="minorHAnsi" w:hAnsiTheme="minorHAnsi" w:cstheme="minorBidi"/>
        </w:rPr>
        <w:instrText xml:space="preserve"> REF _Ref197355774 \r \h </w:instrText>
      </w:r>
      <w:r w:rsidR="00B510EE" w:rsidRPr="008F18EC">
        <w:rPr>
          <w:rFonts w:asciiTheme="minorHAnsi" w:hAnsiTheme="minorHAnsi" w:cstheme="minorBidi"/>
        </w:rPr>
      </w:r>
      <w:r w:rsidR="00B510EE" w:rsidRPr="008F18EC">
        <w:rPr>
          <w:rFonts w:asciiTheme="minorHAnsi" w:hAnsiTheme="minorHAnsi" w:cstheme="minorBidi"/>
        </w:rPr>
        <w:fldChar w:fldCharType="separate"/>
      </w:r>
      <w:r w:rsidR="00E02397" w:rsidRPr="008F18EC">
        <w:rPr>
          <w:rFonts w:asciiTheme="minorHAnsi" w:hAnsiTheme="minorHAnsi" w:cstheme="minorBidi"/>
        </w:rPr>
        <w:t>3.5.4</w:t>
      </w:r>
      <w:r w:rsidR="00B510EE" w:rsidRPr="008F18EC">
        <w:rPr>
          <w:rFonts w:asciiTheme="minorHAnsi" w:hAnsiTheme="minorHAnsi" w:cstheme="minorBidi"/>
        </w:rPr>
        <w:fldChar w:fldCharType="end"/>
      </w:r>
      <w:r w:rsidRPr="008F18EC">
        <w:rPr>
          <w:rFonts w:asciiTheme="minorHAnsi" w:hAnsiTheme="minorHAnsi" w:cstheme="minorBidi"/>
        </w:rPr>
        <w:t xml:space="preserve">, não será exigido prazo mínimo de relação societária entre a </w:t>
      </w:r>
      <w:r w:rsidRPr="008F18EC">
        <w:rPr>
          <w:rFonts w:asciiTheme="minorHAnsi" w:hAnsiTheme="minorHAnsi" w:cstheme="minorBidi"/>
          <w:b/>
          <w:bCs/>
        </w:rPr>
        <w:t>Controladora</w:t>
      </w:r>
      <w:r w:rsidRPr="008F18EC">
        <w:rPr>
          <w:rFonts w:asciiTheme="minorHAnsi" w:hAnsiTheme="minorHAnsi" w:cstheme="minorBidi"/>
        </w:rPr>
        <w:t xml:space="preserve"> ou subsidiária integral da pessoa jurídica operadora ou de sua </w:t>
      </w:r>
      <w:r w:rsidRPr="008F18EC">
        <w:rPr>
          <w:rFonts w:asciiTheme="minorHAnsi" w:hAnsiTheme="minorHAnsi" w:cstheme="minorBidi"/>
          <w:b/>
          <w:bCs/>
        </w:rPr>
        <w:t>Controladora</w:t>
      </w:r>
      <w:r w:rsidRPr="008F18EC">
        <w:rPr>
          <w:rFonts w:asciiTheme="minorHAnsi" w:hAnsiTheme="minorHAnsi" w:cstheme="minorBidi"/>
        </w:rPr>
        <w:t xml:space="preserve"> e </w:t>
      </w:r>
      <w:r w:rsidR="00575AB4" w:rsidRPr="008F18EC">
        <w:rPr>
          <w:rFonts w:asciiTheme="minorHAnsi" w:hAnsiTheme="minorHAnsi" w:cstheme="minorBidi"/>
        </w:rPr>
        <w:t xml:space="preserve">a </w:t>
      </w:r>
      <w:r w:rsidR="00575AB4" w:rsidRPr="008F18EC">
        <w:rPr>
          <w:rFonts w:asciiTheme="minorHAnsi" w:hAnsiTheme="minorHAnsi" w:cstheme="minorBidi"/>
          <w:b/>
          <w:bCs/>
        </w:rPr>
        <w:t>Empresa</w:t>
      </w:r>
      <w:r w:rsidR="007C1C21" w:rsidRPr="008F18EC">
        <w:rPr>
          <w:rFonts w:asciiTheme="minorHAnsi" w:hAnsiTheme="minorHAnsi" w:cstheme="minorBidi"/>
          <w:b/>
          <w:bCs/>
        </w:rPr>
        <w:t xml:space="preserve"> de</w:t>
      </w:r>
      <w:r w:rsidR="00575AB4" w:rsidRPr="008F18EC">
        <w:rPr>
          <w:rFonts w:asciiTheme="minorHAnsi" w:hAnsiTheme="minorHAnsi" w:cstheme="minorBidi"/>
          <w:b/>
          <w:bCs/>
        </w:rPr>
        <w:t xml:space="preserve"> Dragagem</w:t>
      </w:r>
      <w:r w:rsidRPr="008F18EC">
        <w:rPr>
          <w:rFonts w:asciiTheme="minorHAnsi" w:hAnsiTheme="minorHAnsi" w:cstheme="minorBidi"/>
        </w:rPr>
        <w:t xml:space="preserve">, devendo </w:t>
      </w:r>
      <w:r w:rsidR="00B510EE" w:rsidRPr="008F18EC">
        <w:rPr>
          <w:rFonts w:asciiTheme="minorHAnsi" w:hAnsiTheme="minorHAnsi" w:cstheme="minorBidi"/>
        </w:rPr>
        <w:t>a</w:t>
      </w:r>
      <w:r w:rsidR="00575AB4" w:rsidRPr="008F18EC">
        <w:rPr>
          <w:rFonts w:asciiTheme="minorHAnsi" w:hAnsiTheme="minorHAnsi" w:cstheme="minorBidi"/>
        </w:rPr>
        <w:t xml:space="preserve"> última </w:t>
      </w:r>
      <w:r w:rsidRPr="008F18EC">
        <w:rPr>
          <w:rFonts w:asciiTheme="minorHAnsi" w:hAnsiTheme="minorHAnsi" w:cstheme="minorBidi"/>
        </w:rPr>
        <w:t xml:space="preserve">atender </w:t>
      </w:r>
      <w:r w:rsidR="00E21FBE" w:rsidRPr="008F18EC">
        <w:rPr>
          <w:rFonts w:asciiTheme="minorHAnsi" w:hAnsiTheme="minorHAnsi" w:cstheme="minorBidi"/>
        </w:rPr>
        <w:t xml:space="preserve">ao requisito </w:t>
      </w:r>
      <w:r w:rsidRPr="008F18EC">
        <w:rPr>
          <w:rFonts w:asciiTheme="minorHAnsi" w:hAnsiTheme="minorHAnsi" w:cstheme="minorBidi"/>
        </w:rPr>
        <w:t xml:space="preserve">previsto no </w:t>
      </w:r>
      <w:r w:rsidR="00622CFC" w:rsidRPr="008F18EC">
        <w:rPr>
          <w:rFonts w:asciiTheme="minorHAnsi" w:hAnsiTheme="minorHAnsi" w:cstheme="minorBidi"/>
        </w:rPr>
        <w:t>Item</w:t>
      </w:r>
      <w:r w:rsidR="00974A07" w:rsidRPr="008F18EC">
        <w:rPr>
          <w:rFonts w:asciiTheme="minorHAnsi" w:hAnsiTheme="minorHAnsi" w:cstheme="minorBidi"/>
        </w:rPr>
        <w:t xml:space="preserve"> </w:t>
      </w:r>
      <w:r w:rsidR="00974A07" w:rsidRPr="008F18EC">
        <w:rPr>
          <w:rFonts w:asciiTheme="minorHAnsi" w:hAnsiTheme="minorHAnsi" w:cstheme="minorBidi"/>
        </w:rPr>
        <w:fldChar w:fldCharType="begin"/>
      </w:r>
      <w:r w:rsidR="00974A07" w:rsidRPr="008F18EC">
        <w:rPr>
          <w:rFonts w:asciiTheme="minorHAnsi" w:hAnsiTheme="minorHAnsi" w:cstheme="minorBidi"/>
        </w:rPr>
        <w:instrText xml:space="preserve"> REF _Ref197342385 \r \h </w:instrText>
      </w:r>
      <w:r w:rsidR="00974A07" w:rsidRPr="008F18EC">
        <w:rPr>
          <w:rFonts w:asciiTheme="minorHAnsi" w:hAnsiTheme="minorHAnsi" w:cstheme="minorBidi"/>
        </w:rPr>
      </w:r>
      <w:r w:rsidR="00974A07" w:rsidRPr="008F18EC">
        <w:rPr>
          <w:rFonts w:asciiTheme="minorHAnsi" w:hAnsiTheme="minorHAnsi" w:cstheme="minorBidi"/>
        </w:rPr>
        <w:fldChar w:fldCharType="separate"/>
      </w:r>
      <w:r w:rsidR="00974A07" w:rsidRPr="008F18EC">
        <w:rPr>
          <w:rFonts w:asciiTheme="minorHAnsi" w:hAnsiTheme="minorHAnsi" w:cstheme="minorBidi"/>
        </w:rPr>
        <w:t>4.53</w:t>
      </w:r>
      <w:r w:rsidR="00974A07" w:rsidRPr="008F18EC">
        <w:rPr>
          <w:rFonts w:asciiTheme="minorHAnsi" w:hAnsiTheme="minorHAnsi" w:cstheme="minorBidi"/>
        </w:rPr>
        <w:fldChar w:fldCharType="end"/>
      </w:r>
      <w:r w:rsidR="6FF006FF" w:rsidRPr="008F18EC">
        <w:rPr>
          <w:rFonts w:asciiTheme="minorHAnsi" w:hAnsiTheme="minorHAnsi" w:cstheme="minorBidi"/>
        </w:rPr>
        <w:t xml:space="preserve"> e observar as condições previstas pelo </w:t>
      </w:r>
      <w:r w:rsidR="6FF006FF" w:rsidRPr="008F18EC">
        <w:rPr>
          <w:rFonts w:asciiTheme="minorHAnsi" w:hAnsiTheme="minorHAnsi" w:cstheme="minorBidi"/>
          <w:b/>
          <w:bCs/>
        </w:rPr>
        <w:t>Contrato de Concessão</w:t>
      </w:r>
      <w:r w:rsidR="6FF006FF" w:rsidRPr="008F18EC">
        <w:rPr>
          <w:rFonts w:asciiTheme="minorHAnsi" w:hAnsiTheme="minorHAnsi" w:cstheme="minorBidi"/>
        </w:rPr>
        <w:t xml:space="preserve"> e seus </w:t>
      </w:r>
      <w:r w:rsidR="6FF006FF" w:rsidRPr="008F18EC">
        <w:rPr>
          <w:rFonts w:asciiTheme="minorHAnsi" w:hAnsiTheme="minorHAnsi" w:cstheme="minorBidi"/>
          <w:b/>
          <w:bCs/>
        </w:rPr>
        <w:t>Anexos</w:t>
      </w:r>
      <w:r w:rsidRPr="008F18EC">
        <w:rPr>
          <w:rFonts w:asciiTheme="minorHAnsi" w:hAnsiTheme="minorHAnsi" w:cstheme="minorBidi"/>
        </w:rPr>
        <w:t>.</w:t>
      </w:r>
    </w:p>
    <w:p w14:paraId="7241F47F" w14:textId="48CB3F7A"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spacing w:val="-3"/>
        </w:rPr>
        <w:t xml:space="preserve">Nenhuma </w:t>
      </w:r>
      <w:r w:rsidRPr="008F18EC">
        <w:rPr>
          <w:rFonts w:asciiTheme="minorHAnsi" w:hAnsiTheme="minorHAnsi" w:cstheme="minorHAnsi"/>
          <w:b/>
          <w:bCs/>
          <w:spacing w:val="-4"/>
        </w:rPr>
        <w:t>Proponente</w:t>
      </w:r>
      <w:r w:rsidRPr="008F18EC">
        <w:rPr>
          <w:rFonts w:asciiTheme="minorHAnsi" w:hAnsiTheme="minorHAnsi" w:cstheme="minorHAnsi"/>
          <w:spacing w:val="-4"/>
        </w:rPr>
        <w:t xml:space="preserve"> poderá participar </w:t>
      </w:r>
      <w:r w:rsidRPr="008F18EC">
        <w:rPr>
          <w:rFonts w:asciiTheme="minorHAnsi" w:hAnsiTheme="minorHAnsi" w:cstheme="minorHAnsi"/>
        </w:rPr>
        <w:t xml:space="preserve">de </w:t>
      </w:r>
      <w:r w:rsidRPr="008F18EC">
        <w:rPr>
          <w:rFonts w:asciiTheme="minorHAnsi" w:hAnsiTheme="minorHAnsi" w:cstheme="minorHAnsi"/>
          <w:spacing w:val="-4"/>
        </w:rPr>
        <w:t xml:space="preserve">mais </w:t>
      </w:r>
      <w:r w:rsidRPr="008F18EC">
        <w:rPr>
          <w:rFonts w:asciiTheme="minorHAnsi" w:hAnsiTheme="minorHAnsi" w:cstheme="minorHAnsi"/>
        </w:rPr>
        <w:t xml:space="preserve">de um </w:t>
      </w:r>
      <w:r w:rsidRPr="008F18EC">
        <w:rPr>
          <w:rFonts w:asciiTheme="minorHAnsi" w:hAnsiTheme="minorHAnsi" w:cstheme="minorHAnsi"/>
          <w:b/>
          <w:bCs/>
          <w:spacing w:val="-4"/>
        </w:rPr>
        <w:t>Consórcio</w:t>
      </w:r>
      <w:r w:rsidRPr="008F18EC">
        <w:rPr>
          <w:rFonts w:asciiTheme="minorHAnsi" w:hAnsiTheme="minorHAnsi" w:cstheme="minorHAnsi"/>
          <w:spacing w:val="-4"/>
        </w:rPr>
        <w:t xml:space="preserve">, </w:t>
      </w:r>
      <w:r w:rsidRPr="008F18EC">
        <w:rPr>
          <w:rFonts w:asciiTheme="minorHAnsi" w:hAnsiTheme="minorHAnsi" w:cstheme="minorHAnsi"/>
          <w:spacing w:val="-3"/>
        </w:rPr>
        <w:t xml:space="preserve">ainda </w:t>
      </w:r>
      <w:r w:rsidRPr="008F18EC">
        <w:rPr>
          <w:rFonts w:asciiTheme="minorHAnsi" w:hAnsiTheme="minorHAnsi" w:cstheme="minorHAnsi"/>
        </w:rPr>
        <w:t xml:space="preserve">que por </w:t>
      </w:r>
      <w:r w:rsidRPr="008F18EC">
        <w:rPr>
          <w:rFonts w:asciiTheme="minorHAnsi" w:hAnsiTheme="minorHAnsi" w:cstheme="minorHAnsi"/>
          <w:spacing w:val="-4"/>
        </w:rPr>
        <w:t xml:space="preserve">intermédio </w:t>
      </w:r>
      <w:r w:rsidRPr="008F18EC">
        <w:rPr>
          <w:rFonts w:asciiTheme="minorHAnsi" w:hAnsiTheme="minorHAnsi" w:cstheme="minorHAnsi"/>
        </w:rPr>
        <w:t xml:space="preserve">de </w:t>
      </w:r>
      <w:r w:rsidRPr="008F18EC">
        <w:rPr>
          <w:rFonts w:asciiTheme="minorHAnsi" w:hAnsiTheme="minorHAnsi" w:cstheme="minorHAnsi"/>
          <w:spacing w:val="-3"/>
        </w:rPr>
        <w:t xml:space="preserve">suas </w:t>
      </w:r>
      <w:r w:rsidRPr="008F18EC">
        <w:rPr>
          <w:rFonts w:asciiTheme="minorHAnsi" w:hAnsiTheme="minorHAnsi" w:cstheme="minorHAnsi"/>
          <w:b/>
          <w:bCs/>
          <w:spacing w:val="-4"/>
        </w:rPr>
        <w:t>Controladoras</w:t>
      </w:r>
      <w:r w:rsidRPr="008F18EC">
        <w:rPr>
          <w:rFonts w:asciiTheme="minorHAnsi" w:hAnsiTheme="minorHAnsi" w:cstheme="minorHAnsi"/>
          <w:spacing w:val="-4"/>
        </w:rPr>
        <w:t xml:space="preserve">, </w:t>
      </w:r>
      <w:proofErr w:type="gramStart"/>
      <w:r w:rsidRPr="008F18EC">
        <w:rPr>
          <w:rFonts w:asciiTheme="minorHAnsi" w:hAnsiTheme="minorHAnsi" w:cstheme="minorHAnsi"/>
          <w:b/>
          <w:bCs/>
          <w:spacing w:val="-4"/>
        </w:rPr>
        <w:t>Controladas</w:t>
      </w:r>
      <w:r w:rsidRPr="008F18EC">
        <w:rPr>
          <w:rFonts w:asciiTheme="minorHAnsi" w:hAnsiTheme="minorHAnsi" w:cstheme="minorHAnsi"/>
          <w:spacing w:val="-4"/>
        </w:rPr>
        <w:t xml:space="preserve"> </w:t>
      </w:r>
      <w:ins w:id="327" w:author="Isabela Alves Pereira Oliveira" w:date="2025-10-18T12:40:00Z" w16du:dateUtc="2025-10-18T15:40:00Z">
        <w:r w:rsidR="00627440">
          <w:rPr>
            <w:rFonts w:asciiTheme="minorHAnsi" w:hAnsiTheme="minorHAnsi" w:cstheme="minorHAnsi"/>
            <w:spacing w:val="-4"/>
          </w:rPr>
          <w:t xml:space="preserve">e </w:t>
        </w:r>
        <w:r w:rsidR="00627440" w:rsidRPr="00627440">
          <w:rPr>
            <w:rFonts w:asciiTheme="minorHAnsi" w:hAnsiTheme="minorHAnsi" w:cstheme="minorHAnsi"/>
            <w:b/>
            <w:bCs/>
            <w:spacing w:val="-4"/>
            <w:rPrChange w:id="328" w:author="Isabela Alves Pereira Oliveira" w:date="2025-10-18T12:40:00Z" w16du:dateUtc="2025-10-18T15:40:00Z">
              <w:rPr>
                <w:rFonts w:asciiTheme="minorHAnsi" w:hAnsiTheme="minorHAnsi" w:cstheme="minorHAnsi"/>
                <w:spacing w:val="-4"/>
              </w:rPr>
            </w:rPrChange>
          </w:rPr>
          <w:t>Coligadas</w:t>
        </w:r>
        <w:proofErr w:type="gramEnd"/>
        <w:r w:rsidR="00627440">
          <w:rPr>
            <w:rFonts w:asciiTheme="minorHAnsi" w:hAnsiTheme="minorHAnsi" w:cstheme="minorHAnsi"/>
            <w:spacing w:val="-4"/>
          </w:rPr>
          <w:t xml:space="preserve"> </w:t>
        </w:r>
      </w:ins>
      <w:r w:rsidRPr="008F18EC">
        <w:rPr>
          <w:rFonts w:asciiTheme="minorHAnsi" w:hAnsiTheme="minorHAnsi" w:cstheme="minorHAnsi"/>
        </w:rPr>
        <w:t xml:space="preserve">ou </w:t>
      </w:r>
      <w:r w:rsidRPr="008F18EC">
        <w:rPr>
          <w:rFonts w:asciiTheme="minorHAnsi" w:hAnsiTheme="minorHAnsi" w:cstheme="minorHAnsi"/>
          <w:spacing w:val="-3"/>
        </w:rPr>
        <w:t xml:space="preserve">pessoas </w:t>
      </w:r>
      <w:r w:rsidRPr="008F18EC">
        <w:rPr>
          <w:rFonts w:asciiTheme="minorHAnsi" w:hAnsiTheme="minorHAnsi" w:cstheme="minorHAnsi"/>
          <w:spacing w:val="-4"/>
        </w:rPr>
        <w:t xml:space="preserve">jurídicas sujeitas </w:t>
      </w:r>
      <w:r w:rsidRPr="008F18EC">
        <w:rPr>
          <w:rFonts w:asciiTheme="minorHAnsi" w:hAnsiTheme="minorHAnsi" w:cstheme="minorHAnsi"/>
        </w:rPr>
        <w:t xml:space="preserve">a </w:t>
      </w:r>
      <w:r w:rsidRPr="008F18EC">
        <w:rPr>
          <w:rFonts w:asciiTheme="minorHAnsi" w:hAnsiTheme="minorHAnsi" w:cstheme="minorHAnsi"/>
          <w:spacing w:val="-4"/>
        </w:rPr>
        <w:t xml:space="preserve">controle comum, ainda </w:t>
      </w:r>
      <w:r w:rsidRPr="008F18EC">
        <w:rPr>
          <w:rFonts w:asciiTheme="minorHAnsi" w:hAnsiTheme="minorHAnsi" w:cstheme="minorHAnsi"/>
        </w:rPr>
        <w:t xml:space="preserve">que com </w:t>
      </w:r>
      <w:r w:rsidRPr="008F18EC">
        <w:rPr>
          <w:rFonts w:asciiTheme="minorHAnsi" w:hAnsiTheme="minorHAnsi" w:cstheme="minorHAnsi"/>
          <w:spacing w:val="-4"/>
        </w:rPr>
        <w:t xml:space="preserve">participações </w:t>
      </w:r>
      <w:r w:rsidRPr="008F18EC">
        <w:rPr>
          <w:rFonts w:asciiTheme="minorHAnsi" w:hAnsiTheme="minorHAnsi" w:cstheme="minorHAnsi"/>
        </w:rPr>
        <w:t xml:space="preserve">ou </w:t>
      </w:r>
      <w:r w:rsidRPr="008F18EC">
        <w:rPr>
          <w:rFonts w:asciiTheme="minorHAnsi" w:hAnsiTheme="minorHAnsi" w:cstheme="minorHAnsi"/>
          <w:spacing w:val="-4"/>
        </w:rPr>
        <w:t xml:space="preserve">membros distintos </w:t>
      </w:r>
      <w:r w:rsidRPr="008F18EC">
        <w:rPr>
          <w:rFonts w:asciiTheme="minorHAnsi" w:hAnsiTheme="minorHAnsi" w:cstheme="minorHAnsi"/>
        </w:rPr>
        <w:t>entre</w:t>
      </w:r>
      <w:r w:rsidRPr="008F18EC">
        <w:rPr>
          <w:rFonts w:asciiTheme="minorHAnsi" w:hAnsiTheme="minorHAnsi" w:cstheme="minorHAnsi"/>
          <w:spacing w:val="-15"/>
        </w:rPr>
        <w:t xml:space="preserve"> </w:t>
      </w:r>
      <w:r w:rsidRPr="008F18EC">
        <w:rPr>
          <w:rFonts w:asciiTheme="minorHAnsi" w:hAnsiTheme="minorHAnsi" w:cstheme="minorHAnsi"/>
          <w:spacing w:val="-3"/>
        </w:rPr>
        <w:t>si</w:t>
      </w:r>
      <w:r w:rsidR="00BB7AD8" w:rsidRPr="008F18EC">
        <w:rPr>
          <w:rFonts w:asciiTheme="minorHAnsi" w:hAnsiTheme="minorHAnsi" w:cstheme="minorHAnsi"/>
          <w:spacing w:val="-3"/>
        </w:rPr>
        <w:t>.</w:t>
      </w:r>
    </w:p>
    <w:p w14:paraId="674DADFC" w14:textId="27547853"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Caso uma </w:t>
      </w:r>
      <w:r w:rsidRPr="008F18EC">
        <w:rPr>
          <w:rFonts w:asciiTheme="minorHAnsi" w:hAnsiTheme="minorHAnsi" w:cstheme="minorHAnsi"/>
          <w:b/>
          <w:bCs/>
        </w:rPr>
        <w:t>Proponente</w:t>
      </w:r>
      <w:r w:rsidRPr="008F18EC">
        <w:rPr>
          <w:rFonts w:asciiTheme="minorHAnsi" w:hAnsiTheme="minorHAnsi" w:cstheme="minorHAnsi"/>
        </w:rPr>
        <w:t xml:space="preserve"> participe de um </w:t>
      </w:r>
      <w:r w:rsidRPr="008F18EC">
        <w:rPr>
          <w:rFonts w:asciiTheme="minorHAnsi" w:hAnsiTheme="minorHAnsi" w:cstheme="minorHAnsi"/>
          <w:b/>
          <w:bCs/>
        </w:rPr>
        <w:t>Consórcio</w:t>
      </w:r>
      <w:r w:rsidRPr="008F18EC">
        <w:rPr>
          <w:rFonts w:asciiTheme="minorHAnsi" w:hAnsiTheme="minorHAnsi" w:cstheme="minorHAnsi"/>
        </w:rPr>
        <w:t xml:space="preserve">, ficará ela também impedida de participar isoladamente do </w:t>
      </w:r>
      <w:r w:rsidRPr="008F18EC">
        <w:rPr>
          <w:rFonts w:asciiTheme="minorHAnsi" w:hAnsiTheme="minorHAnsi" w:cstheme="minorHAnsi"/>
          <w:b/>
          <w:bCs/>
        </w:rPr>
        <w:t>Leilão</w:t>
      </w:r>
      <w:r w:rsidRPr="008F18EC">
        <w:rPr>
          <w:rFonts w:asciiTheme="minorHAnsi" w:hAnsiTheme="minorHAnsi" w:cstheme="minorHAnsi"/>
        </w:rPr>
        <w:t xml:space="preserve">, </w:t>
      </w:r>
      <w:bookmarkStart w:id="329" w:name="_Hlk97718584"/>
      <w:r w:rsidRPr="008F18EC">
        <w:rPr>
          <w:rFonts w:asciiTheme="minorHAnsi" w:hAnsiTheme="minorHAnsi" w:cstheme="minorHAnsi"/>
        </w:rPr>
        <w:t xml:space="preserve">restrição que compreenderá igualmente suas </w:t>
      </w:r>
      <w:r w:rsidRPr="008F18EC">
        <w:rPr>
          <w:rFonts w:asciiTheme="minorHAnsi" w:hAnsiTheme="minorHAnsi" w:cstheme="minorHAnsi"/>
          <w:b/>
          <w:bCs/>
        </w:rPr>
        <w:t>Controladoras</w:t>
      </w:r>
      <w:r w:rsidRPr="008F18EC">
        <w:rPr>
          <w:rFonts w:asciiTheme="minorHAnsi" w:hAnsiTheme="minorHAnsi" w:cstheme="minorHAnsi"/>
        </w:rPr>
        <w:t xml:space="preserve">, </w:t>
      </w:r>
      <w:proofErr w:type="gramStart"/>
      <w:r w:rsidRPr="008F18EC">
        <w:rPr>
          <w:rFonts w:asciiTheme="minorHAnsi" w:hAnsiTheme="minorHAnsi" w:cstheme="minorHAnsi"/>
          <w:b/>
          <w:bCs/>
        </w:rPr>
        <w:t>Controladas</w:t>
      </w:r>
      <w:r w:rsidRPr="008F18EC">
        <w:rPr>
          <w:rFonts w:asciiTheme="minorHAnsi" w:hAnsiTheme="minorHAnsi" w:cstheme="minorHAnsi"/>
        </w:rPr>
        <w:t xml:space="preserve"> </w:t>
      </w:r>
      <w:ins w:id="330" w:author="Isabela Alves Pereira Oliveira" w:date="2025-10-18T12:40:00Z" w16du:dateUtc="2025-10-18T15:40:00Z">
        <w:r w:rsidR="00AF5375">
          <w:rPr>
            <w:rFonts w:asciiTheme="minorHAnsi" w:hAnsiTheme="minorHAnsi" w:cstheme="minorHAnsi"/>
          </w:rPr>
          <w:t xml:space="preserve">e </w:t>
        </w:r>
        <w:r w:rsidR="00AF5375" w:rsidRPr="00AF5375">
          <w:rPr>
            <w:rFonts w:asciiTheme="minorHAnsi" w:hAnsiTheme="minorHAnsi" w:cstheme="minorHAnsi"/>
            <w:b/>
            <w:bCs/>
            <w:rPrChange w:id="331" w:author="Isabela Alves Pereira Oliveira" w:date="2025-10-18T12:41:00Z" w16du:dateUtc="2025-10-18T15:41:00Z">
              <w:rPr>
                <w:rFonts w:asciiTheme="minorHAnsi" w:hAnsiTheme="minorHAnsi" w:cstheme="minorHAnsi"/>
              </w:rPr>
            </w:rPrChange>
          </w:rPr>
          <w:t>Coligadas</w:t>
        </w:r>
        <w:proofErr w:type="gramEnd"/>
        <w:r w:rsidR="00AF5375">
          <w:rPr>
            <w:rFonts w:asciiTheme="minorHAnsi" w:hAnsiTheme="minorHAnsi" w:cstheme="minorHAnsi"/>
          </w:rPr>
          <w:t xml:space="preserve"> </w:t>
        </w:r>
      </w:ins>
      <w:r w:rsidRPr="008F18EC">
        <w:rPr>
          <w:rFonts w:asciiTheme="minorHAnsi" w:hAnsiTheme="minorHAnsi" w:cstheme="minorHAnsi"/>
        </w:rPr>
        <w:t>ou pessoas jurídicas sujeitas a controle comum</w:t>
      </w:r>
      <w:bookmarkEnd w:id="329"/>
      <w:r w:rsidR="00BB7AD8" w:rsidRPr="008F18EC">
        <w:rPr>
          <w:rFonts w:asciiTheme="minorHAnsi" w:hAnsiTheme="minorHAnsi" w:cstheme="minorHAnsi"/>
        </w:rPr>
        <w:t>.</w:t>
      </w:r>
    </w:p>
    <w:p w14:paraId="2A189482" w14:textId="511DD74F"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spacing w:val="-4"/>
        </w:rPr>
        <w:t xml:space="preserve">desclassificação </w:t>
      </w:r>
      <w:r w:rsidRPr="008F18EC">
        <w:rPr>
          <w:rFonts w:asciiTheme="minorHAnsi" w:hAnsiTheme="minorHAnsi" w:cstheme="minorHAnsi"/>
        </w:rPr>
        <w:t xml:space="preserve">de </w:t>
      </w:r>
      <w:r w:rsidRPr="008F18EC">
        <w:rPr>
          <w:rFonts w:asciiTheme="minorHAnsi" w:hAnsiTheme="minorHAnsi" w:cstheme="minorHAnsi"/>
          <w:spacing w:val="-4"/>
        </w:rPr>
        <w:t xml:space="preserve">qualquer consorciada acarretará </w:t>
      </w:r>
      <w:r w:rsidRPr="008F18EC">
        <w:rPr>
          <w:rFonts w:asciiTheme="minorHAnsi" w:hAnsiTheme="minorHAnsi" w:cstheme="minorHAnsi"/>
        </w:rPr>
        <w:t xml:space="preserve">a </w:t>
      </w:r>
      <w:r w:rsidRPr="008F18EC">
        <w:rPr>
          <w:rFonts w:asciiTheme="minorHAnsi" w:hAnsiTheme="minorHAnsi" w:cstheme="minorHAnsi"/>
          <w:spacing w:val="-4"/>
        </w:rPr>
        <w:t xml:space="preserve">automática desclassificação </w:t>
      </w:r>
      <w:r w:rsidRPr="008F18EC">
        <w:rPr>
          <w:rFonts w:asciiTheme="minorHAnsi" w:hAnsiTheme="minorHAnsi" w:cstheme="minorHAnsi"/>
        </w:rPr>
        <w:t xml:space="preserve">do </w:t>
      </w:r>
      <w:r w:rsidRPr="008F18EC">
        <w:rPr>
          <w:rFonts w:asciiTheme="minorHAnsi" w:hAnsiTheme="minorHAnsi" w:cstheme="minorHAnsi"/>
          <w:b/>
          <w:bCs/>
        </w:rPr>
        <w:t>Consórcio</w:t>
      </w:r>
      <w:r w:rsidRPr="008F18EC">
        <w:rPr>
          <w:rFonts w:asciiTheme="minorHAnsi" w:hAnsiTheme="minorHAnsi" w:cstheme="minorHAnsi"/>
        </w:rPr>
        <w:t xml:space="preserve"> e das </w:t>
      </w:r>
      <w:proofErr w:type="gramStart"/>
      <w:r w:rsidRPr="008F18EC">
        <w:rPr>
          <w:rFonts w:asciiTheme="minorHAnsi" w:hAnsiTheme="minorHAnsi" w:cstheme="minorHAnsi"/>
          <w:spacing w:val="-4"/>
        </w:rPr>
        <w:t xml:space="preserve">demais </w:t>
      </w:r>
      <w:r w:rsidRPr="008F18EC">
        <w:rPr>
          <w:rFonts w:asciiTheme="minorHAnsi" w:hAnsiTheme="minorHAnsi" w:cstheme="minorHAnsi"/>
          <w:b/>
          <w:bCs/>
          <w:spacing w:val="-4"/>
        </w:rPr>
        <w:t>Proponentes</w:t>
      </w:r>
      <w:proofErr w:type="gramEnd"/>
      <w:r w:rsidRPr="008F18EC">
        <w:rPr>
          <w:rFonts w:asciiTheme="minorHAnsi" w:hAnsiTheme="minorHAnsi" w:cstheme="minorHAnsi"/>
          <w:spacing w:val="-4"/>
        </w:rPr>
        <w:t xml:space="preserve"> </w:t>
      </w:r>
      <w:r w:rsidRPr="008F18EC">
        <w:rPr>
          <w:rFonts w:asciiTheme="minorHAnsi" w:hAnsiTheme="minorHAnsi" w:cstheme="minorHAnsi"/>
        </w:rPr>
        <w:t xml:space="preserve">dele </w:t>
      </w:r>
      <w:r w:rsidRPr="008F18EC">
        <w:rPr>
          <w:rFonts w:asciiTheme="minorHAnsi" w:hAnsiTheme="minorHAnsi" w:cstheme="minorHAnsi"/>
          <w:spacing w:val="-4"/>
        </w:rPr>
        <w:t>integrantes</w:t>
      </w:r>
      <w:r w:rsidR="00BB7AD8" w:rsidRPr="008F18EC">
        <w:rPr>
          <w:rFonts w:asciiTheme="minorHAnsi" w:hAnsiTheme="minorHAnsi" w:cstheme="minorHAnsi"/>
        </w:rPr>
        <w:t>.</w:t>
      </w:r>
    </w:p>
    <w:p w14:paraId="0C0611A7" w14:textId="6FD87099"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spacing w:val="-3"/>
        </w:rPr>
        <w:t xml:space="preserve">Não </w:t>
      </w:r>
      <w:r w:rsidRPr="008F18EC">
        <w:rPr>
          <w:rFonts w:asciiTheme="minorHAnsi" w:hAnsiTheme="minorHAnsi" w:cstheme="minorHAnsi"/>
        </w:rPr>
        <w:t xml:space="preserve">há </w:t>
      </w:r>
      <w:r w:rsidRPr="008F18EC">
        <w:rPr>
          <w:rFonts w:asciiTheme="minorHAnsi" w:hAnsiTheme="minorHAnsi" w:cstheme="minorHAnsi"/>
          <w:spacing w:val="-3"/>
        </w:rPr>
        <w:t xml:space="preserve">limite </w:t>
      </w:r>
      <w:r w:rsidRPr="008F18EC">
        <w:rPr>
          <w:rFonts w:asciiTheme="minorHAnsi" w:hAnsiTheme="minorHAnsi" w:cstheme="minorHAnsi"/>
        </w:rPr>
        <w:t xml:space="preserve">de </w:t>
      </w:r>
      <w:r w:rsidRPr="008F18EC">
        <w:rPr>
          <w:rFonts w:asciiTheme="minorHAnsi" w:hAnsiTheme="minorHAnsi" w:cstheme="minorHAnsi"/>
          <w:spacing w:val="-3"/>
        </w:rPr>
        <w:t xml:space="preserve">número </w:t>
      </w:r>
      <w:r w:rsidRPr="008F18EC">
        <w:rPr>
          <w:rFonts w:asciiTheme="minorHAnsi" w:hAnsiTheme="minorHAnsi" w:cstheme="minorHAnsi"/>
        </w:rPr>
        <w:t xml:space="preserve">de </w:t>
      </w:r>
      <w:r w:rsidRPr="008F18EC">
        <w:rPr>
          <w:rFonts w:asciiTheme="minorHAnsi" w:hAnsiTheme="minorHAnsi" w:cstheme="minorHAnsi"/>
          <w:spacing w:val="-4"/>
        </w:rPr>
        <w:t xml:space="preserve">participantes </w:t>
      </w:r>
      <w:r w:rsidRPr="008F18EC">
        <w:rPr>
          <w:rFonts w:asciiTheme="minorHAnsi" w:hAnsiTheme="minorHAnsi" w:cstheme="minorHAnsi"/>
          <w:spacing w:val="-3"/>
        </w:rPr>
        <w:t xml:space="preserve">para a </w:t>
      </w:r>
      <w:r w:rsidRPr="008F18EC">
        <w:rPr>
          <w:rFonts w:asciiTheme="minorHAnsi" w:hAnsiTheme="minorHAnsi" w:cstheme="minorHAnsi"/>
          <w:spacing w:val="-4"/>
        </w:rPr>
        <w:t xml:space="preserve">constituição </w:t>
      </w:r>
      <w:r w:rsidRPr="008F18EC">
        <w:rPr>
          <w:rFonts w:asciiTheme="minorHAnsi" w:hAnsiTheme="minorHAnsi" w:cstheme="minorHAnsi"/>
        </w:rPr>
        <w:t xml:space="preserve">do </w:t>
      </w:r>
      <w:r w:rsidRPr="008F18EC">
        <w:rPr>
          <w:rFonts w:asciiTheme="minorHAnsi" w:hAnsiTheme="minorHAnsi" w:cstheme="minorHAnsi"/>
          <w:b/>
          <w:bCs/>
          <w:spacing w:val="-4"/>
        </w:rPr>
        <w:t>Consórcio</w:t>
      </w:r>
      <w:r w:rsidR="00BB7AD8" w:rsidRPr="008F18EC">
        <w:rPr>
          <w:rFonts w:asciiTheme="minorHAnsi" w:hAnsiTheme="minorHAnsi" w:cstheme="minorHAnsi"/>
          <w:spacing w:val="-4"/>
        </w:rPr>
        <w:t>.</w:t>
      </w:r>
    </w:p>
    <w:p w14:paraId="5FDFDFA6" w14:textId="73D2EA22"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Não será admitida a inclusão, substituição, retirada, exclusão ou, ainda, alteração nos percentuais de participação das consorciadas a partir da data de </w:t>
      </w:r>
      <w:r w:rsidRPr="008F18EC">
        <w:rPr>
          <w:rFonts w:asciiTheme="minorHAnsi" w:hAnsiTheme="minorHAnsi" w:cstheme="minorHAnsi"/>
          <w:b/>
          <w:bCs/>
        </w:rPr>
        <w:t>Entrega dos Documentos</w:t>
      </w:r>
      <w:r w:rsidRPr="008F18EC">
        <w:rPr>
          <w:rFonts w:asciiTheme="minorHAnsi" w:hAnsiTheme="minorHAnsi" w:cstheme="minorHAnsi"/>
        </w:rPr>
        <w:t xml:space="preserve"> até a assinatura do </w:t>
      </w:r>
      <w:r w:rsidRPr="008F18EC">
        <w:rPr>
          <w:rFonts w:asciiTheme="minorHAnsi" w:hAnsiTheme="minorHAnsi" w:cstheme="minorHAnsi"/>
          <w:b/>
          <w:bCs/>
        </w:rPr>
        <w:t>Contrato de Concessão</w:t>
      </w:r>
      <w:r w:rsidR="00BB7AD8" w:rsidRPr="008F18EC">
        <w:rPr>
          <w:rFonts w:asciiTheme="minorHAnsi" w:hAnsiTheme="minorHAnsi" w:cstheme="minorHAnsi"/>
        </w:rPr>
        <w:t>.</w:t>
      </w:r>
    </w:p>
    <w:p w14:paraId="2A93D50C" w14:textId="59DD9695"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No </w:t>
      </w:r>
      <w:r w:rsidRPr="008F18EC">
        <w:rPr>
          <w:rFonts w:asciiTheme="minorHAnsi" w:hAnsiTheme="minorHAnsi" w:cstheme="minorHAnsi"/>
          <w:spacing w:val="-3"/>
        </w:rPr>
        <w:t xml:space="preserve">caso </w:t>
      </w:r>
      <w:r w:rsidRPr="008F18EC">
        <w:rPr>
          <w:rFonts w:asciiTheme="minorHAnsi" w:hAnsiTheme="minorHAnsi" w:cstheme="minorHAnsi"/>
        </w:rPr>
        <w:t xml:space="preserve">de </w:t>
      </w:r>
      <w:r w:rsidRPr="008F18EC">
        <w:rPr>
          <w:rFonts w:asciiTheme="minorHAnsi" w:hAnsiTheme="minorHAnsi" w:cstheme="minorHAnsi"/>
          <w:b/>
          <w:bCs/>
          <w:spacing w:val="-4"/>
        </w:rPr>
        <w:t>Consórcio</w:t>
      </w:r>
      <w:r w:rsidRPr="008F18EC">
        <w:rPr>
          <w:rFonts w:asciiTheme="minorHAnsi" w:hAnsiTheme="minorHAnsi" w:cstheme="minorHAnsi"/>
          <w:spacing w:val="-4"/>
        </w:rPr>
        <w:t xml:space="preserve"> </w:t>
      </w:r>
      <w:r w:rsidRPr="008F18EC">
        <w:rPr>
          <w:rFonts w:asciiTheme="minorHAnsi" w:hAnsiTheme="minorHAnsi" w:cstheme="minorHAnsi"/>
        </w:rPr>
        <w:t xml:space="preserve">com </w:t>
      </w:r>
      <w:r w:rsidRPr="008F18EC">
        <w:rPr>
          <w:rFonts w:asciiTheme="minorHAnsi" w:hAnsiTheme="minorHAnsi" w:cstheme="minorHAnsi"/>
          <w:spacing w:val="-4"/>
        </w:rPr>
        <w:t xml:space="preserve">integrantes estrangeiros </w:t>
      </w:r>
      <w:r w:rsidRPr="008F18EC">
        <w:rPr>
          <w:rFonts w:asciiTheme="minorHAnsi" w:hAnsiTheme="minorHAnsi" w:cstheme="minorHAnsi"/>
        </w:rPr>
        <w:t xml:space="preserve">e </w:t>
      </w:r>
      <w:r w:rsidRPr="008F18EC">
        <w:rPr>
          <w:rFonts w:asciiTheme="minorHAnsi" w:hAnsiTheme="minorHAnsi" w:cstheme="minorHAnsi"/>
          <w:spacing w:val="-4"/>
        </w:rPr>
        <w:t xml:space="preserve">nacionais, </w:t>
      </w:r>
      <w:r w:rsidRPr="008F18EC">
        <w:rPr>
          <w:rFonts w:asciiTheme="minorHAnsi" w:hAnsiTheme="minorHAnsi" w:cstheme="minorHAnsi"/>
        </w:rPr>
        <w:t xml:space="preserve">a </w:t>
      </w:r>
      <w:r w:rsidRPr="008F18EC">
        <w:rPr>
          <w:rFonts w:asciiTheme="minorHAnsi" w:hAnsiTheme="minorHAnsi" w:cstheme="minorHAnsi"/>
          <w:spacing w:val="-4"/>
        </w:rPr>
        <w:t xml:space="preserve">liderança competirá </w:t>
      </w:r>
      <w:r w:rsidRPr="008F18EC">
        <w:rPr>
          <w:rFonts w:asciiTheme="minorHAnsi" w:hAnsiTheme="minorHAnsi" w:cstheme="minorHAnsi"/>
          <w:spacing w:val="-4"/>
        </w:rPr>
        <w:lastRenderedPageBreak/>
        <w:t xml:space="preserve">necessariamente </w:t>
      </w:r>
      <w:r w:rsidRPr="008F18EC">
        <w:rPr>
          <w:rFonts w:asciiTheme="minorHAnsi" w:hAnsiTheme="minorHAnsi" w:cstheme="minorHAnsi"/>
        </w:rPr>
        <w:t xml:space="preserve">a uma </w:t>
      </w:r>
      <w:r w:rsidRPr="008F18EC">
        <w:rPr>
          <w:rFonts w:asciiTheme="minorHAnsi" w:hAnsiTheme="minorHAnsi" w:cstheme="minorHAnsi"/>
          <w:spacing w:val="-4"/>
        </w:rPr>
        <w:t>empresa</w:t>
      </w:r>
      <w:r w:rsidRPr="008F18EC">
        <w:rPr>
          <w:rFonts w:asciiTheme="minorHAnsi" w:hAnsiTheme="minorHAnsi" w:cstheme="minorHAnsi"/>
          <w:spacing w:val="-18"/>
        </w:rPr>
        <w:t xml:space="preserve"> </w:t>
      </w:r>
      <w:r w:rsidRPr="008F18EC">
        <w:rPr>
          <w:rFonts w:asciiTheme="minorHAnsi" w:hAnsiTheme="minorHAnsi" w:cstheme="minorHAnsi"/>
          <w:spacing w:val="-4"/>
        </w:rPr>
        <w:t>nacional</w:t>
      </w:r>
      <w:r w:rsidR="00BB7AD8" w:rsidRPr="008F18EC">
        <w:rPr>
          <w:rFonts w:asciiTheme="minorHAnsi" w:hAnsiTheme="minorHAnsi" w:cstheme="minorHAnsi"/>
          <w:spacing w:val="-4"/>
        </w:rPr>
        <w:t>.</w:t>
      </w:r>
    </w:p>
    <w:p w14:paraId="0460FCDD" w14:textId="77777777" w:rsidR="00F202A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responsabilidade solidária das consorciadas cessará, para fins das obrigações assumidas em virtude do </w:t>
      </w:r>
      <w:r w:rsidRPr="008F18EC">
        <w:rPr>
          <w:rFonts w:asciiTheme="minorHAnsi" w:hAnsiTheme="minorHAnsi" w:cstheme="minorHAnsi"/>
          <w:b/>
          <w:bCs/>
        </w:rPr>
        <w:t>Leilão</w:t>
      </w:r>
      <w:r w:rsidRPr="008F18EC">
        <w:rPr>
          <w:rFonts w:asciiTheme="minorHAnsi" w:hAnsiTheme="minorHAnsi" w:cstheme="minorHAnsi"/>
        </w:rPr>
        <w:t>:</w:t>
      </w:r>
    </w:p>
    <w:p w14:paraId="17D1530D" w14:textId="77777777" w:rsidR="00A176F8" w:rsidRPr="008F18EC" w:rsidRDefault="00A176F8" w:rsidP="00035D50">
      <w:pPr>
        <w:pStyle w:val="PargrafodaLista"/>
        <w:numPr>
          <w:ilvl w:val="0"/>
          <w:numId w:val="27"/>
        </w:numPr>
        <w:tabs>
          <w:tab w:val="left" w:pos="2664"/>
        </w:tabs>
        <w:spacing w:before="240" w:after="240" w:line="300" w:lineRule="exact"/>
        <w:rPr>
          <w:rFonts w:asciiTheme="minorHAnsi" w:hAnsiTheme="minorHAnsi" w:cstheme="minorHAnsi"/>
        </w:rPr>
      </w:pPr>
      <w:r w:rsidRPr="008F18EC">
        <w:rPr>
          <w:rFonts w:asciiTheme="minorHAnsi" w:hAnsiTheme="minorHAnsi" w:cstheme="minorHAnsi"/>
        </w:rPr>
        <w:t xml:space="preserve">no caso de o </w:t>
      </w:r>
      <w:r w:rsidRPr="008F18EC">
        <w:rPr>
          <w:rFonts w:asciiTheme="minorHAnsi" w:hAnsiTheme="minorHAnsi" w:cstheme="minorHAnsi"/>
          <w:b/>
          <w:bCs/>
        </w:rPr>
        <w:t>Consórcio</w:t>
      </w:r>
      <w:r w:rsidRPr="008F18EC">
        <w:rPr>
          <w:rFonts w:asciiTheme="minorHAnsi" w:hAnsiTheme="minorHAnsi" w:cstheme="minorHAnsi"/>
        </w:rPr>
        <w:t xml:space="preserve"> ter sido o vencedor, na data de celebração do </w:t>
      </w:r>
      <w:r w:rsidRPr="008F18EC">
        <w:rPr>
          <w:rFonts w:asciiTheme="minorHAnsi" w:hAnsiTheme="minorHAnsi" w:cstheme="minorHAnsi"/>
          <w:b/>
          <w:bCs/>
        </w:rPr>
        <w:t>Contrato de Concessão</w:t>
      </w:r>
      <w:r w:rsidRPr="008F18EC">
        <w:rPr>
          <w:rFonts w:asciiTheme="minorHAnsi" w:hAnsiTheme="minorHAnsi" w:cstheme="minorHAnsi"/>
        </w:rPr>
        <w:t xml:space="preserve"> pela </w:t>
      </w:r>
      <w:r w:rsidRPr="008F18EC">
        <w:rPr>
          <w:rFonts w:asciiTheme="minorHAnsi" w:hAnsiTheme="minorHAnsi" w:cstheme="minorHAnsi"/>
          <w:b/>
          <w:bCs/>
        </w:rPr>
        <w:t>Concessionária</w:t>
      </w:r>
      <w:r w:rsidRPr="008F18EC">
        <w:rPr>
          <w:rFonts w:asciiTheme="minorHAnsi" w:hAnsiTheme="minorHAnsi" w:cstheme="minorHAnsi"/>
        </w:rPr>
        <w:t>, a ser constituída na forma de uma sociedade de propósito específico; e</w:t>
      </w:r>
    </w:p>
    <w:p w14:paraId="546BC601" w14:textId="1FF90E30" w:rsidR="00A176F8" w:rsidRPr="008F18EC" w:rsidRDefault="00A176F8" w:rsidP="00035D50">
      <w:pPr>
        <w:pStyle w:val="PargrafodaLista"/>
        <w:numPr>
          <w:ilvl w:val="0"/>
          <w:numId w:val="27"/>
        </w:numPr>
        <w:tabs>
          <w:tab w:val="left" w:pos="2664"/>
        </w:tabs>
        <w:spacing w:before="240" w:after="240" w:line="300" w:lineRule="exact"/>
        <w:rPr>
          <w:rFonts w:asciiTheme="minorHAnsi" w:hAnsiTheme="minorHAnsi" w:cstheme="minorHAnsi"/>
        </w:rPr>
      </w:pPr>
      <w:r w:rsidRPr="008F18EC">
        <w:rPr>
          <w:rFonts w:asciiTheme="minorHAnsi" w:hAnsiTheme="minorHAnsi" w:cstheme="minorHAnsi"/>
        </w:rPr>
        <w:t xml:space="preserve">no caso de o </w:t>
      </w:r>
      <w:r w:rsidRPr="008F18EC">
        <w:rPr>
          <w:rFonts w:asciiTheme="minorHAnsi" w:hAnsiTheme="minorHAnsi" w:cstheme="minorHAnsi"/>
          <w:b/>
          <w:bCs/>
        </w:rPr>
        <w:t>Consórcio</w:t>
      </w:r>
      <w:r w:rsidRPr="008F18EC">
        <w:rPr>
          <w:rFonts w:asciiTheme="minorHAnsi" w:hAnsiTheme="minorHAnsi" w:cstheme="minorHAnsi"/>
        </w:rPr>
        <w:t xml:space="preserve"> não ter sido o vencedor, 15 (quinze) dias depois da data de celebração do </w:t>
      </w:r>
      <w:r w:rsidRPr="008F18EC">
        <w:rPr>
          <w:rFonts w:asciiTheme="minorHAnsi" w:hAnsiTheme="minorHAnsi" w:cstheme="minorHAnsi"/>
          <w:b/>
          <w:bCs/>
        </w:rPr>
        <w:t xml:space="preserve">Contrato de Concessão </w:t>
      </w:r>
      <w:r w:rsidRPr="008F18EC">
        <w:rPr>
          <w:rFonts w:asciiTheme="minorHAnsi" w:hAnsiTheme="minorHAnsi" w:cstheme="minorHAnsi"/>
        </w:rPr>
        <w:t xml:space="preserve">pela </w:t>
      </w:r>
      <w:r w:rsidRPr="008F18EC">
        <w:rPr>
          <w:rFonts w:asciiTheme="minorHAnsi" w:hAnsiTheme="minorHAnsi" w:cstheme="minorHAnsi"/>
          <w:b/>
          <w:bCs/>
        </w:rPr>
        <w:t xml:space="preserve">Proponente </w:t>
      </w:r>
      <w:r w:rsidRPr="008F18EC">
        <w:rPr>
          <w:rFonts w:asciiTheme="minorHAnsi" w:hAnsiTheme="minorHAnsi" w:cstheme="minorHAnsi"/>
        </w:rPr>
        <w:t xml:space="preserve">vencedora do </w:t>
      </w:r>
      <w:r w:rsidRPr="008F18EC">
        <w:rPr>
          <w:rFonts w:asciiTheme="minorHAnsi" w:hAnsiTheme="minorHAnsi" w:cstheme="minorHAnsi"/>
          <w:b/>
          <w:bCs/>
        </w:rPr>
        <w:t>Leilão</w:t>
      </w:r>
      <w:r w:rsidR="00035D50" w:rsidRPr="008F18EC">
        <w:rPr>
          <w:rFonts w:asciiTheme="minorHAnsi" w:hAnsiTheme="minorHAnsi" w:cstheme="minorHAnsi"/>
        </w:rPr>
        <w:t>.</w:t>
      </w:r>
    </w:p>
    <w:p w14:paraId="4597FB9D" w14:textId="54A2B90E"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permissão de formação de </w:t>
      </w:r>
      <w:r w:rsidRPr="008F18EC">
        <w:rPr>
          <w:rFonts w:asciiTheme="minorHAnsi" w:hAnsiTheme="minorHAnsi" w:cstheme="minorHAnsi"/>
          <w:b/>
          <w:bCs/>
        </w:rPr>
        <w:t>Consórcio</w:t>
      </w:r>
      <w:r w:rsidRPr="008F18EC">
        <w:rPr>
          <w:rFonts w:asciiTheme="minorHAnsi" w:hAnsiTheme="minorHAnsi" w:cstheme="minorHAnsi"/>
        </w:rPr>
        <w:t xml:space="preserve">, especialmente entre concorrentes, para participar do </w:t>
      </w:r>
      <w:r w:rsidRPr="008F18EC">
        <w:rPr>
          <w:rFonts w:asciiTheme="minorHAnsi" w:hAnsiTheme="minorHAnsi" w:cstheme="minorHAnsi"/>
          <w:b/>
          <w:bCs/>
        </w:rPr>
        <w:t>Leilão</w:t>
      </w:r>
      <w:r w:rsidRPr="008F18EC">
        <w:rPr>
          <w:rFonts w:asciiTheme="minorHAnsi" w:hAnsiTheme="minorHAnsi" w:cstheme="minorHAnsi"/>
        </w:rPr>
        <w:t xml:space="preserve">, não afasta a competência do </w:t>
      </w:r>
      <w:r w:rsidRPr="008F18EC">
        <w:rPr>
          <w:rFonts w:asciiTheme="minorHAnsi" w:hAnsiTheme="minorHAnsi" w:cstheme="minorHAnsi"/>
          <w:b/>
          <w:bCs/>
        </w:rPr>
        <w:t>CADE</w:t>
      </w:r>
      <w:r w:rsidRPr="008F18EC">
        <w:rPr>
          <w:rFonts w:asciiTheme="minorHAnsi" w:hAnsiTheme="minorHAnsi" w:cstheme="minorHAnsi"/>
        </w:rPr>
        <w:t xml:space="preserve"> de apurar a conformidade do </w:t>
      </w:r>
      <w:r w:rsidRPr="008F18EC">
        <w:rPr>
          <w:rFonts w:asciiTheme="minorHAnsi" w:hAnsiTheme="minorHAnsi" w:cstheme="minorHAnsi"/>
          <w:b/>
          <w:bCs/>
        </w:rPr>
        <w:t>Consórcio</w:t>
      </w:r>
      <w:r w:rsidRPr="008F18EC">
        <w:rPr>
          <w:rFonts w:asciiTheme="minorHAnsi" w:hAnsiTheme="minorHAnsi" w:cstheme="minorHAnsi"/>
        </w:rPr>
        <w:t xml:space="preserve"> com base na </w:t>
      </w:r>
      <w:r w:rsidR="00051497" w:rsidRPr="008F18EC">
        <w:rPr>
          <w:rFonts w:asciiTheme="minorHAnsi" w:hAnsiTheme="minorHAnsi" w:cstheme="minorHAnsi"/>
        </w:rPr>
        <w:t>Lei Federal nº</w:t>
      </w:r>
      <w:r w:rsidRPr="008F18EC">
        <w:rPr>
          <w:rFonts w:asciiTheme="minorHAnsi" w:hAnsiTheme="minorHAnsi" w:cstheme="minorHAnsi"/>
        </w:rPr>
        <w:t xml:space="preserve"> 12.529</w:t>
      </w:r>
      <w:r w:rsidR="00AF2AF3" w:rsidRPr="008F18EC">
        <w:rPr>
          <w:rFonts w:asciiTheme="minorHAnsi" w:hAnsiTheme="minorHAnsi" w:cstheme="minorHAnsi"/>
        </w:rPr>
        <w:t>, de 30 de novembro de 20</w:t>
      </w:r>
      <w:r w:rsidRPr="008F18EC">
        <w:rPr>
          <w:rFonts w:asciiTheme="minorHAnsi" w:hAnsiTheme="minorHAnsi" w:cstheme="minorHAnsi"/>
        </w:rPr>
        <w:t>11, e, dessa forma, investigar eventuais ilícitos concorrenciais.</w:t>
      </w:r>
    </w:p>
    <w:p w14:paraId="729C9B69" w14:textId="2E5AA3AD" w:rsidR="00A176F8" w:rsidRPr="008F18EC" w:rsidRDefault="00A176F8" w:rsidP="00C041E5">
      <w:pPr>
        <w:pStyle w:val="PargrafodaLista"/>
        <w:numPr>
          <w:ilvl w:val="1"/>
          <w:numId w:val="8"/>
        </w:numPr>
        <w:tabs>
          <w:tab w:val="left" w:pos="1814"/>
          <w:tab w:val="left" w:pos="1812"/>
        </w:tabs>
        <w:spacing w:before="240" w:after="240" w:line="300" w:lineRule="exact"/>
        <w:ind w:left="0" w:firstLine="0"/>
        <w:rPr>
          <w:rFonts w:asciiTheme="minorHAnsi" w:hAnsiTheme="minorHAnsi" w:cstheme="minorHAnsi"/>
          <w:spacing w:val="-3"/>
        </w:rPr>
      </w:pPr>
      <w:r w:rsidRPr="008F18EC">
        <w:rPr>
          <w:rFonts w:asciiTheme="minorHAnsi" w:hAnsiTheme="minorHAnsi" w:cstheme="minorHAnsi"/>
          <w:spacing w:val="-3"/>
        </w:rPr>
        <w:t xml:space="preserve">As </w:t>
      </w:r>
      <w:r w:rsidRPr="008F18EC">
        <w:rPr>
          <w:rFonts w:asciiTheme="minorHAnsi" w:hAnsiTheme="minorHAnsi" w:cstheme="minorHAnsi"/>
          <w:b/>
          <w:bCs/>
          <w:spacing w:val="-3"/>
        </w:rPr>
        <w:t>Proponentes</w:t>
      </w:r>
      <w:r w:rsidRPr="008F18EC">
        <w:rPr>
          <w:rFonts w:asciiTheme="minorHAnsi" w:hAnsiTheme="minorHAnsi" w:cstheme="minorHAnsi"/>
          <w:spacing w:val="-3"/>
        </w:rPr>
        <w:t xml:space="preserve"> serão representadas no </w:t>
      </w:r>
      <w:r w:rsidRPr="008F18EC">
        <w:rPr>
          <w:rFonts w:asciiTheme="minorHAnsi" w:hAnsiTheme="minorHAnsi" w:cstheme="minorHAnsi"/>
          <w:b/>
          <w:bCs/>
          <w:spacing w:val="-3"/>
        </w:rPr>
        <w:t>Leilão</w:t>
      </w:r>
      <w:r w:rsidRPr="008F18EC">
        <w:rPr>
          <w:rFonts w:asciiTheme="minorHAnsi" w:hAnsiTheme="minorHAnsi" w:cstheme="minorHAnsi"/>
          <w:spacing w:val="-3"/>
        </w:rPr>
        <w:t xml:space="preserve">, necessariamente, por </w:t>
      </w:r>
      <w:r w:rsidRPr="008F18EC">
        <w:rPr>
          <w:rFonts w:asciiTheme="minorHAnsi" w:hAnsiTheme="minorHAnsi" w:cstheme="minorHAnsi"/>
          <w:b/>
          <w:bCs/>
          <w:spacing w:val="-3"/>
        </w:rPr>
        <w:t>Representantes Credenciados</w:t>
      </w:r>
      <w:r w:rsidRPr="008F18EC">
        <w:rPr>
          <w:rFonts w:asciiTheme="minorHAnsi" w:hAnsiTheme="minorHAnsi" w:cstheme="minorHAnsi"/>
          <w:spacing w:val="-3"/>
        </w:rPr>
        <w:t xml:space="preserve"> e </w:t>
      </w:r>
      <w:r w:rsidR="0002682F" w:rsidRPr="008F18EC">
        <w:rPr>
          <w:rFonts w:asciiTheme="minorHAnsi" w:hAnsiTheme="minorHAnsi" w:cstheme="minorHAnsi"/>
          <w:b/>
          <w:bCs/>
          <w:spacing w:val="-3"/>
        </w:rPr>
        <w:t>Participantes</w:t>
      </w:r>
      <w:r w:rsidRPr="008F18EC">
        <w:rPr>
          <w:rFonts w:asciiTheme="minorHAnsi" w:hAnsiTheme="minorHAnsi" w:cstheme="minorHAnsi"/>
          <w:b/>
          <w:bCs/>
          <w:spacing w:val="-3"/>
        </w:rPr>
        <w:t xml:space="preserve"> Credenciad</w:t>
      </w:r>
      <w:r w:rsidR="0002682F" w:rsidRPr="008F18EC">
        <w:rPr>
          <w:rFonts w:asciiTheme="minorHAnsi" w:hAnsiTheme="minorHAnsi" w:cstheme="minorHAnsi"/>
          <w:b/>
          <w:bCs/>
          <w:spacing w:val="-3"/>
        </w:rPr>
        <w:t>o</w:t>
      </w:r>
      <w:r w:rsidRPr="008F18EC">
        <w:rPr>
          <w:rFonts w:asciiTheme="minorHAnsi" w:hAnsiTheme="minorHAnsi" w:cstheme="minorHAnsi"/>
          <w:b/>
          <w:bCs/>
          <w:spacing w:val="-3"/>
        </w:rPr>
        <w:t>s</w:t>
      </w:r>
      <w:r w:rsidRPr="008F18EC">
        <w:rPr>
          <w:rFonts w:asciiTheme="minorHAnsi" w:hAnsiTheme="minorHAnsi" w:cstheme="minorHAnsi"/>
          <w:spacing w:val="-3"/>
        </w:rPr>
        <w:t>.</w:t>
      </w:r>
    </w:p>
    <w:p w14:paraId="7D030221" w14:textId="39A21BC5" w:rsidR="00A176F8" w:rsidRPr="008F18EC" w:rsidRDefault="00A176F8" w:rsidP="00C041E5">
      <w:pPr>
        <w:pStyle w:val="PargrafodaLista"/>
        <w:numPr>
          <w:ilvl w:val="1"/>
          <w:numId w:val="8"/>
        </w:numPr>
        <w:spacing w:before="240" w:after="240" w:line="300" w:lineRule="exact"/>
        <w:ind w:left="0" w:firstLine="0"/>
        <w:rPr>
          <w:rFonts w:asciiTheme="minorHAnsi" w:hAnsiTheme="minorHAnsi" w:cstheme="minorHAnsi"/>
          <w:spacing w:val="-3"/>
        </w:rPr>
      </w:pPr>
      <w:r w:rsidRPr="008F18EC">
        <w:rPr>
          <w:rFonts w:asciiTheme="minorHAnsi" w:hAnsiTheme="minorHAnsi" w:cstheme="minorHAnsi"/>
          <w:spacing w:val="-3"/>
        </w:rPr>
        <w:t xml:space="preserve">Não poderão participar deste </w:t>
      </w:r>
      <w:r w:rsidRPr="008F18EC">
        <w:rPr>
          <w:rFonts w:asciiTheme="minorHAnsi" w:hAnsiTheme="minorHAnsi" w:cstheme="minorHAnsi"/>
          <w:b/>
          <w:bCs/>
          <w:spacing w:val="-3"/>
        </w:rPr>
        <w:t>Leilão</w:t>
      </w:r>
      <w:r w:rsidRPr="008F18EC">
        <w:rPr>
          <w:rFonts w:asciiTheme="minorHAnsi" w:hAnsiTheme="minorHAnsi" w:cstheme="minorHAnsi"/>
          <w:spacing w:val="-3"/>
        </w:rPr>
        <w:t xml:space="preserve"> </w:t>
      </w:r>
      <w:r w:rsidRPr="008F18EC">
        <w:rPr>
          <w:rFonts w:asciiTheme="minorHAnsi" w:hAnsiTheme="minorHAnsi" w:cstheme="minorHAnsi"/>
          <w:b/>
          <w:bCs/>
          <w:spacing w:val="-3"/>
        </w:rPr>
        <w:t>Proponentes</w:t>
      </w:r>
      <w:r w:rsidRPr="008F18EC">
        <w:rPr>
          <w:rFonts w:asciiTheme="minorHAnsi" w:hAnsiTheme="minorHAnsi" w:cstheme="minorHAnsi"/>
          <w:spacing w:val="-3"/>
        </w:rPr>
        <w:t xml:space="preserve"> que:</w:t>
      </w:r>
    </w:p>
    <w:p w14:paraId="777596E8" w14:textId="2D1B773A" w:rsidR="00A176F8" w:rsidRPr="008F18EC" w:rsidRDefault="00A176F8" w:rsidP="00C041E5">
      <w:pPr>
        <w:pStyle w:val="PargrafodaLista"/>
        <w:numPr>
          <w:ilvl w:val="2"/>
          <w:numId w:val="8"/>
        </w:numPr>
        <w:spacing w:before="240" w:after="240" w:line="300" w:lineRule="exact"/>
        <w:ind w:left="567" w:firstLine="0"/>
        <w:rPr>
          <w:rFonts w:asciiTheme="minorHAnsi" w:hAnsiTheme="minorHAnsi" w:cstheme="minorHAnsi"/>
        </w:rPr>
      </w:pPr>
      <w:bookmarkStart w:id="332" w:name="_Ref197356125"/>
      <w:r w:rsidRPr="008F18EC">
        <w:rPr>
          <w:rFonts w:asciiTheme="minorHAnsi" w:hAnsiTheme="minorHAnsi" w:cstheme="minorHAnsi"/>
        </w:rPr>
        <w:t>tenham sido declaradas inidôneas por ato do Poder Público</w:t>
      </w:r>
      <w:r w:rsidR="003E1EC1" w:rsidRPr="008F18EC">
        <w:rPr>
          <w:rFonts w:asciiTheme="minorHAnsi" w:hAnsiTheme="minorHAnsi" w:cstheme="minorHAnsi"/>
        </w:rPr>
        <w:t xml:space="preserve">, estejam suspensas ou impedidas de participar de licitações ou de contratar com o </w:t>
      </w:r>
      <w:r w:rsidR="003E1EC1" w:rsidRPr="008F18EC">
        <w:rPr>
          <w:rFonts w:asciiTheme="minorHAnsi" w:hAnsiTheme="minorHAnsi" w:cstheme="minorHAnsi"/>
          <w:b/>
          <w:bCs/>
        </w:rPr>
        <w:t>Poder Concedente</w:t>
      </w:r>
      <w:r w:rsidR="003E1EC1" w:rsidRPr="008F18EC">
        <w:rPr>
          <w:rFonts w:asciiTheme="minorHAnsi" w:hAnsiTheme="minorHAnsi" w:cstheme="minorHAnsi"/>
        </w:rPr>
        <w:t xml:space="preserve"> e a </w:t>
      </w:r>
      <w:r w:rsidR="003E1EC1" w:rsidRPr="008F18EC">
        <w:rPr>
          <w:rFonts w:asciiTheme="minorHAnsi" w:hAnsiTheme="minorHAnsi" w:cstheme="minorHAnsi"/>
          <w:b/>
          <w:bCs/>
        </w:rPr>
        <w:t>ANTAQ</w:t>
      </w:r>
      <w:r w:rsidR="00044A08" w:rsidRPr="008F18EC">
        <w:rPr>
          <w:rFonts w:asciiTheme="minorHAnsi" w:hAnsiTheme="minorHAnsi" w:cstheme="minorHAnsi"/>
        </w:rPr>
        <w:t xml:space="preserve"> </w:t>
      </w:r>
      <w:r w:rsidR="003E1EC1" w:rsidRPr="008F18EC">
        <w:rPr>
          <w:rFonts w:asciiTheme="minorHAnsi" w:hAnsiTheme="minorHAnsi" w:cstheme="minorHAnsi"/>
        </w:rPr>
        <w:t xml:space="preserve">nos termos da </w:t>
      </w:r>
      <w:r w:rsidR="00051497" w:rsidRPr="008F18EC">
        <w:rPr>
          <w:rFonts w:asciiTheme="minorHAnsi" w:hAnsiTheme="minorHAnsi" w:cstheme="minorHAnsi"/>
        </w:rPr>
        <w:t>Lei Federal nº</w:t>
      </w:r>
      <w:r w:rsidR="003E1EC1" w:rsidRPr="008F18EC">
        <w:rPr>
          <w:rFonts w:asciiTheme="minorHAnsi" w:hAnsiTheme="minorHAnsi" w:cstheme="minorHAnsi"/>
        </w:rPr>
        <w:t xml:space="preserve"> 14.133/202</w:t>
      </w:r>
      <w:r w:rsidR="00F248B4" w:rsidRPr="008F18EC">
        <w:rPr>
          <w:rFonts w:asciiTheme="minorHAnsi" w:hAnsiTheme="minorHAnsi" w:cstheme="minorHAnsi"/>
        </w:rPr>
        <w:t>1 ou</w:t>
      </w:r>
      <w:r w:rsidR="00326989" w:rsidRPr="008F18EC">
        <w:rPr>
          <w:rFonts w:asciiTheme="minorHAnsi" w:hAnsiTheme="minorHAnsi" w:cstheme="minorHAnsi"/>
        </w:rPr>
        <w:t>, a depender da data de aplicação da penalidade,</w:t>
      </w:r>
      <w:r w:rsidR="00F248B4" w:rsidRPr="008F18EC">
        <w:rPr>
          <w:rFonts w:asciiTheme="minorHAnsi" w:hAnsiTheme="minorHAnsi" w:cstheme="minorHAnsi"/>
        </w:rPr>
        <w:t xml:space="preserve"> da Lei Federal nº 8.666, </w:t>
      </w:r>
      <w:r w:rsidR="00326989" w:rsidRPr="008F18EC">
        <w:rPr>
          <w:rFonts w:asciiTheme="minorHAnsi" w:hAnsiTheme="minorHAnsi" w:cstheme="minorHAnsi"/>
        </w:rPr>
        <w:t>de 21 de junho de 1993</w:t>
      </w:r>
      <w:r w:rsidRPr="008F18EC">
        <w:rPr>
          <w:rFonts w:asciiTheme="minorHAnsi" w:hAnsiTheme="minorHAnsi" w:cstheme="minorHAnsi"/>
        </w:rPr>
        <w:t>;</w:t>
      </w:r>
      <w:bookmarkEnd w:id="332"/>
    </w:p>
    <w:p w14:paraId="4EC562F7" w14:textId="4BDC6959" w:rsidR="003E1EC1" w:rsidRPr="008F18EC" w:rsidRDefault="003E1EC1" w:rsidP="007D6A54">
      <w:pPr>
        <w:pStyle w:val="PargrafodaLista"/>
        <w:numPr>
          <w:ilvl w:val="3"/>
          <w:numId w:val="8"/>
        </w:numPr>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O impedimento que trata o </w:t>
      </w:r>
      <w:r w:rsidR="00700C45" w:rsidRPr="008F18EC">
        <w:rPr>
          <w:rFonts w:asciiTheme="minorHAnsi" w:hAnsiTheme="minorHAnsi" w:cstheme="minorHAnsi"/>
        </w:rPr>
        <w:t>I</w:t>
      </w:r>
      <w:r w:rsidRPr="008F18EC">
        <w:rPr>
          <w:rFonts w:asciiTheme="minorHAnsi" w:hAnsiTheme="minorHAnsi" w:cstheme="minorHAnsi"/>
        </w:rPr>
        <w:t xml:space="preserve">tem </w:t>
      </w:r>
      <w:r w:rsidR="00140FD0" w:rsidRPr="008F18EC">
        <w:rPr>
          <w:rFonts w:asciiTheme="minorHAnsi" w:hAnsiTheme="minorHAnsi" w:cstheme="minorHAnsi"/>
        </w:rPr>
        <w:fldChar w:fldCharType="begin"/>
      </w:r>
      <w:r w:rsidR="00140FD0" w:rsidRPr="008F18EC">
        <w:rPr>
          <w:rFonts w:asciiTheme="minorHAnsi" w:hAnsiTheme="minorHAnsi" w:cstheme="minorHAnsi"/>
        </w:rPr>
        <w:instrText xml:space="preserve"> REF _Ref197356125 \r \h </w:instrText>
      </w:r>
      <w:r w:rsidR="00140FD0" w:rsidRPr="008F18EC">
        <w:rPr>
          <w:rFonts w:asciiTheme="minorHAnsi" w:hAnsiTheme="minorHAnsi" w:cstheme="minorHAnsi"/>
        </w:rPr>
      </w:r>
      <w:r w:rsidR="00140FD0" w:rsidRPr="008F18EC">
        <w:rPr>
          <w:rFonts w:asciiTheme="minorHAnsi" w:hAnsiTheme="minorHAnsi" w:cstheme="minorHAnsi"/>
        </w:rPr>
        <w:fldChar w:fldCharType="separate"/>
      </w:r>
      <w:r w:rsidR="00E02397" w:rsidRPr="008F18EC">
        <w:rPr>
          <w:rFonts w:asciiTheme="minorHAnsi" w:hAnsiTheme="minorHAnsi" w:cstheme="minorHAnsi"/>
        </w:rPr>
        <w:t>3.7.1</w:t>
      </w:r>
      <w:r w:rsidR="00140FD0" w:rsidRPr="008F18EC">
        <w:rPr>
          <w:rFonts w:asciiTheme="minorHAnsi" w:hAnsiTheme="minorHAnsi" w:cstheme="minorHAnsi"/>
        </w:rPr>
        <w:fldChar w:fldCharType="end"/>
      </w:r>
      <w:r w:rsidRPr="008F18EC">
        <w:rPr>
          <w:rFonts w:asciiTheme="minorHAnsi" w:hAnsiTheme="minorHAnsi" w:cstheme="minorHAnsi"/>
        </w:rPr>
        <w:t xml:space="preserve"> será também aplicado </w:t>
      </w:r>
      <w:r w:rsidR="00AF036E" w:rsidRPr="008F18EC">
        <w:rPr>
          <w:rFonts w:asciiTheme="minorHAnsi" w:hAnsiTheme="minorHAnsi" w:cstheme="minorHAnsi"/>
        </w:rPr>
        <w:t xml:space="preserve">à </w:t>
      </w:r>
      <w:r w:rsidR="00CA7716" w:rsidRPr="008F18EC">
        <w:rPr>
          <w:rFonts w:asciiTheme="minorHAnsi" w:hAnsiTheme="minorHAnsi" w:cstheme="minorHAnsi"/>
          <w:b/>
          <w:bCs/>
        </w:rPr>
        <w:t>Proponente</w:t>
      </w:r>
      <w:r w:rsidR="00CA7716" w:rsidRPr="008F18EC">
        <w:rPr>
          <w:rFonts w:asciiTheme="minorHAnsi" w:hAnsiTheme="minorHAnsi" w:cstheme="minorHAnsi"/>
        </w:rPr>
        <w:t xml:space="preserve"> </w:t>
      </w:r>
      <w:r w:rsidRPr="008F18EC">
        <w:rPr>
          <w:rFonts w:asciiTheme="minorHAnsi" w:hAnsiTheme="minorHAnsi" w:cstheme="minorHAnsi"/>
        </w:rPr>
        <w:t xml:space="preserve">que atue em substituição a outra pessoa, física ou jurídica, com o intuito de burlar a efetividade de sanção a ela aplicada, inclusive a sua </w:t>
      </w:r>
      <w:r w:rsidR="00DB04B7" w:rsidRPr="008F18EC">
        <w:rPr>
          <w:rFonts w:asciiTheme="minorHAnsi" w:hAnsiTheme="minorHAnsi" w:cstheme="minorHAnsi"/>
          <w:b/>
          <w:bCs/>
        </w:rPr>
        <w:t>C</w:t>
      </w:r>
      <w:r w:rsidRPr="008F18EC">
        <w:rPr>
          <w:rFonts w:asciiTheme="minorHAnsi" w:hAnsiTheme="minorHAnsi" w:cstheme="minorHAnsi"/>
          <w:b/>
          <w:bCs/>
        </w:rPr>
        <w:t>ontroladora</w:t>
      </w:r>
      <w:r w:rsidRPr="008F18EC">
        <w:rPr>
          <w:rFonts w:asciiTheme="minorHAnsi" w:hAnsiTheme="minorHAnsi" w:cstheme="minorHAnsi"/>
        </w:rPr>
        <w:t xml:space="preserve">, </w:t>
      </w:r>
      <w:proofErr w:type="gramStart"/>
      <w:r w:rsidR="00DB04B7" w:rsidRPr="008F18EC">
        <w:rPr>
          <w:rFonts w:asciiTheme="minorHAnsi" w:hAnsiTheme="minorHAnsi" w:cstheme="minorHAnsi"/>
          <w:b/>
          <w:bCs/>
        </w:rPr>
        <w:t>C</w:t>
      </w:r>
      <w:r w:rsidRPr="008F18EC">
        <w:rPr>
          <w:rFonts w:asciiTheme="minorHAnsi" w:hAnsiTheme="minorHAnsi" w:cstheme="minorHAnsi"/>
          <w:b/>
          <w:bCs/>
        </w:rPr>
        <w:t>ontrolada</w:t>
      </w:r>
      <w:proofErr w:type="gramEnd"/>
      <w:r w:rsidRPr="008F18EC">
        <w:rPr>
          <w:rFonts w:asciiTheme="minorHAnsi" w:hAnsiTheme="minorHAnsi" w:cstheme="minorHAnsi"/>
        </w:rPr>
        <w:t xml:space="preserve"> ou </w:t>
      </w:r>
      <w:del w:id="333" w:author="Isabela Alves Pereira Oliveira" w:date="2025-10-18T12:41:00Z" w16du:dateUtc="2025-10-18T15:41:00Z">
        <w:r w:rsidRPr="008F18EC" w:rsidDel="007D2157">
          <w:rPr>
            <w:rFonts w:asciiTheme="minorHAnsi" w:hAnsiTheme="minorHAnsi" w:cstheme="minorHAnsi"/>
          </w:rPr>
          <w:delText>coligada</w:delText>
        </w:r>
      </w:del>
      <w:ins w:id="334" w:author="Isabela Alves Pereira Oliveira" w:date="2025-10-18T12:41:00Z" w16du:dateUtc="2025-10-18T15:41:00Z">
        <w:r w:rsidR="007D2157" w:rsidRPr="007D2157">
          <w:rPr>
            <w:rFonts w:asciiTheme="minorHAnsi" w:hAnsiTheme="minorHAnsi" w:cstheme="minorHAnsi"/>
            <w:b/>
            <w:bCs/>
            <w:rPrChange w:id="335" w:author="Isabela Alves Pereira Oliveira" w:date="2025-10-18T12:41:00Z" w16du:dateUtc="2025-10-18T15:41:00Z">
              <w:rPr>
                <w:rFonts w:asciiTheme="minorHAnsi" w:hAnsiTheme="minorHAnsi" w:cstheme="minorHAnsi"/>
              </w:rPr>
            </w:rPrChange>
          </w:rPr>
          <w:t>Coligada</w:t>
        </w:r>
      </w:ins>
      <w:r w:rsidRPr="008F18EC">
        <w:rPr>
          <w:rFonts w:asciiTheme="minorHAnsi" w:hAnsiTheme="minorHAnsi" w:cstheme="minorHAnsi"/>
        </w:rPr>
        <w:t>, desde que devidamente comprovado o ilícito ou a utilização fraudulenta da personalidade jurídica do licitante</w:t>
      </w:r>
      <w:r w:rsidR="0037339C" w:rsidRPr="008F18EC">
        <w:rPr>
          <w:rFonts w:asciiTheme="minorHAnsi" w:hAnsiTheme="minorHAnsi" w:cstheme="minorHAnsi"/>
        </w:rPr>
        <w:t>.</w:t>
      </w:r>
    </w:p>
    <w:p w14:paraId="18CD5359" w14:textId="64352E2E"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tenham sido condenadas, por sentença transitada em julgado, à pena de interdição de direitos devido à prática de crimes ambientais, conforme disciplinado no </w:t>
      </w:r>
      <w:r w:rsidR="00C230F6" w:rsidRPr="008F18EC">
        <w:rPr>
          <w:rFonts w:asciiTheme="minorHAnsi" w:hAnsiTheme="minorHAnsi" w:cstheme="minorHAnsi"/>
        </w:rPr>
        <w:t>artigo</w:t>
      </w:r>
      <w:r w:rsidRPr="008F18EC">
        <w:rPr>
          <w:rFonts w:asciiTheme="minorHAnsi" w:hAnsiTheme="minorHAnsi" w:cstheme="minorHAnsi"/>
        </w:rPr>
        <w:t xml:space="preserve"> 10 da </w:t>
      </w:r>
      <w:r w:rsidR="00051497" w:rsidRPr="008F18EC">
        <w:rPr>
          <w:rFonts w:asciiTheme="minorHAnsi" w:hAnsiTheme="minorHAnsi" w:cstheme="minorHAnsi"/>
        </w:rPr>
        <w:t>Lei Federal nº</w:t>
      </w:r>
      <w:r w:rsidRPr="008F18EC">
        <w:rPr>
          <w:rFonts w:asciiTheme="minorHAnsi" w:hAnsiTheme="minorHAnsi" w:cstheme="minorHAnsi"/>
        </w:rPr>
        <w:t xml:space="preserve"> 9.605, de 12</w:t>
      </w:r>
      <w:r w:rsidR="0002682F" w:rsidRPr="008F18EC">
        <w:rPr>
          <w:rFonts w:asciiTheme="minorHAnsi" w:hAnsiTheme="minorHAnsi" w:cstheme="minorHAnsi"/>
        </w:rPr>
        <w:t xml:space="preserve"> de fevereiro de </w:t>
      </w:r>
      <w:r w:rsidRPr="008F18EC">
        <w:rPr>
          <w:rFonts w:asciiTheme="minorHAnsi" w:hAnsiTheme="minorHAnsi" w:cstheme="minorHAnsi"/>
        </w:rPr>
        <w:t>1998;</w:t>
      </w:r>
    </w:p>
    <w:p w14:paraId="180330CF" w14:textId="6A20C6F9"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tenham dirigentes ou responsáveis técnicos que sejam ou tenham sido ocupantes de cargo comissionado, cargo efetivo ou emprego no </w:t>
      </w:r>
      <w:r w:rsidR="0028150B" w:rsidRPr="008F18EC">
        <w:rPr>
          <w:rFonts w:asciiTheme="minorHAnsi" w:hAnsiTheme="minorHAnsi" w:cstheme="minorHAnsi"/>
          <w:b/>
          <w:bCs/>
        </w:rPr>
        <w:t>Ministério de Portos e Aeroportos</w:t>
      </w:r>
      <w:r w:rsidRPr="008F18EC">
        <w:rPr>
          <w:rFonts w:asciiTheme="minorHAnsi" w:hAnsiTheme="minorHAnsi" w:cstheme="minorHAnsi"/>
        </w:rPr>
        <w:t xml:space="preserve">, na </w:t>
      </w:r>
      <w:r w:rsidRPr="008F18EC">
        <w:rPr>
          <w:rFonts w:asciiTheme="minorHAnsi" w:hAnsiTheme="minorHAnsi" w:cstheme="minorHAnsi"/>
          <w:b/>
          <w:bCs/>
        </w:rPr>
        <w:t>ANTAQ</w:t>
      </w:r>
      <w:r w:rsidR="001C2D65" w:rsidRPr="008F18EC">
        <w:rPr>
          <w:rFonts w:asciiTheme="minorHAnsi" w:hAnsiTheme="minorHAnsi" w:cstheme="minorHAnsi"/>
        </w:rPr>
        <w:t>, no Ministério da Defesa</w:t>
      </w:r>
      <w:r w:rsidRPr="008F18EC">
        <w:rPr>
          <w:rFonts w:asciiTheme="minorHAnsi" w:hAnsiTheme="minorHAnsi" w:cstheme="minorHAnsi"/>
        </w:rPr>
        <w:t xml:space="preserve"> ou na </w:t>
      </w:r>
      <w:r w:rsidR="006062F5" w:rsidRPr="008F18EC">
        <w:rPr>
          <w:rFonts w:asciiTheme="minorHAnsi" w:hAnsiTheme="minorHAnsi" w:cstheme="minorHAnsi"/>
          <w:b/>
          <w:bCs/>
        </w:rPr>
        <w:t>A</w:t>
      </w:r>
      <w:r w:rsidR="00AC4392" w:rsidRPr="008F18EC">
        <w:rPr>
          <w:rFonts w:asciiTheme="minorHAnsi" w:hAnsiTheme="minorHAnsi" w:cstheme="minorHAnsi"/>
          <w:b/>
          <w:bCs/>
        </w:rPr>
        <w:t>PS</w:t>
      </w:r>
      <w:r w:rsidRPr="008F18EC">
        <w:rPr>
          <w:rFonts w:asciiTheme="minorHAnsi" w:hAnsiTheme="minorHAnsi" w:cstheme="minorHAnsi"/>
        </w:rPr>
        <w:t xml:space="preserve">, ou que sejam ou tenham sido ocupantes de cargo de direção, assessoramento superior ou assistência intermediária da União Federal, nos 180 (cento e oitenta) dias anteriores à data da publicação do </w:t>
      </w:r>
      <w:r w:rsidRPr="008F18EC">
        <w:rPr>
          <w:rFonts w:asciiTheme="minorHAnsi" w:hAnsiTheme="minorHAnsi" w:cstheme="minorHAnsi"/>
          <w:b/>
          <w:bCs/>
        </w:rPr>
        <w:t>Edital</w:t>
      </w:r>
      <w:r w:rsidRPr="008F18EC">
        <w:rPr>
          <w:rFonts w:asciiTheme="minorHAnsi" w:hAnsiTheme="minorHAnsi" w:cstheme="minorHAnsi"/>
        </w:rPr>
        <w:t>;</w:t>
      </w:r>
    </w:p>
    <w:p w14:paraId="4D7446DF" w14:textId="30A1DD97" w:rsidR="00A176F8" w:rsidRPr="008F18EC" w:rsidRDefault="00A176F8" w:rsidP="00C041E5">
      <w:pPr>
        <w:pStyle w:val="PargrafodaLista"/>
        <w:numPr>
          <w:ilvl w:val="2"/>
          <w:numId w:val="8"/>
        </w:numPr>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sejam vedadas </w:t>
      </w:r>
      <w:r w:rsidR="00CA7716" w:rsidRPr="008F18EC">
        <w:rPr>
          <w:rFonts w:asciiTheme="minorHAnsi" w:hAnsiTheme="minorHAnsi" w:cstheme="minorHAnsi"/>
        </w:rPr>
        <w:t xml:space="preserve">nos termos da </w:t>
      </w:r>
      <w:r w:rsidR="00051497" w:rsidRPr="008F18EC">
        <w:rPr>
          <w:rFonts w:asciiTheme="minorHAnsi" w:hAnsiTheme="minorHAnsi" w:cstheme="minorHAnsi"/>
        </w:rPr>
        <w:t>Lei Federal nº</w:t>
      </w:r>
      <w:r w:rsidR="0037339C" w:rsidRPr="008F18EC">
        <w:rPr>
          <w:rFonts w:asciiTheme="minorHAnsi" w:hAnsiTheme="minorHAnsi" w:cstheme="minorHAnsi"/>
        </w:rPr>
        <w:t xml:space="preserve"> </w:t>
      </w:r>
      <w:r w:rsidRPr="008F18EC">
        <w:rPr>
          <w:rFonts w:asciiTheme="minorHAnsi" w:hAnsiTheme="minorHAnsi" w:cstheme="minorHAnsi"/>
        </w:rPr>
        <w:t>9.074, de 7</w:t>
      </w:r>
      <w:r w:rsidR="0002682F" w:rsidRPr="008F18EC">
        <w:rPr>
          <w:rFonts w:asciiTheme="minorHAnsi" w:hAnsiTheme="minorHAnsi" w:cstheme="minorHAnsi"/>
        </w:rPr>
        <w:t xml:space="preserve"> de julho de </w:t>
      </w:r>
      <w:r w:rsidRPr="008F18EC">
        <w:rPr>
          <w:rFonts w:asciiTheme="minorHAnsi" w:hAnsiTheme="minorHAnsi" w:cstheme="minorHAnsi"/>
        </w:rPr>
        <w:t>1995;</w:t>
      </w:r>
    </w:p>
    <w:p w14:paraId="00CFB268" w14:textId="61F504C6"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estejam em recuperação judicial</w:t>
      </w:r>
      <w:r w:rsidR="0002682F" w:rsidRPr="008F18EC">
        <w:rPr>
          <w:rFonts w:asciiTheme="minorHAnsi" w:hAnsiTheme="minorHAnsi" w:cstheme="minorHAnsi"/>
        </w:rPr>
        <w:t>/extrajudicial</w:t>
      </w:r>
      <w:r w:rsidRPr="008F18EC">
        <w:rPr>
          <w:rFonts w:asciiTheme="minorHAnsi" w:hAnsiTheme="minorHAnsi" w:cstheme="minorHAnsi"/>
        </w:rPr>
        <w:t>, salvo nos casos em que haja decisão judicial que permita a participação em licitações;</w:t>
      </w:r>
    </w:p>
    <w:p w14:paraId="0FC51C2A" w14:textId="256E78F7" w:rsidR="0002682F" w:rsidRPr="008F18EC" w:rsidRDefault="0002682F" w:rsidP="00EF6D37">
      <w:pPr>
        <w:pStyle w:val="PargrafodaLista"/>
        <w:numPr>
          <w:ilvl w:val="3"/>
          <w:numId w:val="8"/>
        </w:numPr>
        <w:tabs>
          <w:tab w:val="left" w:pos="2664"/>
        </w:tabs>
        <w:spacing w:before="240" w:after="240" w:line="300" w:lineRule="exact"/>
        <w:ind w:left="851" w:firstLine="0"/>
        <w:rPr>
          <w:rFonts w:asciiTheme="minorHAnsi" w:hAnsiTheme="minorHAnsi" w:cstheme="minorHAnsi"/>
        </w:rPr>
      </w:pPr>
      <w:r w:rsidRPr="008F18EC">
        <w:rPr>
          <w:rFonts w:asciiTheme="minorHAnsi" w:hAnsiTheme="minorHAnsi" w:cstheme="minorHAnsi"/>
        </w:rPr>
        <w:t xml:space="preserve">Caso a </w:t>
      </w:r>
      <w:r w:rsidRPr="008F18EC">
        <w:rPr>
          <w:rFonts w:asciiTheme="minorHAnsi" w:hAnsiTheme="minorHAnsi" w:cstheme="minorHAnsi"/>
          <w:b/>
          <w:bCs/>
        </w:rPr>
        <w:t>Proponente</w:t>
      </w:r>
      <w:r w:rsidRPr="008F18EC">
        <w:rPr>
          <w:rFonts w:asciiTheme="minorHAnsi" w:hAnsiTheme="minorHAnsi" w:cstheme="minorHAnsi"/>
        </w:rPr>
        <w:t xml:space="preserve"> esteja em processo de recuperação judicial ou extrajudicial, </w:t>
      </w:r>
      <w:r w:rsidRPr="008F18EC">
        <w:rPr>
          <w:rFonts w:asciiTheme="minorHAnsi" w:hAnsiTheme="minorHAnsi" w:cstheme="minorHAnsi"/>
        </w:rPr>
        <w:lastRenderedPageBreak/>
        <w:t xml:space="preserve">o impedimento não se aplica caso haja acolhimento judicial do seu plano de recuperação ou certidão emitida pela instância judicial competente que ateste que a interessada está apta econômica e financeiramente a cumprir as condições do </w:t>
      </w:r>
      <w:r w:rsidRPr="008F18EC">
        <w:rPr>
          <w:rFonts w:asciiTheme="minorHAnsi" w:hAnsiTheme="minorHAnsi" w:cstheme="minorHAnsi"/>
          <w:b/>
          <w:bCs/>
        </w:rPr>
        <w:t>Contrato de Concessão</w:t>
      </w:r>
      <w:r w:rsidRPr="008F18EC">
        <w:rPr>
          <w:rFonts w:asciiTheme="minorHAnsi" w:hAnsiTheme="minorHAnsi" w:cstheme="minorHAnsi"/>
        </w:rPr>
        <w:t>.</w:t>
      </w:r>
    </w:p>
    <w:p w14:paraId="3AFBE7A5" w14:textId="77777777" w:rsidR="00A176F8" w:rsidRPr="008F18EC" w:rsidRDefault="00A176F8" w:rsidP="00C041E5">
      <w:pPr>
        <w:pStyle w:val="PargrafodaLista"/>
        <w:numPr>
          <w:ilvl w:val="2"/>
          <w:numId w:val="8"/>
        </w:numPr>
        <w:spacing w:before="240" w:after="240" w:line="300" w:lineRule="exact"/>
        <w:ind w:left="567" w:firstLine="0"/>
        <w:rPr>
          <w:rFonts w:asciiTheme="minorHAnsi" w:hAnsiTheme="minorHAnsi" w:cstheme="minorHAnsi"/>
        </w:rPr>
      </w:pPr>
      <w:r w:rsidRPr="008F18EC">
        <w:rPr>
          <w:rFonts w:asciiTheme="minorHAnsi" w:hAnsiTheme="minorHAnsi" w:cstheme="minorHAnsi"/>
        </w:rPr>
        <w:t>tenham sofrido decretação de falência ou dissolução;</w:t>
      </w:r>
    </w:p>
    <w:p w14:paraId="6CF270B1" w14:textId="77777777"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possuam em seu contrato ou estatuto social finalidade ou objetivo incompatível com o </w:t>
      </w:r>
      <w:r w:rsidRPr="008F18EC">
        <w:rPr>
          <w:rFonts w:asciiTheme="minorHAnsi" w:hAnsiTheme="minorHAnsi" w:cstheme="minorHAnsi"/>
          <w:b/>
          <w:bCs/>
        </w:rPr>
        <w:t>Objeto do Leilão</w:t>
      </w:r>
      <w:r w:rsidRPr="008F18EC">
        <w:rPr>
          <w:rFonts w:asciiTheme="minorHAnsi" w:hAnsiTheme="minorHAnsi" w:cstheme="minorHAnsi"/>
        </w:rPr>
        <w:t>; e</w:t>
      </w:r>
    </w:p>
    <w:p w14:paraId="2BDA341B" w14:textId="0232E5B6" w:rsidR="00A176F8" w:rsidRPr="008F18EC" w:rsidRDefault="00A176F8" w:rsidP="00C041E5">
      <w:pPr>
        <w:pStyle w:val="PargrafodaLista"/>
        <w:numPr>
          <w:ilvl w:val="2"/>
          <w:numId w:val="8"/>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sejam pessoa jurídica cujos dirigentes, gerentes, acionistas ou detentores de mais de 5% (cinco por cento) do capital com direito a voto, controlador, responsável técnico e/ou subcontratado tenha(m) participado da elaboração dos estudos que serviram de base ao </w:t>
      </w:r>
      <w:r w:rsidRPr="008F18EC">
        <w:rPr>
          <w:rFonts w:asciiTheme="minorHAnsi" w:hAnsiTheme="minorHAnsi" w:cstheme="minorHAnsi"/>
          <w:b/>
          <w:bCs/>
        </w:rPr>
        <w:t>Leilão</w:t>
      </w:r>
      <w:r w:rsidRPr="008F18EC">
        <w:rPr>
          <w:rFonts w:asciiTheme="minorHAnsi" w:hAnsiTheme="minorHAnsi" w:cstheme="minorHAnsi"/>
        </w:rPr>
        <w:t>.</w:t>
      </w:r>
    </w:p>
    <w:p w14:paraId="6D0DC8BF" w14:textId="77777777" w:rsidR="00A176F8" w:rsidRPr="008F18EC" w:rsidRDefault="00A176F8" w:rsidP="00C041E5">
      <w:pPr>
        <w:pStyle w:val="PargrafodaLista"/>
        <w:numPr>
          <w:ilvl w:val="1"/>
          <w:numId w:val="8"/>
        </w:numPr>
        <w:tabs>
          <w:tab w:val="left" w:pos="1814"/>
        </w:tabs>
        <w:spacing w:before="240" w:after="240" w:line="300" w:lineRule="exact"/>
        <w:ind w:left="0" w:firstLine="0"/>
        <w:rPr>
          <w:rFonts w:asciiTheme="minorHAnsi" w:hAnsiTheme="minorHAnsi" w:cstheme="minorHAnsi"/>
          <w:spacing w:val="-3"/>
        </w:rPr>
      </w:pPr>
      <w:r w:rsidRPr="008F18EC">
        <w:rPr>
          <w:rFonts w:asciiTheme="minorHAnsi" w:hAnsiTheme="minorHAnsi" w:cstheme="minorHAnsi"/>
          <w:spacing w:val="-3"/>
        </w:rPr>
        <w:t xml:space="preserve">A prática de atos pelas </w:t>
      </w:r>
      <w:r w:rsidRPr="008F18EC">
        <w:rPr>
          <w:rFonts w:asciiTheme="minorHAnsi" w:hAnsiTheme="minorHAnsi" w:cstheme="minorHAnsi"/>
          <w:b/>
          <w:bCs/>
          <w:spacing w:val="-3"/>
        </w:rPr>
        <w:t>Proponentes</w:t>
      </w:r>
      <w:r w:rsidRPr="008F18EC">
        <w:rPr>
          <w:rFonts w:asciiTheme="minorHAnsi" w:hAnsiTheme="minorHAnsi" w:cstheme="minorHAnsi"/>
          <w:spacing w:val="-3"/>
        </w:rPr>
        <w:t xml:space="preserve"> em cada etapa do </w:t>
      </w:r>
      <w:r w:rsidRPr="008F18EC">
        <w:rPr>
          <w:rFonts w:asciiTheme="minorHAnsi" w:hAnsiTheme="minorHAnsi" w:cstheme="minorHAnsi"/>
          <w:b/>
          <w:bCs/>
          <w:spacing w:val="-3"/>
        </w:rPr>
        <w:t>Leilão</w:t>
      </w:r>
      <w:r w:rsidRPr="008F18EC">
        <w:rPr>
          <w:rFonts w:asciiTheme="minorHAnsi" w:hAnsiTheme="minorHAnsi" w:cstheme="minorHAnsi"/>
          <w:spacing w:val="-3"/>
        </w:rPr>
        <w:t xml:space="preserve"> está sujeita à preclusão, sendo vedado o exercício de faculdades referentes a etapas já consumadas do </w:t>
      </w:r>
      <w:r w:rsidRPr="008F18EC">
        <w:rPr>
          <w:rFonts w:asciiTheme="minorHAnsi" w:hAnsiTheme="minorHAnsi" w:cstheme="minorHAnsi"/>
          <w:b/>
          <w:bCs/>
          <w:spacing w:val="-3"/>
        </w:rPr>
        <w:t>Leilão</w:t>
      </w:r>
      <w:r w:rsidRPr="008F18EC">
        <w:rPr>
          <w:rFonts w:asciiTheme="minorHAnsi" w:hAnsiTheme="minorHAnsi" w:cstheme="minorHAnsi"/>
          <w:spacing w:val="-3"/>
        </w:rPr>
        <w:t xml:space="preserve">, salvo se admitido neste </w:t>
      </w:r>
      <w:r w:rsidRPr="008F18EC">
        <w:rPr>
          <w:rFonts w:asciiTheme="minorHAnsi" w:hAnsiTheme="minorHAnsi" w:cstheme="minorHAnsi"/>
          <w:b/>
          <w:bCs/>
          <w:spacing w:val="-3"/>
        </w:rPr>
        <w:t>Edital</w:t>
      </w:r>
      <w:r w:rsidRPr="008F18EC">
        <w:rPr>
          <w:rFonts w:asciiTheme="minorHAnsi" w:hAnsiTheme="minorHAnsi" w:cstheme="minorHAnsi"/>
          <w:spacing w:val="-3"/>
        </w:rPr>
        <w:t>.</w:t>
      </w:r>
    </w:p>
    <w:p w14:paraId="44DB3887" w14:textId="77777777" w:rsidR="00A176F8" w:rsidRPr="008F18EC" w:rsidRDefault="00A176F8" w:rsidP="002D6804">
      <w:pPr>
        <w:pStyle w:val="Captulo"/>
      </w:pPr>
      <w:bookmarkStart w:id="336" w:name="_Toc762138484"/>
      <w:bookmarkStart w:id="337" w:name="_Toc211683467"/>
      <w:r w:rsidRPr="008F18EC">
        <w:lastRenderedPageBreak/>
        <w:t>DOCUMENTAÇÃO</w:t>
      </w:r>
      <w:bookmarkEnd w:id="336"/>
      <w:bookmarkEnd w:id="337"/>
    </w:p>
    <w:p w14:paraId="291477AC" w14:textId="77777777"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Todos os documentos relativos ao </w:t>
      </w:r>
      <w:r w:rsidRPr="008F18EC">
        <w:rPr>
          <w:rFonts w:asciiTheme="minorHAnsi" w:hAnsiTheme="minorHAnsi" w:cstheme="minorHAnsi"/>
          <w:b/>
          <w:bCs/>
        </w:rPr>
        <w:t>Leilão</w:t>
      </w:r>
      <w:r w:rsidRPr="008F18EC">
        <w:rPr>
          <w:rFonts w:asciiTheme="minorHAnsi" w:hAnsiTheme="minorHAnsi" w:cstheme="minorHAnsi"/>
        </w:rPr>
        <w:t xml:space="preserve"> deverão ser apresentados fisicamente pelas </w:t>
      </w:r>
      <w:r w:rsidRPr="008F18EC">
        <w:rPr>
          <w:rFonts w:asciiTheme="minorHAnsi" w:hAnsiTheme="minorHAnsi" w:cstheme="minorHAnsi"/>
          <w:b/>
          <w:bCs/>
        </w:rPr>
        <w:t>Proponentes</w:t>
      </w:r>
      <w:r w:rsidRPr="008F18EC">
        <w:rPr>
          <w:rFonts w:asciiTheme="minorHAnsi" w:hAnsiTheme="minorHAnsi" w:cstheme="minorHAnsi"/>
        </w:rPr>
        <w:t xml:space="preserve"> em 2 (duas) vias idênticas e encadernadas separadamente, em sua forma original ou cópia autenticada, e todas as páginas devem ser numeradas sequencialmente e rubricadas pelos respectivos </w:t>
      </w:r>
      <w:r w:rsidRPr="008F18EC">
        <w:rPr>
          <w:rFonts w:asciiTheme="minorHAnsi" w:hAnsiTheme="minorHAnsi" w:cstheme="minorHAnsi"/>
          <w:b/>
          <w:bCs/>
        </w:rPr>
        <w:t>Representantes</w:t>
      </w:r>
      <w:r w:rsidRPr="008F18EC">
        <w:rPr>
          <w:rFonts w:asciiTheme="minorHAnsi" w:hAnsiTheme="minorHAnsi" w:cstheme="minorHAnsi"/>
          <w:b/>
          <w:bCs/>
          <w:spacing w:val="-10"/>
        </w:rPr>
        <w:t xml:space="preserve"> </w:t>
      </w:r>
      <w:r w:rsidRPr="008F18EC">
        <w:rPr>
          <w:rFonts w:asciiTheme="minorHAnsi" w:hAnsiTheme="minorHAnsi" w:cstheme="minorHAnsi"/>
          <w:b/>
          <w:bCs/>
        </w:rPr>
        <w:t>Credenciados</w:t>
      </w:r>
      <w:r w:rsidRPr="008F18EC">
        <w:rPr>
          <w:rFonts w:asciiTheme="minorHAnsi" w:hAnsiTheme="minorHAnsi" w:cstheme="minorHAnsi"/>
        </w:rPr>
        <w:t>.</w:t>
      </w:r>
    </w:p>
    <w:p w14:paraId="113FD927" w14:textId="77777777"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As </w:t>
      </w:r>
      <w:r w:rsidRPr="008F18EC">
        <w:rPr>
          <w:rFonts w:asciiTheme="minorHAnsi" w:hAnsiTheme="minorHAnsi" w:cstheme="minorHAnsi"/>
          <w:b/>
          <w:bCs/>
        </w:rPr>
        <w:t>Proponentes</w:t>
      </w:r>
      <w:r w:rsidRPr="008F18EC">
        <w:rPr>
          <w:rFonts w:asciiTheme="minorHAnsi" w:hAnsiTheme="minorHAnsi" w:cstheme="minorHAnsi"/>
        </w:rPr>
        <w:t xml:space="preserve"> deverão entregar, ainda, 1 (uma) via digitalizada</w:t>
      </w:r>
      <w:r w:rsidRPr="008F18EC">
        <w:rPr>
          <w:rFonts w:asciiTheme="minorHAnsi" w:hAnsiTheme="minorHAnsi" w:cstheme="minorHAnsi"/>
          <w:spacing w:val="20"/>
        </w:rPr>
        <w:t xml:space="preserve"> </w:t>
      </w:r>
      <w:r w:rsidRPr="008F18EC">
        <w:rPr>
          <w:rFonts w:asciiTheme="minorHAnsi" w:hAnsiTheme="minorHAnsi" w:cstheme="minorHAnsi"/>
        </w:rPr>
        <w:t xml:space="preserve">dos documentos rubricados, em CD ou </w:t>
      </w:r>
      <w:proofErr w:type="spellStart"/>
      <w:r w:rsidRPr="008F18EC">
        <w:rPr>
          <w:rFonts w:asciiTheme="minorHAnsi" w:hAnsiTheme="minorHAnsi" w:cstheme="minorHAnsi"/>
          <w:i/>
        </w:rPr>
        <w:t>pendrive</w:t>
      </w:r>
      <w:proofErr w:type="spellEnd"/>
      <w:r w:rsidRPr="008F18EC">
        <w:rPr>
          <w:rFonts w:asciiTheme="minorHAnsi" w:hAnsiTheme="minorHAnsi" w:cstheme="minorHAnsi"/>
        </w:rPr>
        <w:t>, sem restrições de cópia ou impressão.</w:t>
      </w:r>
    </w:p>
    <w:p w14:paraId="597A7493" w14:textId="77777777"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Garantia da Proposta</w:t>
      </w:r>
      <w:r w:rsidRPr="008F18EC">
        <w:rPr>
          <w:rFonts w:asciiTheme="minorHAnsi" w:hAnsiTheme="minorHAnsi" w:cstheme="minorHAnsi"/>
        </w:rPr>
        <w:t>, nas modalidades de fiança bancária ou apólice de seguro, deve ser apresentada em suas vias originais, passível de autenticidade</w:t>
      </w:r>
      <w:r w:rsidRPr="008F18EC">
        <w:rPr>
          <w:rFonts w:asciiTheme="minorHAnsi" w:hAnsiTheme="minorHAnsi" w:cstheme="minorHAnsi"/>
          <w:spacing w:val="-1"/>
        </w:rPr>
        <w:t xml:space="preserve"> </w:t>
      </w:r>
      <w:r w:rsidRPr="008F18EC">
        <w:rPr>
          <w:rFonts w:asciiTheme="minorHAnsi" w:hAnsiTheme="minorHAnsi" w:cstheme="minorHAnsi"/>
        </w:rPr>
        <w:t>digital.</w:t>
      </w:r>
    </w:p>
    <w:p w14:paraId="49D70936" w14:textId="62664A0E"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As certidões apresentadas para fins de atendimento das exigências do </w:t>
      </w:r>
      <w:r w:rsidRPr="008F18EC">
        <w:rPr>
          <w:rFonts w:asciiTheme="minorHAnsi" w:hAnsiTheme="minorHAnsi" w:cstheme="minorHAnsi"/>
          <w:b/>
          <w:bCs/>
        </w:rPr>
        <w:t>Edital</w:t>
      </w:r>
      <w:r w:rsidRPr="008F18EC">
        <w:rPr>
          <w:rFonts w:asciiTheme="minorHAnsi" w:hAnsiTheme="minorHAnsi" w:cstheme="minorHAnsi"/>
        </w:rPr>
        <w:t xml:space="preserve"> serão aceitas, salvo disposição contrária do </w:t>
      </w:r>
      <w:r w:rsidRPr="008F18EC">
        <w:rPr>
          <w:rFonts w:asciiTheme="minorHAnsi" w:hAnsiTheme="minorHAnsi" w:cstheme="minorHAnsi"/>
          <w:b/>
          <w:bCs/>
        </w:rPr>
        <w:t>Edital</w:t>
      </w:r>
      <w:r w:rsidRPr="008F18EC">
        <w:rPr>
          <w:rFonts w:asciiTheme="minorHAnsi" w:hAnsiTheme="minorHAnsi" w:cstheme="minorHAnsi"/>
        </w:rPr>
        <w:t xml:space="preserve"> e quando delas não constar prazo de validade, se emitidas em até </w:t>
      </w:r>
      <w:r w:rsidR="00593B01" w:rsidRPr="008F18EC">
        <w:rPr>
          <w:rFonts w:asciiTheme="minorHAnsi" w:hAnsiTheme="minorHAnsi" w:cstheme="minorHAnsi"/>
        </w:rPr>
        <w:t>[</w:t>
      </w:r>
      <w:r w:rsidRPr="008F18EC">
        <w:rPr>
          <w:rFonts w:asciiTheme="minorHAnsi" w:hAnsiTheme="minorHAnsi" w:cstheme="minorHAnsi"/>
          <w:highlight w:val="yellow"/>
        </w:rPr>
        <w:t>90 (noventa) dias</w:t>
      </w:r>
      <w:r w:rsidR="00593B01" w:rsidRPr="008F18EC">
        <w:rPr>
          <w:rFonts w:asciiTheme="minorHAnsi" w:hAnsiTheme="minorHAnsi" w:cstheme="minorHAnsi"/>
        </w:rPr>
        <w:t>]</w:t>
      </w:r>
      <w:r w:rsidRPr="008F18EC">
        <w:rPr>
          <w:rFonts w:asciiTheme="minorHAnsi" w:hAnsiTheme="minorHAnsi" w:cstheme="minorHAnsi"/>
        </w:rPr>
        <w:t xml:space="preserve"> antes da data para </w:t>
      </w:r>
      <w:r w:rsidRPr="008F18EC">
        <w:rPr>
          <w:rFonts w:asciiTheme="minorHAnsi" w:hAnsiTheme="minorHAnsi" w:cstheme="minorHAnsi"/>
          <w:b/>
          <w:bCs/>
        </w:rPr>
        <w:t>Entrega dos</w:t>
      </w:r>
      <w:r w:rsidRPr="008F18EC">
        <w:rPr>
          <w:rFonts w:asciiTheme="minorHAnsi" w:hAnsiTheme="minorHAnsi" w:cstheme="minorHAnsi"/>
          <w:b/>
          <w:bCs/>
          <w:spacing w:val="-3"/>
        </w:rPr>
        <w:t xml:space="preserve"> </w:t>
      </w:r>
      <w:r w:rsidRPr="008F18EC">
        <w:rPr>
          <w:rFonts w:asciiTheme="minorHAnsi" w:hAnsiTheme="minorHAnsi" w:cstheme="minorHAnsi"/>
          <w:b/>
          <w:bCs/>
        </w:rPr>
        <w:t>Documentos</w:t>
      </w:r>
      <w:r w:rsidRPr="008F18EC">
        <w:rPr>
          <w:rFonts w:asciiTheme="minorHAnsi" w:hAnsiTheme="minorHAnsi" w:cstheme="minorHAnsi"/>
        </w:rPr>
        <w:t>.</w:t>
      </w:r>
    </w:p>
    <w:p w14:paraId="36239A52" w14:textId="4449D698" w:rsidR="0002682F" w:rsidRPr="008F18EC" w:rsidRDefault="0002682F"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Serão admitidas assinaturas digitais, no grau de assinatura avançada ou superior, nos termos do </w:t>
      </w:r>
      <w:r w:rsidR="00C230F6" w:rsidRPr="008F18EC">
        <w:rPr>
          <w:rFonts w:asciiTheme="minorHAnsi" w:hAnsiTheme="minorHAnsi" w:cstheme="minorHAnsi"/>
        </w:rPr>
        <w:t>artigo</w:t>
      </w:r>
      <w:r w:rsidRPr="008F18EC">
        <w:rPr>
          <w:rFonts w:asciiTheme="minorHAnsi" w:hAnsiTheme="minorHAnsi" w:cstheme="minorHAnsi"/>
        </w:rPr>
        <w:t xml:space="preserve"> 5º, </w:t>
      </w:r>
      <w:r w:rsidR="00363E2B" w:rsidRPr="008F18EC">
        <w:rPr>
          <w:rFonts w:asciiTheme="minorHAnsi" w:hAnsiTheme="minorHAnsi" w:cstheme="minorHAnsi"/>
        </w:rPr>
        <w:t xml:space="preserve">inciso </w:t>
      </w:r>
      <w:r w:rsidRPr="008F18EC">
        <w:rPr>
          <w:rFonts w:asciiTheme="minorHAnsi" w:hAnsiTheme="minorHAnsi" w:cstheme="minorHAnsi"/>
        </w:rPr>
        <w:t>II</w:t>
      </w:r>
      <w:r w:rsidR="00363E2B" w:rsidRPr="008F18EC">
        <w:rPr>
          <w:rFonts w:asciiTheme="minorHAnsi" w:hAnsiTheme="minorHAnsi" w:cstheme="minorHAnsi"/>
        </w:rPr>
        <w:t xml:space="preserve">, </w:t>
      </w:r>
      <w:r w:rsidRPr="008F18EC">
        <w:rPr>
          <w:rFonts w:asciiTheme="minorHAnsi" w:hAnsiTheme="minorHAnsi" w:cstheme="minorHAnsi"/>
        </w:rPr>
        <w:t xml:space="preserve">do Decreto </w:t>
      </w:r>
      <w:r w:rsidR="00FC0951" w:rsidRPr="008F18EC">
        <w:rPr>
          <w:rFonts w:asciiTheme="minorHAnsi" w:hAnsiTheme="minorHAnsi" w:cstheme="minorHAnsi"/>
        </w:rPr>
        <w:t xml:space="preserve">Federal </w:t>
      </w:r>
      <w:r w:rsidRPr="008F18EC">
        <w:rPr>
          <w:rFonts w:asciiTheme="minorHAnsi" w:hAnsiTheme="minorHAnsi" w:cstheme="minorHAnsi"/>
        </w:rPr>
        <w:t>nº 10.</w:t>
      </w:r>
      <w:r w:rsidR="00363E2B" w:rsidRPr="008F18EC">
        <w:rPr>
          <w:rFonts w:asciiTheme="minorHAnsi" w:hAnsiTheme="minorHAnsi" w:cstheme="minorHAnsi"/>
        </w:rPr>
        <w:t>543</w:t>
      </w:r>
      <w:r w:rsidRPr="008F18EC">
        <w:rPr>
          <w:rFonts w:asciiTheme="minorHAnsi" w:hAnsiTheme="minorHAnsi" w:cstheme="minorHAnsi"/>
        </w:rPr>
        <w:t>, de 13 de novembro de 2020, desde que no documento apresentado constem meios hábeis para a verificação de sua autenticidade, incluindo, mas não se limitando, a QR Codes e códigos para validação em links de sites expressamente indicados no documento</w:t>
      </w:r>
      <w:r w:rsidR="00F23D07" w:rsidRPr="008F18EC">
        <w:rPr>
          <w:rFonts w:asciiTheme="minorHAnsi" w:hAnsiTheme="minorHAnsi" w:cstheme="minorHAnsi"/>
        </w:rPr>
        <w:t xml:space="preserve"> </w:t>
      </w:r>
      <w:r w:rsidRPr="008F18EC">
        <w:rPr>
          <w:rFonts w:asciiTheme="minorHAnsi" w:hAnsiTheme="minorHAnsi" w:cstheme="minorHAnsi"/>
        </w:rPr>
        <w:t>em</w:t>
      </w:r>
      <w:r w:rsidR="00F23D07" w:rsidRPr="008F18EC">
        <w:rPr>
          <w:rFonts w:asciiTheme="minorHAnsi" w:hAnsiTheme="minorHAnsi" w:cstheme="minorHAnsi"/>
        </w:rPr>
        <w:t xml:space="preserve"> </w:t>
      </w:r>
      <w:r w:rsidRPr="008F18EC">
        <w:rPr>
          <w:rFonts w:asciiTheme="minorHAnsi" w:hAnsiTheme="minorHAnsi" w:cstheme="minorHAnsi"/>
        </w:rPr>
        <w:t>questão.</w:t>
      </w:r>
    </w:p>
    <w:p w14:paraId="025C5CC3" w14:textId="040AF29D"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Uma via dos documentos apresentados pelas </w:t>
      </w:r>
      <w:r w:rsidRPr="008F18EC">
        <w:rPr>
          <w:rFonts w:asciiTheme="minorHAnsi" w:hAnsiTheme="minorHAnsi" w:cstheme="minorHAnsi"/>
          <w:b/>
          <w:bCs/>
        </w:rPr>
        <w:t>Proponentes</w:t>
      </w:r>
      <w:r w:rsidRPr="008F18EC">
        <w:rPr>
          <w:rFonts w:asciiTheme="minorHAnsi" w:hAnsiTheme="minorHAnsi" w:cstheme="minorHAnsi"/>
        </w:rPr>
        <w:t xml:space="preserve"> ficará sob a guarda da </w:t>
      </w:r>
      <w:r w:rsidRPr="008F18EC">
        <w:rPr>
          <w:rFonts w:asciiTheme="minorHAnsi" w:hAnsiTheme="minorHAnsi" w:cstheme="minorHAnsi"/>
          <w:b/>
          <w:bCs/>
        </w:rPr>
        <w:t>B3</w:t>
      </w:r>
      <w:r w:rsidRPr="008F18EC">
        <w:rPr>
          <w:rFonts w:asciiTheme="minorHAnsi" w:hAnsiTheme="minorHAnsi" w:cstheme="minorHAnsi"/>
        </w:rPr>
        <w:t xml:space="preserve"> e outra sob a guarda da </w:t>
      </w:r>
      <w:del w:id="338" w:author="Isabela Alves Pereira Oliveira" w:date="2025-10-18T12:34:00Z" w16du:dateUtc="2025-10-18T15:34:00Z">
        <w:r w:rsidRPr="008F18EC" w:rsidDel="00565610">
          <w:rPr>
            <w:rFonts w:asciiTheme="minorHAnsi" w:hAnsiTheme="minorHAnsi" w:cstheme="minorHAnsi"/>
            <w:b/>
            <w:bCs/>
          </w:rPr>
          <w:delText>Comissão de Licitação</w:delText>
        </w:r>
      </w:del>
      <w:ins w:id="339" w:author="Isabela Alves Pereira Oliveira" w:date="2025-10-18T12:34:00Z" w16du:dateUtc="2025-10-18T15:34:00Z">
        <w:r w:rsidR="00565610">
          <w:rPr>
            <w:rFonts w:asciiTheme="minorHAnsi" w:hAnsiTheme="minorHAnsi" w:cstheme="minorHAnsi"/>
            <w:b/>
            <w:bCs/>
          </w:rPr>
          <w:t>CPLA</w:t>
        </w:r>
      </w:ins>
      <w:r w:rsidRPr="008F18EC">
        <w:rPr>
          <w:rFonts w:asciiTheme="minorHAnsi" w:hAnsiTheme="minorHAnsi" w:cstheme="minorHAnsi"/>
        </w:rPr>
        <w:t xml:space="preserve"> até o decurso do prazo de </w:t>
      </w:r>
      <w:r w:rsidR="00A04801" w:rsidRPr="008F18EC">
        <w:rPr>
          <w:rFonts w:asciiTheme="minorHAnsi" w:hAnsiTheme="minorHAnsi" w:cstheme="minorHAnsi"/>
        </w:rPr>
        <w:t>[</w:t>
      </w:r>
      <w:r w:rsidRPr="008F18EC">
        <w:rPr>
          <w:rFonts w:asciiTheme="minorHAnsi" w:hAnsiTheme="minorHAnsi" w:cstheme="minorHAnsi"/>
          <w:highlight w:val="yellow"/>
        </w:rPr>
        <w:t>15 (quinze) dias</w:t>
      </w:r>
      <w:r w:rsidR="00A04801" w:rsidRPr="008F18EC">
        <w:rPr>
          <w:rFonts w:asciiTheme="minorHAnsi" w:hAnsiTheme="minorHAnsi" w:cstheme="minorHAnsi"/>
        </w:rPr>
        <w:t>]</w:t>
      </w:r>
      <w:r w:rsidRPr="008F18EC">
        <w:rPr>
          <w:rFonts w:asciiTheme="minorHAnsi" w:hAnsiTheme="minorHAnsi" w:cstheme="minorHAnsi"/>
        </w:rPr>
        <w:t xml:space="preserve"> a contar da data de assinatura do </w:t>
      </w:r>
      <w:r w:rsidRPr="008F18EC">
        <w:rPr>
          <w:rFonts w:asciiTheme="minorHAnsi" w:hAnsiTheme="minorHAnsi" w:cstheme="minorHAnsi"/>
          <w:b/>
          <w:bCs/>
        </w:rPr>
        <w:t>Contrato de</w:t>
      </w:r>
      <w:r w:rsidRPr="008F18EC">
        <w:rPr>
          <w:rFonts w:asciiTheme="minorHAnsi" w:hAnsiTheme="minorHAnsi" w:cstheme="minorHAnsi"/>
          <w:b/>
          <w:bCs/>
          <w:spacing w:val="-15"/>
        </w:rPr>
        <w:t xml:space="preserve"> </w:t>
      </w:r>
      <w:r w:rsidRPr="008F18EC">
        <w:rPr>
          <w:rFonts w:asciiTheme="minorHAnsi" w:hAnsiTheme="minorHAnsi" w:cstheme="minorHAnsi"/>
          <w:b/>
          <w:bCs/>
        </w:rPr>
        <w:t>Concessão</w:t>
      </w:r>
      <w:r w:rsidRPr="008F18EC">
        <w:rPr>
          <w:rFonts w:asciiTheme="minorHAnsi" w:hAnsiTheme="minorHAnsi" w:cstheme="minorHAnsi"/>
        </w:rPr>
        <w:t xml:space="preserve">, quando se aplicará o disposto no </w:t>
      </w:r>
      <w:r w:rsidR="00622CFC" w:rsidRPr="008F18EC">
        <w:rPr>
          <w:rFonts w:asciiTheme="minorHAnsi" w:hAnsiTheme="minorHAnsi" w:cstheme="minorHAnsi"/>
        </w:rPr>
        <w:t>Item</w:t>
      </w:r>
      <w:r w:rsidRPr="008F18EC">
        <w:rPr>
          <w:rFonts w:asciiTheme="minorHAnsi" w:hAnsiTheme="minorHAnsi" w:cstheme="minorHAnsi"/>
        </w:rPr>
        <w:t xml:space="preserve"> </w:t>
      </w:r>
      <w:r w:rsidR="00A04801" w:rsidRPr="008F18EC">
        <w:rPr>
          <w:rFonts w:asciiTheme="minorHAnsi" w:hAnsiTheme="minorHAnsi" w:cstheme="minorHAnsi"/>
        </w:rPr>
        <w:fldChar w:fldCharType="begin"/>
      </w:r>
      <w:r w:rsidR="00A04801" w:rsidRPr="008F18EC">
        <w:rPr>
          <w:rFonts w:asciiTheme="minorHAnsi" w:hAnsiTheme="minorHAnsi" w:cstheme="minorHAnsi"/>
        </w:rPr>
        <w:instrText xml:space="preserve"> REF _Ref197356677 \r \h </w:instrText>
      </w:r>
      <w:r w:rsidR="00A04801" w:rsidRPr="008F18EC">
        <w:rPr>
          <w:rFonts w:asciiTheme="minorHAnsi" w:hAnsiTheme="minorHAnsi" w:cstheme="minorHAnsi"/>
        </w:rPr>
      </w:r>
      <w:r w:rsidR="00A04801" w:rsidRPr="008F18EC">
        <w:rPr>
          <w:rFonts w:asciiTheme="minorHAnsi" w:hAnsiTheme="minorHAnsi" w:cstheme="minorHAnsi"/>
        </w:rPr>
        <w:fldChar w:fldCharType="separate"/>
      </w:r>
      <w:r w:rsidR="002D2ECE" w:rsidRPr="008F18EC">
        <w:rPr>
          <w:rFonts w:asciiTheme="minorHAnsi" w:hAnsiTheme="minorHAnsi" w:cstheme="minorHAnsi"/>
        </w:rPr>
        <w:t>4.3</w:t>
      </w:r>
      <w:r w:rsidR="00A04801" w:rsidRPr="008F18EC">
        <w:rPr>
          <w:rFonts w:asciiTheme="minorHAnsi" w:hAnsiTheme="minorHAnsi" w:cstheme="minorHAnsi"/>
        </w:rPr>
        <w:fldChar w:fldCharType="end"/>
      </w:r>
      <w:r w:rsidRPr="008F18EC">
        <w:rPr>
          <w:rFonts w:asciiTheme="minorHAnsi" w:hAnsiTheme="minorHAnsi" w:cstheme="minorHAnsi"/>
        </w:rPr>
        <w:t>.</w:t>
      </w:r>
    </w:p>
    <w:p w14:paraId="2C5F608F" w14:textId="4FF875EE"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bookmarkStart w:id="340" w:name="_Ref197356677"/>
      <w:r w:rsidRPr="008F18EC">
        <w:rPr>
          <w:rFonts w:asciiTheme="minorHAnsi" w:hAnsiTheme="minorHAnsi" w:cstheme="minorHAnsi"/>
        </w:rPr>
        <w:t xml:space="preserve">Os documentos das </w:t>
      </w:r>
      <w:r w:rsidRPr="008F18EC">
        <w:rPr>
          <w:rFonts w:asciiTheme="minorHAnsi" w:hAnsiTheme="minorHAnsi" w:cstheme="minorHAnsi"/>
          <w:b/>
          <w:bCs/>
        </w:rPr>
        <w:t>Proponentes</w:t>
      </w:r>
      <w:r w:rsidRPr="008F18EC">
        <w:rPr>
          <w:rFonts w:asciiTheme="minorHAnsi" w:hAnsiTheme="minorHAnsi" w:cstheme="minorHAnsi"/>
        </w:rPr>
        <w:t xml:space="preserve"> não vencedoras poderão ser retirados na </w:t>
      </w:r>
      <w:r w:rsidRPr="008F18EC">
        <w:rPr>
          <w:rFonts w:asciiTheme="minorHAnsi" w:hAnsiTheme="minorHAnsi" w:cstheme="minorHAnsi"/>
          <w:b/>
          <w:bCs/>
        </w:rPr>
        <w:t>B3</w:t>
      </w:r>
      <w:r w:rsidRPr="008F18EC">
        <w:rPr>
          <w:rFonts w:asciiTheme="minorHAnsi" w:hAnsiTheme="minorHAnsi" w:cstheme="minorHAnsi"/>
        </w:rPr>
        <w:t xml:space="preserve"> e/ou na </w:t>
      </w:r>
      <w:r w:rsidRPr="008F18EC">
        <w:rPr>
          <w:rFonts w:asciiTheme="minorHAnsi" w:hAnsiTheme="minorHAnsi" w:cstheme="minorHAnsi"/>
          <w:b/>
          <w:bCs/>
        </w:rPr>
        <w:t>ANTAQ</w:t>
      </w:r>
      <w:r w:rsidRPr="008F18EC">
        <w:rPr>
          <w:rFonts w:asciiTheme="minorHAnsi" w:hAnsiTheme="minorHAnsi" w:cstheme="minorHAnsi"/>
        </w:rPr>
        <w:t xml:space="preserve"> após a conclusão de todas as etapas de fiscalização exercidas pelo </w:t>
      </w:r>
      <w:r w:rsidRPr="008F18EC">
        <w:rPr>
          <w:rFonts w:asciiTheme="minorHAnsi" w:hAnsiTheme="minorHAnsi" w:cstheme="minorHAnsi"/>
          <w:b/>
          <w:bCs/>
        </w:rPr>
        <w:t>TCU</w:t>
      </w:r>
      <w:r w:rsidRPr="008F18EC">
        <w:rPr>
          <w:rFonts w:asciiTheme="minorHAnsi" w:hAnsiTheme="minorHAnsi" w:cstheme="minorHAnsi"/>
        </w:rPr>
        <w:t>, na forma do Capítulo II da Instrução Normativa TCU nº 81/1998.</w:t>
      </w:r>
      <w:bookmarkEnd w:id="340"/>
    </w:p>
    <w:p w14:paraId="62081EDF" w14:textId="00CC3D78"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Decorridos </w:t>
      </w:r>
      <w:r w:rsidR="00A04801" w:rsidRPr="008F18EC">
        <w:rPr>
          <w:rFonts w:asciiTheme="minorHAnsi" w:hAnsiTheme="minorHAnsi" w:cstheme="minorHAnsi"/>
        </w:rPr>
        <w:t>[</w:t>
      </w:r>
      <w:r w:rsidRPr="008F18EC">
        <w:rPr>
          <w:rFonts w:asciiTheme="minorHAnsi" w:hAnsiTheme="minorHAnsi" w:cstheme="minorHAnsi"/>
          <w:highlight w:val="yellow"/>
        </w:rPr>
        <w:t>30 (trinta) dias</w:t>
      </w:r>
      <w:r w:rsidR="00A04801" w:rsidRPr="008F18EC">
        <w:rPr>
          <w:rFonts w:asciiTheme="minorHAnsi" w:hAnsiTheme="minorHAnsi" w:cstheme="minorHAnsi"/>
        </w:rPr>
        <w:t>]</w:t>
      </w:r>
      <w:r w:rsidRPr="008F18EC">
        <w:rPr>
          <w:rFonts w:asciiTheme="minorHAnsi" w:hAnsiTheme="minorHAnsi" w:cstheme="minorHAnsi"/>
        </w:rPr>
        <w:t xml:space="preserve"> da conclusão da fiscalização no </w:t>
      </w:r>
      <w:r w:rsidRPr="008F18EC">
        <w:rPr>
          <w:rFonts w:asciiTheme="minorHAnsi" w:hAnsiTheme="minorHAnsi" w:cstheme="minorHAnsi"/>
          <w:b/>
          <w:bCs/>
        </w:rPr>
        <w:t>TCU</w:t>
      </w:r>
      <w:r w:rsidRPr="008F18EC">
        <w:rPr>
          <w:rFonts w:asciiTheme="minorHAnsi" w:hAnsiTheme="minorHAnsi" w:cstheme="minorHAnsi"/>
        </w:rPr>
        <w:t xml:space="preserve"> sem manifestação das </w:t>
      </w:r>
      <w:r w:rsidRPr="008F18EC">
        <w:rPr>
          <w:rFonts w:asciiTheme="minorHAnsi" w:hAnsiTheme="minorHAnsi" w:cstheme="minorHAnsi"/>
          <w:b/>
          <w:bCs/>
        </w:rPr>
        <w:t>Proponentes</w:t>
      </w:r>
      <w:r w:rsidRPr="008F18EC">
        <w:rPr>
          <w:rFonts w:asciiTheme="minorHAnsi" w:hAnsiTheme="minorHAnsi" w:cstheme="minorHAnsi"/>
        </w:rPr>
        <w:t xml:space="preserve">, a </w:t>
      </w:r>
      <w:r w:rsidRPr="008F18EC">
        <w:rPr>
          <w:rFonts w:asciiTheme="minorHAnsi" w:hAnsiTheme="minorHAnsi" w:cstheme="minorHAnsi"/>
          <w:b/>
          <w:bCs/>
        </w:rPr>
        <w:t>ANTAQ</w:t>
      </w:r>
      <w:r w:rsidRPr="008F18EC">
        <w:rPr>
          <w:rFonts w:asciiTheme="minorHAnsi" w:hAnsiTheme="minorHAnsi" w:cstheme="minorHAnsi"/>
        </w:rPr>
        <w:t xml:space="preserve"> inutilizará os documentos não retirados.</w:t>
      </w:r>
    </w:p>
    <w:p w14:paraId="6C954872" w14:textId="6C19BA38" w:rsidR="00A176F8" w:rsidRPr="008F18EC" w:rsidRDefault="00A176F8" w:rsidP="0D5207EE">
      <w:pPr>
        <w:pStyle w:val="Seo"/>
        <w:rPr>
          <w:rFonts w:asciiTheme="minorHAnsi" w:hAnsiTheme="minorHAnsi"/>
        </w:rPr>
      </w:pPr>
      <w:bookmarkStart w:id="341" w:name="_Toc1831309777"/>
      <w:bookmarkStart w:id="342" w:name="_Toc211683468"/>
      <w:r w:rsidRPr="008F18EC">
        <w:rPr>
          <w:rFonts w:asciiTheme="minorHAnsi" w:hAnsiTheme="minorHAnsi"/>
        </w:rPr>
        <w:t>Seção I – Declarações</w:t>
      </w:r>
      <w:bookmarkEnd w:id="341"/>
      <w:bookmarkEnd w:id="342"/>
    </w:p>
    <w:p w14:paraId="36092BC9" w14:textId="6A802F2A"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As </w:t>
      </w:r>
      <w:r w:rsidRPr="008F18EC">
        <w:rPr>
          <w:rFonts w:asciiTheme="minorHAnsi" w:hAnsiTheme="minorHAnsi" w:cstheme="minorHAnsi"/>
          <w:b/>
          <w:bCs/>
        </w:rPr>
        <w:t>Proponentes</w:t>
      </w:r>
      <w:r w:rsidRPr="008F18EC">
        <w:rPr>
          <w:rFonts w:asciiTheme="minorHAnsi" w:hAnsiTheme="minorHAnsi" w:cstheme="minorHAnsi"/>
        </w:rPr>
        <w:t xml:space="preserve"> deverão apresentar as seguintes declarações, quando aplicável, conforme os modelos constantes dos </w:t>
      </w:r>
      <w:r w:rsidR="00EF6D37" w:rsidRPr="008F18EC">
        <w:rPr>
          <w:rFonts w:asciiTheme="minorHAnsi" w:hAnsiTheme="minorHAnsi" w:cstheme="minorHAnsi"/>
          <w:b/>
        </w:rPr>
        <w:t>Anexos</w:t>
      </w:r>
      <w:r w:rsidR="00EF6D37" w:rsidRPr="008F18EC">
        <w:rPr>
          <w:rFonts w:asciiTheme="minorHAnsi" w:hAnsiTheme="minorHAnsi" w:cstheme="minorHAnsi"/>
        </w:rPr>
        <w:t xml:space="preserve"> </w:t>
      </w:r>
      <w:r w:rsidRPr="008F18EC">
        <w:rPr>
          <w:rFonts w:asciiTheme="minorHAnsi" w:hAnsiTheme="minorHAnsi" w:cstheme="minorHAnsi"/>
        </w:rPr>
        <w:t>ao</w:t>
      </w:r>
      <w:r w:rsidRPr="008F18EC">
        <w:rPr>
          <w:rFonts w:asciiTheme="minorHAnsi" w:hAnsiTheme="minorHAnsi" w:cstheme="minorHAnsi"/>
          <w:spacing w:val="-9"/>
        </w:rPr>
        <w:t xml:space="preserve"> </w:t>
      </w:r>
      <w:r w:rsidRPr="008F18EC">
        <w:rPr>
          <w:rFonts w:asciiTheme="minorHAnsi" w:hAnsiTheme="minorHAnsi" w:cstheme="minorHAnsi"/>
          <w:b/>
          <w:bCs/>
        </w:rPr>
        <w:t>Edital</w:t>
      </w:r>
      <w:r w:rsidRPr="008F18EC">
        <w:rPr>
          <w:rFonts w:asciiTheme="minorHAnsi" w:hAnsiTheme="minorHAnsi" w:cstheme="minorHAnsi"/>
        </w:rPr>
        <w:t>:</w:t>
      </w:r>
    </w:p>
    <w:p w14:paraId="18E186ED" w14:textId="670DA56F" w:rsidR="00A176F8" w:rsidRPr="008F18EC" w:rsidRDefault="006124BF" w:rsidP="005473AE">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Anexo 2</w:t>
      </w:r>
      <w:r w:rsidR="00A176F8" w:rsidRPr="008F18EC">
        <w:rPr>
          <w:rFonts w:asciiTheme="minorHAnsi" w:hAnsiTheme="minorHAnsi" w:cstheme="minorHAnsi"/>
        </w:rPr>
        <w:t xml:space="preserve"> – Modelo de Declaração de Inexistência de Documento Estrangeiro Equivalente;</w:t>
      </w:r>
    </w:p>
    <w:p w14:paraId="1F0201D3" w14:textId="456A218A" w:rsidR="00A176F8" w:rsidRPr="008F18EC" w:rsidRDefault="006124BF" w:rsidP="005473AE">
      <w:pPr>
        <w:pStyle w:val="PargrafodaLista"/>
        <w:numPr>
          <w:ilvl w:val="2"/>
          <w:numId w:val="7"/>
        </w:numPr>
        <w:tabs>
          <w:tab w:val="left" w:pos="2664"/>
        </w:tabs>
        <w:spacing w:before="240" w:after="240" w:line="300" w:lineRule="exact"/>
        <w:ind w:left="567" w:firstLine="0"/>
        <w:rPr>
          <w:rFonts w:asciiTheme="minorHAnsi" w:hAnsiTheme="minorHAnsi" w:cstheme="minorHAnsi"/>
        </w:rPr>
      </w:pPr>
      <w:bookmarkStart w:id="343" w:name="_Ref197420531"/>
      <w:r w:rsidRPr="008F18EC">
        <w:rPr>
          <w:rFonts w:asciiTheme="minorHAnsi" w:hAnsiTheme="minorHAnsi" w:cstheme="minorHAnsi"/>
        </w:rPr>
        <w:t>Anexo 4</w:t>
      </w:r>
      <w:r w:rsidR="00A176F8" w:rsidRPr="008F18EC">
        <w:rPr>
          <w:rFonts w:asciiTheme="minorHAnsi" w:hAnsiTheme="minorHAnsi" w:cstheme="minorHAnsi"/>
        </w:rPr>
        <w:t xml:space="preserve"> – Modelo de Declaração de Ciência dos Termos do Edital e Ausência de Impedimento de Participação no Leilão;</w:t>
      </w:r>
      <w:bookmarkEnd w:id="343"/>
    </w:p>
    <w:p w14:paraId="2B0CB952" w14:textId="07ABA0AB" w:rsidR="00A176F8" w:rsidRPr="008F18EC" w:rsidRDefault="006124BF" w:rsidP="005473AE">
      <w:pPr>
        <w:pStyle w:val="PargrafodaLista"/>
        <w:numPr>
          <w:ilvl w:val="2"/>
          <w:numId w:val="7"/>
        </w:numPr>
        <w:tabs>
          <w:tab w:val="left" w:pos="2664"/>
        </w:tabs>
        <w:spacing w:before="240" w:after="240" w:line="300" w:lineRule="exact"/>
        <w:ind w:left="567" w:firstLine="0"/>
        <w:rPr>
          <w:rFonts w:asciiTheme="minorHAnsi" w:hAnsiTheme="minorHAnsi" w:cstheme="minorHAnsi"/>
        </w:rPr>
      </w:pPr>
      <w:bookmarkStart w:id="344" w:name="_Ref197420553"/>
      <w:r w:rsidRPr="008F18EC">
        <w:rPr>
          <w:rFonts w:asciiTheme="minorHAnsi" w:hAnsiTheme="minorHAnsi" w:cstheme="minorHAnsi"/>
        </w:rPr>
        <w:t>Anexo 5</w:t>
      </w:r>
      <w:r w:rsidR="00A176F8" w:rsidRPr="008F18EC">
        <w:rPr>
          <w:rFonts w:asciiTheme="minorHAnsi" w:hAnsiTheme="minorHAnsi" w:cstheme="minorHAnsi"/>
        </w:rPr>
        <w:t xml:space="preserve"> – Modelo de Declaração de Regularidade ao </w:t>
      </w:r>
      <w:r w:rsidR="00C230F6" w:rsidRPr="008F18EC">
        <w:rPr>
          <w:rFonts w:asciiTheme="minorHAnsi" w:hAnsiTheme="minorHAnsi" w:cstheme="minorHAnsi"/>
        </w:rPr>
        <w:t>artigo</w:t>
      </w:r>
      <w:r w:rsidR="00A176F8" w:rsidRPr="008F18EC">
        <w:rPr>
          <w:rFonts w:asciiTheme="minorHAnsi" w:hAnsiTheme="minorHAnsi" w:cstheme="minorHAnsi"/>
        </w:rPr>
        <w:t xml:space="preserve"> 7º, </w:t>
      </w:r>
      <w:r w:rsidR="00363E2B" w:rsidRPr="008F18EC">
        <w:rPr>
          <w:rFonts w:asciiTheme="minorHAnsi" w:hAnsiTheme="minorHAnsi" w:cstheme="minorHAnsi"/>
        </w:rPr>
        <w:t xml:space="preserve">inciso </w:t>
      </w:r>
      <w:r w:rsidR="00A176F8" w:rsidRPr="008F18EC">
        <w:rPr>
          <w:rFonts w:asciiTheme="minorHAnsi" w:hAnsiTheme="minorHAnsi" w:cstheme="minorHAnsi"/>
        </w:rPr>
        <w:t>XXXIII, da Constituição Federal;</w:t>
      </w:r>
      <w:bookmarkEnd w:id="344"/>
    </w:p>
    <w:p w14:paraId="222E4513" w14:textId="59DAB821" w:rsidR="00A176F8" w:rsidRPr="008F18EC" w:rsidRDefault="006124BF" w:rsidP="005473AE">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Anexo 6</w:t>
      </w:r>
      <w:r w:rsidR="00A176F8" w:rsidRPr="008F18EC">
        <w:rPr>
          <w:rFonts w:asciiTheme="minorHAnsi" w:hAnsiTheme="minorHAnsi" w:cstheme="minorHAnsi"/>
        </w:rPr>
        <w:t xml:space="preserve"> – Modelo de Declaração de Submissão à Legislação Brasileira;</w:t>
      </w:r>
    </w:p>
    <w:p w14:paraId="641CABEA" w14:textId="4DDF15F1" w:rsidR="00A176F8" w:rsidRPr="008F18EC" w:rsidRDefault="006124BF" w:rsidP="005473AE">
      <w:pPr>
        <w:pStyle w:val="PargrafodaLista"/>
        <w:numPr>
          <w:ilvl w:val="2"/>
          <w:numId w:val="7"/>
        </w:numPr>
        <w:tabs>
          <w:tab w:val="left" w:pos="2664"/>
        </w:tabs>
        <w:spacing w:before="240" w:after="240" w:line="300" w:lineRule="exact"/>
        <w:ind w:left="567" w:firstLine="0"/>
        <w:rPr>
          <w:rFonts w:asciiTheme="minorHAnsi" w:hAnsiTheme="minorHAnsi" w:cstheme="minorHAnsi"/>
        </w:rPr>
      </w:pPr>
      <w:bookmarkStart w:id="345" w:name="_Ref197420567"/>
      <w:r w:rsidRPr="008F18EC">
        <w:rPr>
          <w:rFonts w:asciiTheme="minorHAnsi" w:hAnsiTheme="minorHAnsi" w:cstheme="minorHAnsi"/>
        </w:rPr>
        <w:lastRenderedPageBreak/>
        <w:t>Anexo 8</w:t>
      </w:r>
      <w:r w:rsidR="00A176F8" w:rsidRPr="008F18EC">
        <w:rPr>
          <w:rFonts w:asciiTheme="minorHAnsi" w:hAnsiTheme="minorHAnsi" w:cstheme="minorHAnsi"/>
        </w:rPr>
        <w:t xml:space="preserve"> - Modelo de Atestado de Visita Técnica</w:t>
      </w:r>
      <w:r w:rsidR="00B20122" w:rsidRPr="008F18EC">
        <w:rPr>
          <w:rFonts w:asciiTheme="minorHAnsi" w:hAnsiTheme="minorHAnsi" w:cstheme="minorHAnsi"/>
        </w:rPr>
        <w:t>;</w:t>
      </w:r>
      <w:bookmarkEnd w:id="345"/>
    </w:p>
    <w:p w14:paraId="3AFC0AD2" w14:textId="4F79124E" w:rsidR="00A176F8" w:rsidRPr="008F18EC" w:rsidRDefault="006124BF" w:rsidP="005473AE">
      <w:pPr>
        <w:pStyle w:val="PargrafodaLista"/>
        <w:numPr>
          <w:ilvl w:val="2"/>
          <w:numId w:val="7"/>
        </w:numPr>
        <w:tabs>
          <w:tab w:val="left" w:pos="2664"/>
        </w:tabs>
        <w:spacing w:before="240" w:after="240" w:line="300" w:lineRule="exact"/>
        <w:ind w:left="567" w:firstLine="0"/>
        <w:rPr>
          <w:rFonts w:asciiTheme="minorHAnsi" w:hAnsiTheme="minorHAnsi" w:cstheme="minorHAnsi"/>
        </w:rPr>
      </w:pPr>
      <w:bookmarkStart w:id="346" w:name="_Ref73048837"/>
      <w:bookmarkStart w:id="347" w:name="_Ref197420588"/>
      <w:r w:rsidRPr="008F18EC">
        <w:rPr>
          <w:rFonts w:asciiTheme="minorHAnsi" w:hAnsiTheme="minorHAnsi" w:cstheme="minorHAnsi"/>
        </w:rPr>
        <w:t>Anexo 9</w:t>
      </w:r>
      <w:r w:rsidR="00A176F8" w:rsidRPr="008F18EC">
        <w:rPr>
          <w:rFonts w:asciiTheme="minorHAnsi" w:hAnsiTheme="minorHAnsi" w:cstheme="minorHAnsi"/>
        </w:rPr>
        <w:t xml:space="preserve"> – Modelo de Declaração de Pleno Conhecimento</w:t>
      </w:r>
      <w:bookmarkEnd w:id="346"/>
      <w:r w:rsidR="009D4DEA" w:rsidRPr="008F18EC">
        <w:rPr>
          <w:rFonts w:asciiTheme="minorHAnsi" w:hAnsiTheme="minorHAnsi" w:cstheme="minorHAnsi"/>
        </w:rPr>
        <w:t>;</w:t>
      </w:r>
      <w:bookmarkEnd w:id="347"/>
      <w:r w:rsidR="009D4DEA" w:rsidRPr="008F18EC">
        <w:rPr>
          <w:rFonts w:asciiTheme="minorHAnsi" w:hAnsiTheme="minorHAnsi" w:cstheme="minorHAnsi"/>
        </w:rPr>
        <w:t xml:space="preserve"> </w:t>
      </w:r>
    </w:p>
    <w:p w14:paraId="7237F9D2" w14:textId="084066C6" w:rsidR="00354A6E" w:rsidRPr="008F18EC" w:rsidRDefault="006124BF" w:rsidP="005473AE">
      <w:pPr>
        <w:pStyle w:val="PargrafodaLista"/>
        <w:numPr>
          <w:ilvl w:val="2"/>
          <w:numId w:val="7"/>
        </w:numPr>
        <w:tabs>
          <w:tab w:val="left" w:pos="2664"/>
        </w:tabs>
        <w:spacing w:before="240" w:after="240" w:line="300" w:lineRule="exact"/>
        <w:ind w:left="567" w:firstLine="0"/>
        <w:rPr>
          <w:rFonts w:asciiTheme="minorHAnsi" w:hAnsiTheme="minorHAnsi" w:cstheme="minorHAnsi"/>
        </w:rPr>
      </w:pPr>
      <w:bookmarkStart w:id="348" w:name="_Ref197420605"/>
      <w:r w:rsidRPr="008F18EC">
        <w:rPr>
          <w:rFonts w:asciiTheme="minorHAnsi" w:hAnsiTheme="minorHAnsi" w:cstheme="minorHAnsi"/>
        </w:rPr>
        <w:t xml:space="preserve">Anexo </w:t>
      </w:r>
      <w:r w:rsidR="00FA0683" w:rsidRPr="008F18EC">
        <w:rPr>
          <w:rFonts w:asciiTheme="minorHAnsi" w:hAnsiTheme="minorHAnsi" w:cstheme="minorHAnsi"/>
        </w:rPr>
        <w:t>11</w:t>
      </w:r>
      <w:r w:rsidR="00354A6E" w:rsidRPr="008F18EC">
        <w:rPr>
          <w:rFonts w:asciiTheme="minorHAnsi" w:hAnsiTheme="minorHAnsi" w:cstheme="minorHAnsi"/>
        </w:rPr>
        <w:t xml:space="preserve"> </w:t>
      </w:r>
      <w:r w:rsidR="00B20122" w:rsidRPr="008F18EC">
        <w:rPr>
          <w:rFonts w:asciiTheme="minorHAnsi" w:hAnsiTheme="minorHAnsi" w:cstheme="minorHAnsi"/>
        </w:rPr>
        <w:t>–</w:t>
      </w:r>
      <w:r w:rsidR="00354A6E" w:rsidRPr="008F18EC">
        <w:rPr>
          <w:rFonts w:asciiTheme="minorHAnsi" w:hAnsiTheme="minorHAnsi" w:cstheme="minorHAnsi"/>
        </w:rPr>
        <w:t xml:space="preserve"> </w:t>
      </w:r>
      <w:r w:rsidR="009D4DEA" w:rsidRPr="008F18EC">
        <w:rPr>
          <w:rFonts w:asciiTheme="minorHAnsi" w:hAnsiTheme="minorHAnsi" w:cstheme="minorHAnsi"/>
        </w:rPr>
        <w:t xml:space="preserve">Modelo de </w:t>
      </w:r>
      <w:r w:rsidR="00B20122" w:rsidRPr="008F18EC">
        <w:rPr>
          <w:rFonts w:asciiTheme="minorHAnsi" w:hAnsiTheme="minorHAnsi" w:cstheme="minorHAnsi"/>
        </w:rPr>
        <w:t xml:space="preserve">Declaração de Atendimento às Prerrogativas Legais de </w:t>
      </w:r>
      <w:r w:rsidR="0037339C" w:rsidRPr="008F18EC">
        <w:rPr>
          <w:rFonts w:asciiTheme="minorHAnsi" w:hAnsiTheme="minorHAnsi" w:cstheme="minorHAnsi"/>
        </w:rPr>
        <w:t>Preferência</w:t>
      </w:r>
      <w:r w:rsidR="000C5AB5" w:rsidRPr="008F18EC">
        <w:rPr>
          <w:rFonts w:asciiTheme="minorHAnsi" w:hAnsiTheme="minorHAnsi" w:cstheme="minorHAnsi"/>
        </w:rPr>
        <w:t>;</w:t>
      </w:r>
      <w:r w:rsidR="00295EF5" w:rsidRPr="008F18EC">
        <w:rPr>
          <w:rFonts w:asciiTheme="minorHAnsi" w:hAnsiTheme="minorHAnsi" w:cstheme="minorHAnsi"/>
        </w:rPr>
        <w:t xml:space="preserve"> e</w:t>
      </w:r>
      <w:bookmarkEnd w:id="348"/>
    </w:p>
    <w:p w14:paraId="3F0B217E" w14:textId="238998E7" w:rsidR="00295EF5" w:rsidRPr="008F18EC" w:rsidRDefault="00295EF5" w:rsidP="005473AE">
      <w:pPr>
        <w:pStyle w:val="PargrafodaLista"/>
        <w:numPr>
          <w:ilvl w:val="2"/>
          <w:numId w:val="7"/>
        </w:numPr>
        <w:tabs>
          <w:tab w:val="left" w:pos="2664"/>
        </w:tabs>
        <w:spacing w:before="240" w:after="240" w:line="300" w:lineRule="exact"/>
        <w:ind w:left="567" w:firstLine="0"/>
        <w:rPr>
          <w:rFonts w:asciiTheme="minorHAnsi" w:hAnsiTheme="minorHAnsi" w:cstheme="minorHAnsi"/>
        </w:rPr>
      </w:pPr>
      <w:bookmarkStart w:id="349" w:name="_Ref197424397"/>
      <w:r w:rsidRPr="008F18EC">
        <w:rPr>
          <w:rFonts w:asciiTheme="minorHAnsi" w:hAnsiTheme="minorHAnsi" w:cstheme="minorHAnsi"/>
        </w:rPr>
        <w:t>Anexo 12 – Modelo de Declaração de Cumprimento de Exigências de Reserva de Cargos para Pessoa com Deficiência e para Reabilitado da Previdência Social.</w:t>
      </w:r>
      <w:bookmarkEnd w:id="349"/>
    </w:p>
    <w:p w14:paraId="6877DDD4" w14:textId="63A5348A" w:rsidR="00A176F8" w:rsidRPr="008F18EC" w:rsidRDefault="00A176F8" w:rsidP="0D5207EE">
      <w:pPr>
        <w:pStyle w:val="Seo"/>
        <w:rPr>
          <w:rFonts w:asciiTheme="minorHAnsi" w:hAnsiTheme="minorHAnsi"/>
        </w:rPr>
      </w:pPr>
      <w:bookmarkStart w:id="350" w:name="_Toc39635453"/>
      <w:bookmarkStart w:id="351" w:name="_Toc211683469"/>
      <w:r w:rsidRPr="008F18EC">
        <w:rPr>
          <w:rFonts w:asciiTheme="minorHAnsi" w:hAnsiTheme="minorHAnsi"/>
        </w:rPr>
        <w:t>Seção II – Representantes</w:t>
      </w:r>
      <w:bookmarkEnd w:id="350"/>
      <w:bookmarkEnd w:id="351"/>
    </w:p>
    <w:p w14:paraId="5986079F" w14:textId="2D7E9AC9" w:rsidR="00A176F8" w:rsidRPr="008F18EC" w:rsidRDefault="00A176F8" w:rsidP="0D5207EE">
      <w:pPr>
        <w:pStyle w:val="Subseo"/>
        <w:rPr>
          <w:rFonts w:asciiTheme="minorHAnsi" w:hAnsiTheme="minorHAnsi"/>
        </w:rPr>
      </w:pPr>
      <w:bookmarkStart w:id="352" w:name="_Toc1045753242"/>
      <w:bookmarkStart w:id="353" w:name="_Toc211683470"/>
      <w:r w:rsidRPr="008F18EC">
        <w:rPr>
          <w:rFonts w:asciiTheme="minorHAnsi" w:hAnsiTheme="minorHAnsi"/>
        </w:rPr>
        <w:t>Subseção I – Representante Credenciado</w:t>
      </w:r>
      <w:bookmarkEnd w:id="352"/>
      <w:bookmarkEnd w:id="353"/>
    </w:p>
    <w:p w14:paraId="05DF5766" w14:textId="16075882"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Cada </w:t>
      </w:r>
      <w:r w:rsidRPr="008F18EC">
        <w:rPr>
          <w:rFonts w:asciiTheme="minorHAnsi" w:hAnsiTheme="minorHAnsi" w:cstheme="minorHAnsi"/>
          <w:b/>
          <w:bCs/>
        </w:rPr>
        <w:t>Proponente</w:t>
      </w:r>
      <w:r w:rsidRPr="008F18EC">
        <w:rPr>
          <w:rFonts w:asciiTheme="minorHAnsi" w:hAnsiTheme="minorHAnsi" w:cstheme="minorHAnsi"/>
        </w:rPr>
        <w:t xml:space="preserve"> participando isoladamente do </w:t>
      </w:r>
      <w:r w:rsidRPr="008F18EC">
        <w:rPr>
          <w:rFonts w:asciiTheme="minorHAnsi" w:hAnsiTheme="minorHAnsi" w:cstheme="minorHAnsi"/>
          <w:b/>
          <w:bCs/>
        </w:rPr>
        <w:t xml:space="preserve">Leilão </w:t>
      </w:r>
      <w:r w:rsidRPr="008F18EC">
        <w:rPr>
          <w:rFonts w:asciiTheme="minorHAnsi" w:hAnsiTheme="minorHAnsi" w:cstheme="minorHAnsi"/>
        </w:rPr>
        <w:t xml:space="preserve">poderá ter até 2 (dois) </w:t>
      </w:r>
      <w:r w:rsidRPr="008F18EC">
        <w:rPr>
          <w:rFonts w:asciiTheme="minorHAnsi" w:hAnsiTheme="minorHAnsi" w:cstheme="minorHAnsi"/>
          <w:b/>
          <w:bCs/>
        </w:rPr>
        <w:t>Representantes Credenciados</w:t>
      </w:r>
      <w:r w:rsidRPr="008F18EC">
        <w:rPr>
          <w:rFonts w:asciiTheme="minorHAnsi" w:hAnsiTheme="minorHAnsi" w:cstheme="minorHAnsi"/>
        </w:rPr>
        <w:t xml:space="preserve">. Na hipótese de participação em </w:t>
      </w:r>
      <w:r w:rsidRPr="008F18EC">
        <w:rPr>
          <w:rFonts w:asciiTheme="minorHAnsi" w:hAnsiTheme="minorHAnsi" w:cstheme="minorHAnsi"/>
          <w:b/>
          <w:bCs/>
        </w:rPr>
        <w:t>Consórcio</w:t>
      </w:r>
      <w:r w:rsidRPr="008F18EC">
        <w:rPr>
          <w:rFonts w:asciiTheme="minorHAnsi" w:hAnsiTheme="minorHAnsi" w:cstheme="minorHAnsi"/>
        </w:rPr>
        <w:t xml:space="preserve">, será admitida a participação de até 2 (dois) </w:t>
      </w:r>
      <w:r w:rsidRPr="008F18EC">
        <w:rPr>
          <w:rFonts w:asciiTheme="minorHAnsi" w:hAnsiTheme="minorHAnsi" w:cstheme="minorHAnsi"/>
          <w:b/>
          <w:bCs/>
        </w:rPr>
        <w:t>Representantes Credenciados</w:t>
      </w:r>
      <w:r w:rsidRPr="008F18EC">
        <w:rPr>
          <w:rFonts w:asciiTheme="minorHAnsi" w:hAnsiTheme="minorHAnsi" w:cstheme="minorHAnsi"/>
        </w:rPr>
        <w:t xml:space="preserve"> por</w:t>
      </w:r>
      <w:del w:id="354" w:author="Isabela Alves Pereira Oliveira" w:date="2025-10-18T12:28:00Z" w16du:dateUtc="2025-10-18T15:28:00Z">
        <w:r w:rsidRPr="008F18EC" w:rsidDel="002C1ABF">
          <w:rPr>
            <w:rFonts w:asciiTheme="minorHAnsi" w:hAnsiTheme="minorHAnsi" w:cstheme="minorHAnsi"/>
            <w:spacing w:val="-39"/>
          </w:rPr>
          <w:delText xml:space="preserve"> </w:delText>
        </w:r>
        <w:r w:rsidR="00D83759" w:rsidRPr="008F18EC" w:rsidDel="002C1ABF">
          <w:rPr>
            <w:rFonts w:asciiTheme="minorHAnsi" w:hAnsiTheme="minorHAnsi" w:cstheme="minorHAnsi"/>
            <w:spacing w:val="-39"/>
          </w:rPr>
          <w:delText xml:space="preserve"> </w:delText>
        </w:r>
        <w:r w:rsidRPr="008F18EC" w:rsidDel="002C1ABF">
          <w:rPr>
            <w:rFonts w:asciiTheme="minorHAnsi" w:hAnsiTheme="minorHAnsi" w:cstheme="minorHAnsi"/>
            <w:spacing w:val="-39"/>
          </w:rPr>
          <w:delText xml:space="preserve"> </w:delText>
        </w:r>
      </w:del>
      <w:ins w:id="355" w:author="Isabela Alves Pereira Oliveira" w:date="2025-10-18T12:28:00Z" w16du:dateUtc="2025-10-18T15:28:00Z">
        <w:r w:rsidR="002C1ABF">
          <w:rPr>
            <w:rFonts w:asciiTheme="minorHAnsi" w:hAnsiTheme="minorHAnsi" w:cstheme="minorHAnsi"/>
            <w:spacing w:val="-39"/>
          </w:rPr>
          <w:t xml:space="preserve"> </w:t>
        </w:r>
      </w:ins>
      <w:r w:rsidRPr="008F18EC">
        <w:rPr>
          <w:rFonts w:asciiTheme="minorHAnsi" w:hAnsiTheme="minorHAnsi" w:cstheme="minorHAnsi"/>
          <w:b/>
          <w:bCs/>
        </w:rPr>
        <w:t>Consórcio</w:t>
      </w:r>
      <w:r w:rsidRPr="008F18EC">
        <w:rPr>
          <w:rFonts w:asciiTheme="minorHAnsi" w:hAnsiTheme="minorHAnsi" w:cstheme="minorHAnsi"/>
        </w:rPr>
        <w:t>.</w:t>
      </w:r>
    </w:p>
    <w:p w14:paraId="6428A876" w14:textId="77777777"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outorga de poderes de representação aos </w:t>
      </w:r>
      <w:r w:rsidRPr="008F18EC">
        <w:rPr>
          <w:rFonts w:asciiTheme="minorHAnsi" w:hAnsiTheme="minorHAnsi" w:cstheme="minorHAnsi"/>
          <w:b/>
          <w:bCs/>
        </w:rPr>
        <w:t>Representantes Credenciados</w:t>
      </w:r>
      <w:r w:rsidRPr="008F18EC">
        <w:rPr>
          <w:rFonts w:asciiTheme="minorHAnsi" w:hAnsiTheme="minorHAnsi" w:cstheme="minorHAnsi"/>
        </w:rPr>
        <w:t xml:space="preserve"> dar-se-á:</w:t>
      </w:r>
    </w:p>
    <w:p w14:paraId="06D3B0DB" w14:textId="77777777"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No caso de </w:t>
      </w:r>
      <w:r w:rsidRPr="008F18EC">
        <w:rPr>
          <w:rFonts w:asciiTheme="minorHAnsi" w:hAnsiTheme="minorHAnsi" w:cstheme="minorHAnsi"/>
          <w:b/>
          <w:bCs/>
        </w:rPr>
        <w:t>Proponentes</w:t>
      </w:r>
      <w:r w:rsidRPr="008F18EC">
        <w:rPr>
          <w:rFonts w:asciiTheme="minorHAnsi" w:hAnsiTheme="minorHAnsi" w:cstheme="minorHAnsi"/>
        </w:rPr>
        <w:t xml:space="preserve"> brasileiras ou filiais de pessoas jurídicas estrangeiras autorizadas a funcionar no Brasil, mediante instrumento de mandato, público ou particular, que comprove poderes para praticar, em nome da </w:t>
      </w:r>
      <w:r w:rsidRPr="008F18EC">
        <w:rPr>
          <w:rFonts w:asciiTheme="minorHAnsi" w:hAnsiTheme="minorHAnsi" w:cstheme="minorHAnsi"/>
          <w:b/>
          <w:bCs/>
        </w:rPr>
        <w:t>Proponente</w:t>
      </w:r>
      <w:r w:rsidRPr="008F18EC">
        <w:rPr>
          <w:rFonts w:asciiTheme="minorHAnsi" w:hAnsiTheme="minorHAnsi" w:cstheme="minorHAnsi"/>
        </w:rPr>
        <w:t xml:space="preserve">, todos os atos referentes ao </w:t>
      </w:r>
      <w:r w:rsidRPr="008F18EC">
        <w:rPr>
          <w:rFonts w:asciiTheme="minorHAnsi" w:hAnsiTheme="minorHAnsi" w:cstheme="minorHAnsi"/>
          <w:b/>
          <w:bCs/>
        </w:rPr>
        <w:t>Leilão</w:t>
      </w:r>
      <w:r w:rsidRPr="008F18EC">
        <w:rPr>
          <w:rFonts w:asciiTheme="minorHAnsi" w:hAnsiTheme="minorHAnsi" w:cstheme="minorHAnsi"/>
        </w:rPr>
        <w:t xml:space="preserve"> (incluindo os poderes de representar a </w:t>
      </w:r>
      <w:r w:rsidRPr="008F18EC">
        <w:rPr>
          <w:rFonts w:asciiTheme="minorHAnsi" w:hAnsiTheme="minorHAnsi" w:cstheme="minorHAnsi"/>
          <w:b/>
          <w:bCs/>
        </w:rPr>
        <w:t>Proponente</w:t>
      </w:r>
      <w:r w:rsidRPr="008F18EC">
        <w:rPr>
          <w:rFonts w:asciiTheme="minorHAnsi" w:hAnsiTheme="minorHAnsi" w:cstheme="minorHAnsi"/>
        </w:rPr>
        <w:t xml:space="preserve"> administrativamente, fazer acordos e renunciar a direitos, bem como direito de recurso), com firma reconhecida e acompanhado dos documentos que comprovem os poderes do(s) outorgante(s), conforme última alteração arquivada no registro empresarial ou civil</w:t>
      </w:r>
      <w:r w:rsidRPr="008F18EC">
        <w:rPr>
          <w:rFonts w:asciiTheme="minorHAnsi" w:hAnsiTheme="minorHAnsi" w:cstheme="minorHAnsi"/>
          <w:spacing w:val="-11"/>
        </w:rPr>
        <w:t xml:space="preserve"> </w:t>
      </w:r>
      <w:r w:rsidRPr="008F18EC">
        <w:rPr>
          <w:rFonts w:asciiTheme="minorHAnsi" w:hAnsiTheme="minorHAnsi" w:cstheme="minorHAnsi"/>
        </w:rPr>
        <w:t>competente.</w:t>
      </w:r>
    </w:p>
    <w:p w14:paraId="023469F3" w14:textId="77777777"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No caso de </w:t>
      </w:r>
      <w:r w:rsidRPr="008F18EC">
        <w:rPr>
          <w:rFonts w:asciiTheme="minorHAnsi" w:hAnsiTheme="minorHAnsi" w:cstheme="minorHAnsi"/>
          <w:b/>
          <w:bCs/>
        </w:rPr>
        <w:t>Proponente</w:t>
      </w:r>
      <w:r w:rsidRPr="008F18EC">
        <w:rPr>
          <w:rFonts w:asciiTheme="minorHAnsi" w:hAnsiTheme="minorHAnsi" w:cstheme="minorHAnsi"/>
        </w:rPr>
        <w:t xml:space="preserve"> estrangeira que não funcione no Brasil, mediante apresentação</w:t>
      </w:r>
      <w:r w:rsidRPr="008F18EC">
        <w:rPr>
          <w:rFonts w:asciiTheme="minorHAnsi" w:hAnsiTheme="minorHAnsi" w:cstheme="minorHAnsi"/>
          <w:spacing w:val="-7"/>
        </w:rPr>
        <w:t xml:space="preserve"> </w:t>
      </w:r>
      <w:r w:rsidRPr="008F18EC">
        <w:rPr>
          <w:rFonts w:asciiTheme="minorHAnsi" w:hAnsiTheme="minorHAnsi" w:cstheme="minorHAnsi"/>
        </w:rPr>
        <w:t>de:</w:t>
      </w:r>
    </w:p>
    <w:p w14:paraId="2FD13F15" w14:textId="091CD563" w:rsidR="00A176F8" w:rsidRPr="008F18EC" w:rsidRDefault="00A176F8" w:rsidP="00112892">
      <w:pPr>
        <w:pStyle w:val="PargrafodaLista"/>
        <w:numPr>
          <w:ilvl w:val="3"/>
          <w:numId w:val="7"/>
        </w:numPr>
        <w:tabs>
          <w:tab w:val="left" w:pos="851"/>
          <w:tab w:val="left" w:pos="3517"/>
        </w:tabs>
        <w:spacing w:before="240" w:after="240" w:line="300" w:lineRule="exact"/>
        <w:ind w:left="851" w:firstLine="0"/>
        <w:rPr>
          <w:rFonts w:asciiTheme="minorHAnsi" w:hAnsiTheme="minorHAnsi" w:cstheme="minorHAnsi"/>
        </w:rPr>
      </w:pPr>
      <w:r w:rsidRPr="008F18EC">
        <w:rPr>
          <w:rFonts w:asciiTheme="minorHAnsi" w:hAnsiTheme="minorHAnsi" w:cstheme="minorHAnsi"/>
        </w:rPr>
        <w:t xml:space="preserve">instrumento de </w:t>
      </w:r>
      <w:proofErr w:type="gramStart"/>
      <w:r w:rsidRPr="008F18EC">
        <w:rPr>
          <w:rFonts w:asciiTheme="minorHAnsi" w:hAnsiTheme="minorHAnsi" w:cstheme="minorHAnsi"/>
        </w:rPr>
        <w:t>mandato</w:t>
      </w:r>
      <w:proofErr w:type="gramEnd"/>
      <w:r w:rsidRPr="008F18EC">
        <w:rPr>
          <w:rFonts w:asciiTheme="minorHAnsi" w:hAnsiTheme="minorHAnsi" w:cstheme="minorHAnsi"/>
        </w:rPr>
        <w:t xml:space="preserve"> outorgado a representante residente no Brasil, com a(s) assinatura(s) devidamente reconhecida(s) por notário ou outra entidade de acordo com a legislação aplicável aos documentos, legalizado pela representação consular brasileira, observado o disposto no </w:t>
      </w:r>
      <w:r w:rsidR="00622CFC" w:rsidRPr="008F18EC">
        <w:rPr>
          <w:rFonts w:asciiTheme="minorHAnsi" w:hAnsiTheme="minorHAnsi" w:cstheme="minorHAnsi"/>
        </w:rPr>
        <w:t>Item</w:t>
      </w:r>
      <w:r w:rsidRPr="008F18EC">
        <w:rPr>
          <w:rFonts w:asciiTheme="minorHAnsi" w:hAnsiTheme="minorHAnsi" w:cstheme="minorHAnsi"/>
        </w:rPr>
        <w:t xml:space="preserve"> </w:t>
      </w:r>
      <w:r w:rsidR="00D406CF" w:rsidRPr="008F18EC">
        <w:rPr>
          <w:rFonts w:asciiTheme="minorHAnsi" w:hAnsiTheme="minorHAnsi" w:cstheme="minorHAnsi"/>
        </w:rPr>
        <w:fldChar w:fldCharType="begin"/>
      </w:r>
      <w:r w:rsidR="00D406CF" w:rsidRPr="008F18EC">
        <w:rPr>
          <w:rFonts w:asciiTheme="minorHAnsi" w:hAnsiTheme="minorHAnsi" w:cstheme="minorHAnsi"/>
        </w:rPr>
        <w:instrText xml:space="preserve"> REF _Ref197354708 \r \h </w:instrText>
      </w:r>
      <w:r w:rsidR="00D406CF" w:rsidRPr="008F18EC">
        <w:rPr>
          <w:rFonts w:asciiTheme="minorHAnsi" w:hAnsiTheme="minorHAnsi" w:cstheme="minorHAnsi"/>
        </w:rPr>
      </w:r>
      <w:r w:rsidR="00D406CF" w:rsidRPr="008F18EC">
        <w:rPr>
          <w:rFonts w:asciiTheme="minorHAnsi" w:hAnsiTheme="minorHAnsi" w:cstheme="minorHAnsi"/>
        </w:rPr>
        <w:fldChar w:fldCharType="separate"/>
      </w:r>
      <w:r w:rsidR="00D406CF" w:rsidRPr="008F18EC">
        <w:rPr>
          <w:rFonts w:asciiTheme="minorHAnsi" w:hAnsiTheme="minorHAnsi" w:cstheme="minorHAnsi"/>
        </w:rPr>
        <w:t>1.25</w:t>
      </w:r>
      <w:r w:rsidR="00D406CF" w:rsidRPr="008F18EC">
        <w:rPr>
          <w:rFonts w:asciiTheme="minorHAnsi" w:hAnsiTheme="minorHAnsi" w:cstheme="minorHAnsi"/>
        </w:rPr>
        <w:fldChar w:fldCharType="end"/>
      </w:r>
      <w:r w:rsidRPr="008F18EC">
        <w:rPr>
          <w:rFonts w:asciiTheme="minorHAnsi" w:hAnsiTheme="minorHAnsi" w:cstheme="minorHAnsi"/>
        </w:rPr>
        <w:t>, que comprove poderes</w:t>
      </w:r>
      <w:r w:rsidRPr="008F18EC">
        <w:rPr>
          <w:rFonts w:asciiTheme="minorHAnsi" w:hAnsiTheme="minorHAnsi" w:cstheme="minorHAnsi"/>
          <w:spacing w:val="-1"/>
        </w:rPr>
        <w:t xml:space="preserve"> </w:t>
      </w:r>
      <w:r w:rsidRPr="008F18EC">
        <w:rPr>
          <w:rFonts w:asciiTheme="minorHAnsi" w:hAnsiTheme="minorHAnsi" w:cstheme="minorHAnsi"/>
        </w:rPr>
        <w:t>para:</w:t>
      </w:r>
    </w:p>
    <w:p w14:paraId="096DDE21" w14:textId="6DF29D29" w:rsidR="00A176F8" w:rsidRPr="008F18EC" w:rsidRDefault="00A176F8" w:rsidP="00112892">
      <w:pPr>
        <w:pStyle w:val="PargrafodaLista"/>
        <w:numPr>
          <w:ilvl w:val="4"/>
          <w:numId w:val="7"/>
        </w:numPr>
        <w:tabs>
          <w:tab w:val="left" w:pos="3937"/>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praticar, em nome da </w:t>
      </w:r>
      <w:r w:rsidRPr="008F18EC">
        <w:rPr>
          <w:rFonts w:asciiTheme="minorHAnsi" w:hAnsiTheme="minorHAnsi" w:cstheme="minorHAnsi"/>
          <w:b/>
          <w:bCs/>
        </w:rPr>
        <w:t>Proponente</w:t>
      </w:r>
      <w:r w:rsidRPr="008F18EC">
        <w:rPr>
          <w:rFonts w:asciiTheme="minorHAnsi" w:hAnsiTheme="minorHAnsi" w:cstheme="minorHAnsi"/>
        </w:rPr>
        <w:t xml:space="preserve">, todos os atos referentes ao </w:t>
      </w:r>
      <w:r w:rsidRPr="008F18EC">
        <w:rPr>
          <w:rFonts w:asciiTheme="minorHAnsi" w:hAnsiTheme="minorHAnsi" w:cstheme="minorHAnsi"/>
          <w:b/>
          <w:bCs/>
        </w:rPr>
        <w:t>Leilão</w:t>
      </w:r>
      <w:r w:rsidRPr="008F18EC">
        <w:rPr>
          <w:rFonts w:asciiTheme="minorHAnsi" w:hAnsiTheme="minorHAnsi" w:cstheme="minorHAnsi"/>
        </w:rPr>
        <w:t>, exceto aqueles referidos no</w:t>
      </w:r>
      <w:r w:rsidRPr="008F18EC">
        <w:rPr>
          <w:rFonts w:asciiTheme="minorHAnsi" w:hAnsiTheme="minorHAnsi" w:cstheme="minorHAnsi"/>
          <w:spacing w:val="28"/>
        </w:rPr>
        <w:t xml:space="preserve"> </w:t>
      </w:r>
      <w:r w:rsidR="00622CFC" w:rsidRPr="008F18EC">
        <w:rPr>
          <w:rFonts w:asciiTheme="minorHAnsi" w:hAnsiTheme="minorHAnsi" w:cstheme="minorHAnsi"/>
        </w:rPr>
        <w:t>Item</w:t>
      </w:r>
      <w:r w:rsidR="005D3850" w:rsidRPr="008F18EC">
        <w:rPr>
          <w:rFonts w:asciiTheme="minorHAnsi" w:hAnsiTheme="minorHAnsi" w:cstheme="minorHAnsi"/>
        </w:rPr>
        <w:t xml:space="preserve"> </w:t>
      </w:r>
      <w:r w:rsidR="005D3850" w:rsidRPr="008F18EC">
        <w:rPr>
          <w:rFonts w:asciiTheme="minorHAnsi" w:hAnsiTheme="minorHAnsi" w:cstheme="minorHAnsi"/>
        </w:rPr>
        <w:fldChar w:fldCharType="begin"/>
      </w:r>
      <w:r w:rsidR="005D3850" w:rsidRPr="008F18EC">
        <w:rPr>
          <w:rFonts w:asciiTheme="minorHAnsi" w:hAnsiTheme="minorHAnsi" w:cstheme="minorHAnsi"/>
        </w:rPr>
        <w:instrText xml:space="preserve"> REF _Ref197357230 \r \h </w:instrText>
      </w:r>
      <w:r w:rsidR="005D3850" w:rsidRPr="008F18EC">
        <w:rPr>
          <w:rFonts w:asciiTheme="minorHAnsi" w:hAnsiTheme="minorHAnsi" w:cstheme="minorHAnsi"/>
        </w:rPr>
      </w:r>
      <w:r w:rsidR="005D3850" w:rsidRPr="008F18EC">
        <w:rPr>
          <w:rFonts w:asciiTheme="minorHAnsi" w:hAnsiTheme="minorHAnsi" w:cstheme="minorHAnsi"/>
        </w:rPr>
        <w:fldChar w:fldCharType="separate"/>
      </w:r>
      <w:r w:rsidR="005D3850" w:rsidRPr="008F18EC">
        <w:rPr>
          <w:rFonts w:asciiTheme="minorHAnsi" w:hAnsiTheme="minorHAnsi" w:cstheme="minorHAnsi"/>
        </w:rPr>
        <w:t>4.9</w:t>
      </w:r>
      <w:r w:rsidR="005D3850" w:rsidRPr="008F18EC">
        <w:rPr>
          <w:rFonts w:asciiTheme="minorHAnsi" w:hAnsiTheme="minorHAnsi" w:cstheme="minorHAnsi"/>
        </w:rPr>
        <w:fldChar w:fldCharType="end"/>
      </w:r>
      <w:r w:rsidRPr="008F18EC">
        <w:rPr>
          <w:rFonts w:asciiTheme="minorHAnsi" w:hAnsiTheme="minorHAnsi" w:cstheme="minorHAnsi"/>
        </w:rPr>
        <w:t>;</w:t>
      </w:r>
    </w:p>
    <w:p w14:paraId="56EF45C5" w14:textId="0EFD5AFC" w:rsidR="00A176F8" w:rsidRPr="008F18EC" w:rsidRDefault="00A176F8" w:rsidP="00112892">
      <w:pPr>
        <w:pStyle w:val="PargrafodaLista"/>
        <w:numPr>
          <w:ilvl w:val="4"/>
          <w:numId w:val="7"/>
        </w:numPr>
        <w:tabs>
          <w:tab w:val="left" w:pos="3937"/>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receber citação e representar a </w:t>
      </w:r>
      <w:r w:rsidRPr="008F18EC">
        <w:rPr>
          <w:rFonts w:asciiTheme="minorHAnsi" w:hAnsiTheme="minorHAnsi" w:cstheme="minorHAnsi"/>
          <w:b/>
          <w:bCs/>
        </w:rPr>
        <w:t>Proponente</w:t>
      </w:r>
      <w:r w:rsidRPr="008F18EC">
        <w:rPr>
          <w:rFonts w:asciiTheme="minorHAnsi" w:hAnsiTheme="minorHAnsi" w:cstheme="minorHAnsi"/>
        </w:rPr>
        <w:t xml:space="preserve"> administrativa e judicialmente, nos termos do </w:t>
      </w:r>
      <w:r w:rsidR="00C230F6" w:rsidRPr="008F18EC">
        <w:rPr>
          <w:rFonts w:asciiTheme="minorHAnsi" w:hAnsiTheme="minorHAnsi" w:cstheme="minorHAnsi"/>
        </w:rPr>
        <w:t>artigo</w:t>
      </w:r>
      <w:r w:rsidR="00A51D7E" w:rsidRPr="008F18EC">
        <w:rPr>
          <w:rFonts w:asciiTheme="minorHAnsi" w:hAnsiTheme="minorHAnsi" w:cstheme="minorHAnsi"/>
        </w:rPr>
        <w:t xml:space="preserve"> 70, parágrafo único, da </w:t>
      </w:r>
      <w:r w:rsidR="00051497" w:rsidRPr="008F18EC">
        <w:rPr>
          <w:rFonts w:asciiTheme="minorHAnsi" w:hAnsiTheme="minorHAnsi" w:cstheme="minorHAnsi"/>
        </w:rPr>
        <w:t>Lei Federal nº</w:t>
      </w:r>
      <w:r w:rsidR="00A51D7E" w:rsidRPr="008F18EC">
        <w:rPr>
          <w:rFonts w:asciiTheme="minorHAnsi" w:hAnsiTheme="minorHAnsi" w:cstheme="minorHAnsi"/>
        </w:rPr>
        <w:t xml:space="preserve"> 14.133/2021</w:t>
      </w:r>
      <w:r w:rsidRPr="008F18EC">
        <w:rPr>
          <w:rFonts w:asciiTheme="minorHAnsi" w:hAnsiTheme="minorHAnsi" w:cstheme="minorHAnsi"/>
        </w:rPr>
        <w:t>;</w:t>
      </w:r>
      <w:r w:rsidRPr="008F18EC">
        <w:rPr>
          <w:rFonts w:asciiTheme="minorHAnsi" w:hAnsiTheme="minorHAnsi" w:cstheme="minorHAnsi"/>
          <w:spacing w:val="-6"/>
        </w:rPr>
        <w:t xml:space="preserve"> </w:t>
      </w:r>
      <w:r w:rsidRPr="008F18EC">
        <w:rPr>
          <w:rFonts w:asciiTheme="minorHAnsi" w:hAnsiTheme="minorHAnsi" w:cstheme="minorHAnsi"/>
        </w:rPr>
        <w:t>e</w:t>
      </w:r>
    </w:p>
    <w:p w14:paraId="34546FBB" w14:textId="77777777" w:rsidR="00A176F8" w:rsidRPr="008F18EC" w:rsidRDefault="00A176F8" w:rsidP="00112892">
      <w:pPr>
        <w:pStyle w:val="PargrafodaLista"/>
        <w:numPr>
          <w:ilvl w:val="4"/>
          <w:numId w:val="7"/>
        </w:numPr>
        <w:tabs>
          <w:tab w:val="left" w:pos="3937"/>
        </w:tabs>
        <w:spacing w:before="240" w:after="240" w:line="300" w:lineRule="exact"/>
        <w:ind w:left="1134" w:firstLine="0"/>
        <w:rPr>
          <w:rFonts w:asciiTheme="minorHAnsi" w:hAnsiTheme="minorHAnsi" w:cstheme="minorHAnsi"/>
        </w:rPr>
      </w:pPr>
      <w:r w:rsidRPr="008F18EC">
        <w:rPr>
          <w:rFonts w:asciiTheme="minorHAnsi" w:hAnsiTheme="minorHAnsi" w:cstheme="minorHAnsi"/>
        </w:rPr>
        <w:t>fazer acordos e renunciar</w:t>
      </w:r>
      <w:r w:rsidRPr="008F18EC">
        <w:rPr>
          <w:rFonts w:asciiTheme="minorHAnsi" w:hAnsiTheme="minorHAnsi" w:cstheme="minorHAnsi"/>
          <w:spacing w:val="1"/>
        </w:rPr>
        <w:t xml:space="preserve"> </w:t>
      </w:r>
      <w:r w:rsidRPr="008F18EC">
        <w:rPr>
          <w:rFonts w:asciiTheme="minorHAnsi" w:hAnsiTheme="minorHAnsi" w:cstheme="minorHAnsi"/>
        </w:rPr>
        <w:t>direitos.</w:t>
      </w:r>
    </w:p>
    <w:p w14:paraId="264F389E" w14:textId="2DA61361" w:rsidR="00A176F8" w:rsidRPr="008F18EC" w:rsidRDefault="00A176F8" w:rsidP="00112892">
      <w:pPr>
        <w:pStyle w:val="PargrafodaLista"/>
        <w:numPr>
          <w:ilvl w:val="3"/>
          <w:numId w:val="7"/>
        </w:numPr>
        <w:tabs>
          <w:tab w:val="left" w:pos="3517"/>
        </w:tabs>
        <w:spacing w:before="240" w:after="240" w:line="300" w:lineRule="exact"/>
        <w:ind w:left="851" w:firstLine="0"/>
        <w:rPr>
          <w:rFonts w:asciiTheme="minorHAnsi" w:hAnsiTheme="minorHAnsi" w:cstheme="minorHAnsi"/>
        </w:rPr>
      </w:pPr>
      <w:r w:rsidRPr="008F18EC">
        <w:rPr>
          <w:rFonts w:asciiTheme="minorHAnsi" w:hAnsiTheme="minorHAnsi" w:cstheme="minorHAnsi"/>
        </w:rPr>
        <w:t xml:space="preserve">documentos que comprovem os poderes dos outorgantes, legalizados pela representação consular brasileira, observado o disposto no </w:t>
      </w:r>
      <w:r w:rsidR="00622CFC" w:rsidRPr="008F18EC">
        <w:rPr>
          <w:rFonts w:asciiTheme="minorHAnsi" w:hAnsiTheme="minorHAnsi" w:cstheme="minorHAnsi"/>
        </w:rPr>
        <w:t>Item</w:t>
      </w:r>
      <w:r w:rsidRPr="008F18EC">
        <w:rPr>
          <w:rFonts w:asciiTheme="minorHAnsi" w:hAnsiTheme="minorHAnsi" w:cstheme="minorHAnsi"/>
        </w:rPr>
        <w:t xml:space="preserve"> </w:t>
      </w:r>
      <w:r w:rsidR="00F736FB" w:rsidRPr="008F18EC">
        <w:rPr>
          <w:rFonts w:asciiTheme="minorHAnsi" w:hAnsiTheme="minorHAnsi" w:cstheme="minorHAnsi"/>
        </w:rPr>
        <w:fldChar w:fldCharType="begin"/>
      </w:r>
      <w:r w:rsidR="00F736FB" w:rsidRPr="008F18EC">
        <w:rPr>
          <w:rFonts w:asciiTheme="minorHAnsi" w:hAnsiTheme="minorHAnsi" w:cstheme="minorHAnsi"/>
        </w:rPr>
        <w:instrText xml:space="preserve"> REF _Ref197354708 \r \h </w:instrText>
      </w:r>
      <w:r w:rsidR="00F736FB" w:rsidRPr="008F18EC">
        <w:rPr>
          <w:rFonts w:asciiTheme="minorHAnsi" w:hAnsiTheme="minorHAnsi" w:cstheme="minorHAnsi"/>
        </w:rPr>
      </w:r>
      <w:r w:rsidR="00F736FB" w:rsidRPr="008F18EC">
        <w:rPr>
          <w:rFonts w:asciiTheme="minorHAnsi" w:hAnsiTheme="minorHAnsi" w:cstheme="minorHAnsi"/>
        </w:rPr>
        <w:fldChar w:fldCharType="separate"/>
      </w:r>
      <w:r w:rsidR="00F736FB" w:rsidRPr="008F18EC">
        <w:rPr>
          <w:rFonts w:asciiTheme="minorHAnsi" w:hAnsiTheme="minorHAnsi" w:cstheme="minorHAnsi"/>
        </w:rPr>
        <w:t>1.25</w:t>
      </w:r>
      <w:r w:rsidR="00F736FB" w:rsidRPr="008F18EC">
        <w:rPr>
          <w:rFonts w:asciiTheme="minorHAnsi" w:hAnsiTheme="minorHAnsi" w:cstheme="minorHAnsi"/>
        </w:rPr>
        <w:fldChar w:fldCharType="end"/>
      </w:r>
      <w:r w:rsidRPr="008F18EC">
        <w:rPr>
          <w:rFonts w:asciiTheme="minorHAnsi" w:hAnsiTheme="minorHAnsi" w:cstheme="minorHAnsi"/>
        </w:rPr>
        <w:t xml:space="preserve">, sendo que, em qualquer hipótese, os documentos devem ser acompanhado da respectiva tradução </w:t>
      </w:r>
      <w:r w:rsidRPr="008F18EC">
        <w:rPr>
          <w:rFonts w:asciiTheme="minorHAnsi" w:hAnsiTheme="minorHAnsi" w:cstheme="minorHAnsi"/>
        </w:rPr>
        <w:lastRenderedPageBreak/>
        <w:t>juramentada para a língua portuguesa, realizada por tradutor juramentado matriculado em qualquer das Juntas Comerciais do Brasil, conforme última alteração arquivada no registro empresarial ou civil competente, ou exigência equivalente do país de</w:t>
      </w:r>
      <w:r w:rsidRPr="008F18EC">
        <w:rPr>
          <w:rFonts w:asciiTheme="minorHAnsi" w:hAnsiTheme="minorHAnsi" w:cstheme="minorHAnsi"/>
          <w:spacing w:val="-16"/>
        </w:rPr>
        <w:t xml:space="preserve"> </w:t>
      </w:r>
      <w:r w:rsidRPr="008F18EC">
        <w:rPr>
          <w:rFonts w:asciiTheme="minorHAnsi" w:hAnsiTheme="minorHAnsi" w:cstheme="minorHAnsi"/>
        </w:rPr>
        <w:t>origem.</w:t>
      </w:r>
    </w:p>
    <w:p w14:paraId="483BDD84" w14:textId="235F1DBE"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No caso de </w:t>
      </w:r>
      <w:r w:rsidRPr="008F18EC">
        <w:rPr>
          <w:rFonts w:asciiTheme="minorHAnsi" w:hAnsiTheme="minorHAnsi" w:cstheme="minorHAnsi"/>
          <w:b/>
          <w:bCs/>
        </w:rPr>
        <w:t>Consórcio</w:t>
      </w:r>
      <w:r w:rsidRPr="008F18EC">
        <w:rPr>
          <w:rFonts w:asciiTheme="minorHAnsi" w:hAnsiTheme="minorHAnsi" w:cstheme="minorHAnsi"/>
        </w:rPr>
        <w:t>, deverá ser apresentada a comprovação de poderes de cada consorciada, por meio da exibição dos</w:t>
      </w:r>
      <w:r w:rsidRPr="008F18EC">
        <w:rPr>
          <w:rFonts w:asciiTheme="minorHAnsi" w:hAnsiTheme="minorHAnsi" w:cstheme="minorHAnsi"/>
          <w:spacing w:val="37"/>
        </w:rPr>
        <w:t xml:space="preserve"> </w:t>
      </w:r>
      <w:r w:rsidRPr="008F18EC">
        <w:rPr>
          <w:rFonts w:asciiTheme="minorHAnsi" w:hAnsiTheme="minorHAnsi" w:cstheme="minorHAnsi"/>
        </w:rPr>
        <w:t>respectivos</w:t>
      </w:r>
      <w:r w:rsidRPr="008F18EC">
        <w:rPr>
          <w:rFonts w:asciiTheme="minorHAnsi" w:hAnsiTheme="minorHAnsi" w:cstheme="minorHAnsi"/>
          <w:spacing w:val="37"/>
        </w:rPr>
        <w:t xml:space="preserve"> </w:t>
      </w:r>
      <w:r w:rsidRPr="008F18EC">
        <w:rPr>
          <w:rFonts w:asciiTheme="minorHAnsi" w:hAnsiTheme="minorHAnsi" w:cstheme="minorHAnsi"/>
        </w:rPr>
        <w:t>documentos</w:t>
      </w:r>
      <w:r w:rsidRPr="008F18EC">
        <w:rPr>
          <w:rFonts w:asciiTheme="minorHAnsi" w:hAnsiTheme="minorHAnsi" w:cstheme="minorHAnsi"/>
          <w:spacing w:val="38"/>
        </w:rPr>
        <w:t xml:space="preserve"> </w:t>
      </w:r>
      <w:r w:rsidRPr="008F18EC">
        <w:rPr>
          <w:rFonts w:asciiTheme="minorHAnsi" w:hAnsiTheme="minorHAnsi" w:cstheme="minorHAnsi"/>
        </w:rPr>
        <w:t>societários</w:t>
      </w:r>
      <w:r w:rsidRPr="008F18EC">
        <w:rPr>
          <w:rFonts w:asciiTheme="minorHAnsi" w:hAnsiTheme="minorHAnsi" w:cstheme="minorHAnsi"/>
          <w:spacing w:val="37"/>
        </w:rPr>
        <w:t xml:space="preserve"> </w:t>
      </w:r>
      <w:r w:rsidRPr="008F18EC">
        <w:rPr>
          <w:rFonts w:asciiTheme="minorHAnsi" w:hAnsiTheme="minorHAnsi" w:cstheme="minorHAnsi"/>
        </w:rPr>
        <w:t>das</w:t>
      </w:r>
      <w:r w:rsidRPr="008F18EC">
        <w:rPr>
          <w:rFonts w:asciiTheme="minorHAnsi" w:hAnsiTheme="minorHAnsi" w:cstheme="minorHAnsi"/>
          <w:spacing w:val="37"/>
        </w:rPr>
        <w:t xml:space="preserve"> </w:t>
      </w:r>
      <w:r w:rsidRPr="008F18EC">
        <w:rPr>
          <w:rFonts w:asciiTheme="minorHAnsi" w:hAnsiTheme="minorHAnsi" w:cstheme="minorHAnsi"/>
        </w:rPr>
        <w:t>consorciadas</w:t>
      </w:r>
      <w:r w:rsidRPr="008F18EC">
        <w:rPr>
          <w:rFonts w:asciiTheme="minorHAnsi" w:hAnsiTheme="minorHAnsi" w:cstheme="minorHAnsi"/>
          <w:spacing w:val="38"/>
        </w:rPr>
        <w:t xml:space="preserve"> </w:t>
      </w:r>
      <w:r w:rsidRPr="008F18EC">
        <w:rPr>
          <w:rFonts w:asciiTheme="minorHAnsi" w:hAnsiTheme="minorHAnsi" w:cstheme="minorHAnsi"/>
        </w:rPr>
        <w:t>e/ou</w:t>
      </w:r>
      <w:r w:rsidRPr="008F18EC">
        <w:rPr>
          <w:rFonts w:asciiTheme="minorHAnsi" w:hAnsiTheme="minorHAnsi" w:cstheme="minorHAnsi"/>
          <w:spacing w:val="37"/>
        </w:rPr>
        <w:t xml:space="preserve"> </w:t>
      </w:r>
      <w:r w:rsidRPr="008F18EC">
        <w:rPr>
          <w:rFonts w:asciiTheme="minorHAnsi" w:hAnsiTheme="minorHAnsi" w:cstheme="minorHAnsi"/>
        </w:rPr>
        <w:t xml:space="preserve">instrumento de mandato, com firma reconhecida, ou, se o documento for estrangeiro, revestido das formalidades do </w:t>
      </w:r>
      <w:r w:rsidR="00622CFC" w:rsidRPr="008F18EC">
        <w:rPr>
          <w:rFonts w:asciiTheme="minorHAnsi" w:hAnsiTheme="minorHAnsi" w:cstheme="minorHAnsi"/>
        </w:rPr>
        <w:t>Item</w:t>
      </w:r>
      <w:r w:rsidRPr="008F18EC">
        <w:rPr>
          <w:rFonts w:asciiTheme="minorHAnsi" w:hAnsiTheme="minorHAnsi" w:cstheme="minorHAnsi"/>
        </w:rPr>
        <w:t xml:space="preserve"> </w:t>
      </w:r>
      <w:r w:rsidR="008B7578" w:rsidRPr="008F18EC">
        <w:rPr>
          <w:rFonts w:asciiTheme="minorHAnsi" w:hAnsiTheme="minorHAnsi" w:cstheme="minorHAnsi"/>
        </w:rPr>
        <w:fldChar w:fldCharType="begin"/>
      </w:r>
      <w:r w:rsidR="008B7578" w:rsidRPr="008F18EC">
        <w:rPr>
          <w:rFonts w:asciiTheme="minorHAnsi" w:hAnsiTheme="minorHAnsi" w:cstheme="minorHAnsi"/>
        </w:rPr>
        <w:instrText xml:space="preserve"> REF _Ref197354708 \r \h </w:instrText>
      </w:r>
      <w:r w:rsidR="008B7578" w:rsidRPr="008F18EC">
        <w:rPr>
          <w:rFonts w:asciiTheme="minorHAnsi" w:hAnsiTheme="minorHAnsi" w:cstheme="minorHAnsi"/>
        </w:rPr>
      </w:r>
      <w:r w:rsidR="008B7578" w:rsidRPr="008F18EC">
        <w:rPr>
          <w:rFonts w:asciiTheme="minorHAnsi" w:hAnsiTheme="minorHAnsi" w:cstheme="minorHAnsi"/>
        </w:rPr>
        <w:fldChar w:fldCharType="separate"/>
      </w:r>
      <w:r w:rsidR="002D2ECE" w:rsidRPr="008F18EC">
        <w:rPr>
          <w:rFonts w:asciiTheme="minorHAnsi" w:hAnsiTheme="minorHAnsi" w:cstheme="minorHAnsi"/>
        </w:rPr>
        <w:t>1.25</w:t>
      </w:r>
      <w:r w:rsidR="008B7578" w:rsidRPr="008F18EC">
        <w:rPr>
          <w:rFonts w:asciiTheme="minorHAnsi" w:hAnsiTheme="minorHAnsi" w:cstheme="minorHAnsi"/>
        </w:rPr>
        <w:fldChar w:fldCharType="end"/>
      </w:r>
      <w:r w:rsidRPr="008F18EC">
        <w:rPr>
          <w:rFonts w:asciiTheme="minorHAnsi" w:hAnsiTheme="minorHAnsi" w:cstheme="minorHAnsi"/>
        </w:rPr>
        <w:t>, acompanhada de:</w:t>
      </w:r>
    </w:p>
    <w:p w14:paraId="3BADDBCF" w14:textId="77777777" w:rsidR="00A176F8" w:rsidRPr="008F18EC" w:rsidRDefault="00A176F8" w:rsidP="00EF6D37">
      <w:pPr>
        <w:pStyle w:val="PargrafodaLista"/>
        <w:numPr>
          <w:ilvl w:val="3"/>
          <w:numId w:val="7"/>
        </w:numPr>
        <w:spacing w:before="240" w:after="240" w:line="300" w:lineRule="exact"/>
        <w:ind w:left="851" w:firstLine="0"/>
        <w:rPr>
          <w:rFonts w:asciiTheme="minorHAnsi" w:hAnsiTheme="minorHAnsi" w:cstheme="minorHAnsi"/>
        </w:rPr>
      </w:pPr>
      <w:r w:rsidRPr="008F18EC">
        <w:rPr>
          <w:rFonts w:asciiTheme="minorHAnsi" w:hAnsiTheme="minorHAnsi" w:cstheme="minorHAnsi"/>
        </w:rPr>
        <w:t xml:space="preserve">procurações outorgadas pelas demais consorciadas à empresa líder, conferindo-lhe poderes expressos, irretratáveis e irrevogáveis para concordar com condições, transigir, compromissar-se, assinar quaisquer papéis, documentos e instrumentos de contratação relacionados com o </w:t>
      </w:r>
      <w:r w:rsidRPr="008F18EC">
        <w:rPr>
          <w:rFonts w:asciiTheme="minorHAnsi" w:hAnsiTheme="minorHAnsi" w:cstheme="minorHAnsi"/>
          <w:b/>
          <w:bCs/>
        </w:rPr>
        <w:t>Objeto do Leilão</w:t>
      </w:r>
      <w:r w:rsidRPr="008F18EC">
        <w:rPr>
          <w:rFonts w:asciiTheme="minorHAnsi" w:hAnsiTheme="minorHAnsi" w:cstheme="minorHAnsi"/>
        </w:rPr>
        <w:t>; e</w:t>
      </w:r>
    </w:p>
    <w:p w14:paraId="17D65949" w14:textId="77777777" w:rsidR="00A176F8" w:rsidRPr="008F18EC" w:rsidRDefault="00A176F8" w:rsidP="00112892">
      <w:pPr>
        <w:pStyle w:val="PargrafodaLista"/>
        <w:numPr>
          <w:ilvl w:val="3"/>
          <w:numId w:val="7"/>
        </w:numPr>
        <w:spacing w:before="240" w:after="240" w:line="300" w:lineRule="exact"/>
        <w:ind w:left="851" w:firstLine="0"/>
        <w:rPr>
          <w:rFonts w:asciiTheme="minorHAnsi" w:hAnsiTheme="minorHAnsi" w:cstheme="minorHAnsi"/>
        </w:rPr>
      </w:pPr>
      <w:r w:rsidRPr="008F18EC">
        <w:rPr>
          <w:rFonts w:asciiTheme="minorHAnsi" w:hAnsiTheme="minorHAnsi" w:cstheme="minorHAnsi"/>
        </w:rPr>
        <w:t>documentos que comprovem os poderes de todas as outorgantes, conforme última alteração arquivada no registro empresarial ou civil competente.</w:t>
      </w:r>
    </w:p>
    <w:p w14:paraId="152C0B21" w14:textId="3935560A"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bookmarkStart w:id="356" w:name="_Ref197356913"/>
      <w:r w:rsidRPr="008F18EC">
        <w:rPr>
          <w:rFonts w:asciiTheme="minorHAnsi" w:hAnsiTheme="minorHAnsi" w:cstheme="minorHAnsi"/>
        </w:rPr>
        <w:t xml:space="preserve">Não será admitido aos </w:t>
      </w:r>
      <w:r w:rsidRPr="008F18EC">
        <w:rPr>
          <w:rFonts w:asciiTheme="minorHAnsi" w:hAnsiTheme="minorHAnsi" w:cstheme="minorHAnsi"/>
          <w:b/>
          <w:bCs/>
        </w:rPr>
        <w:t>Representantes Credenciados</w:t>
      </w:r>
      <w:r w:rsidRPr="008F18EC">
        <w:rPr>
          <w:rFonts w:asciiTheme="minorHAnsi" w:hAnsiTheme="minorHAnsi" w:cstheme="minorHAnsi"/>
        </w:rPr>
        <w:t xml:space="preserve"> intervir nem praticar atos durante a </w:t>
      </w:r>
      <w:r w:rsidRPr="008F18EC">
        <w:rPr>
          <w:rFonts w:asciiTheme="minorHAnsi" w:hAnsiTheme="minorHAnsi" w:cstheme="minorHAnsi"/>
          <w:b/>
          <w:bCs/>
        </w:rPr>
        <w:t>Sessão Pública do Leilão</w:t>
      </w:r>
      <w:r w:rsidRPr="008F18EC">
        <w:rPr>
          <w:rFonts w:asciiTheme="minorHAnsi" w:hAnsiTheme="minorHAnsi" w:cstheme="minorHAnsi"/>
        </w:rPr>
        <w:t>, tendo em vista que tal representação será exercida exclusivamente pel</w:t>
      </w:r>
      <w:r w:rsidR="0002682F" w:rsidRPr="008F18EC">
        <w:rPr>
          <w:rFonts w:asciiTheme="minorHAnsi" w:hAnsiTheme="minorHAnsi" w:cstheme="minorHAnsi"/>
        </w:rPr>
        <w:t>o</w:t>
      </w:r>
      <w:r w:rsidRPr="008F18EC">
        <w:rPr>
          <w:rFonts w:asciiTheme="minorHAnsi" w:hAnsiTheme="minorHAnsi" w:cstheme="minorHAnsi"/>
        </w:rPr>
        <w:t xml:space="preserve">s </w:t>
      </w:r>
      <w:r w:rsidR="0002682F" w:rsidRPr="008F18EC">
        <w:rPr>
          <w:rFonts w:asciiTheme="minorHAnsi" w:hAnsiTheme="minorHAnsi" w:cstheme="minorHAnsi"/>
          <w:b/>
          <w:bCs/>
        </w:rPr>
        <w:t>Participantes</w:t>
      </w:r>
      <w:r w:rsidRPr="008F18EC">
        <w:rPr>
          <w:rFonts w:asciiTheme="minorHAnsi" w:hAnsiTheme="minorHAnsi" w:cstheme="minorHAnsi"/>
          <w:b/>
          <w:bCs/>
        </w:rPr>
        <w:t xml:space="preserve"> Credenciad</w:t>
      </w:r>
      <w:r w:rsidR="0002682F" w:rsidRPr="008F18EC">
        <w:rPr>
          <w:rFonts w:asciiTheme="minorHAnsi" w:hAnsiTheme="minorHAnsi" w:cstheme="minorHAnsi"/>
          <w:b/>
          <w:bCs/>
        </w:rPr>
        <w:t>o</w:t>
      </w:r>
      <w:r w:rsidRPr="008F18EC">
        <w:rPr>
          <w:rFonts w:asciiTheme="minorHAnsi" w:hAnsiTheme="minorHAnsi" w:cstheme="minorHAnsi"/>
          <w:b/>
          <w:bCs/>
        </w:rPr>
        <w:t>s</w:t>
      </w:r>
      <w:r w:rsidRPr="008F18EC">
        <w:rPr>
          <w:rFonts w:asciiTheme="minorHAnsi" w:hAnsiTheme="minorHAnsi" w:cstheme="minorHAnsi"/>
        </w:rPr>
        <w:t>.</w:t>
      </w:r>
      <w:bookmarkEnd w:id="356"/>
    </w:p>
    <w:p w14:paraId="55B3C103" w14:textId="77777777"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Cada </w:t>
      </w:r>
      <w:r w:rsidRPr="008F18EC">
        <w:rPr>
          <w:rFonts w:asciiTheme="minorHAnsi" w:hAnsiTheme="minorHAnsi" w:cstheme="minorHAnsi"/>
          <w:b/>
          <w:bCs/>
        </w:rPr>
        <w:t>Representante Credenciado</w:t>
      </w:r>
      <w:r w:rsidRPr="008F18EC">
        <w:rPr>
          <w:rFonts w:asciiTheme="minorHAnsi" w:hAnsiTheme="minorHAnsi" w:cstheme="minorHAnsi"/>
        </w:rPr>
        <w:t xml:space="preserve"> somente poderá exercer a representação de uma única </w:t>
      </w:r>
      <w:r w:rsidRPr="008F18EC">
        <w:rPr>
          <w:rFonts w:asciiTheme="minorHAnsi" w:hAnsiTheme="minorHAnsi" w:cstheme="minorHAnsi"/>
          <w:b/>
          <w:bCs/>
        </w:rPr>
        <w:t>Proponente</w:t>
      </w:r>
      <w:r w:rsidRPr="008F18EC">
        <w:rPr>
          <w:rFonts w:asciiTheme="minorHAnsi" w:hAnsiTheme="minorHAnsi" w:cstheme="minorHAnsi"/>
        </w:rPr>
        <w:t xml:space="preserve"> participando isoladamente do </w:t>
      </w:r>
      <w:r w:rsidRPr="008F18EC">
        <w:rPr>
          <w:rFonts w:asciiTheme="minorHAnsi" w:hAnsiTheme="minorHAnsi" w:cstheme="minorHAnsi"/>
          <w:b/>
          <w:bCs/>
        </w:rPr>
        <w:t xml:space="preserve">Leilão </w:t>
      </w:r>
      <w:r w:rsidRPr="008F18EC">
        <w:rPr>
          <w:rFonts w:asciiTheme="minorHAnsi" w:hAnsiTheme="minorHAnsi" w:cstheme="minorHAnsi"/>
        </w:rPr>
        <w:t>ou de um único</w:t>
      </w:r>
      <w:r w:rsidRPr="008F18EC">
        <w:rPr>
          <w:rFonts w:asciiTheme="minorHAnsi" w:hAnsiTheme="minorHAnsi" w:cstheme="minorHAnsi"/>
          <w:spacing w:val="-25"/>
        </w:rPr>
        <w:t xml:space="preserve"> </w:t>
      </w:r>
      <w:r w:rsidRPr="008F18EC">
        <w:rPr>
          <w:rFonts w:asciiTheme="minorHAnsi" w:hAnsiTheme="minorHAnsi" w:cstheme="minorHAnsi"/>
          <w:b/>
          <w:bCs/>
        </w:rPr>
        <w:t>Consórcio</w:t>
      </w:r>
      <w:r w:rsidRPr="008F18EC">
        <w:rPr>
          <w:rFonts w:asciiTheme="minorHAnsi" w:hAnsiTheme="minorHAnsi" w:cstheme="minorHAnsi"/>
        </w:rPr>
        <w:t>.</w:t>
      </w:r>
    </w:p>
    <w:p w14:paraId="6C0069A0" w14:textId="0643E5CD" w:rsidR="00A176F8" w:rsidRPr="008F18EC" w:rsidRDefault="00A176F8" w:rsidP="0D5207EE">
      <w:pPr>
        <w:pStyle w:val="Subseo"/>
        <w:rPr>
          <w:rFonts w:asciiTheme="minorHAnsi" w:hAnsiTheme="minorHAnsi"/>
        </w:rPr>
      </w:pPr>
      <w:bookmarkStart w:id="357" w:name="_Toc1744998586"/>
      <w:bookmarkStart w:id="358" w:name="_Toc211683471"/>
      <w:r w:rsidRPr="008F18EC">
        <w:rPr>
          <w:rFonts w:asciiTheme="minorHAnsi" w:hAnsiTheme="minorHAnsi"/>
        </w:rPr>
        <w:t xml:space="preserve">Subseção II – </w:t>
      </w:r>
      <w:r w:rsidR="0002682F" w:rsidRPr="008F18EC">
        <w:rPr>
          <w:rFonts w:asciiTheme="minorHAnsi" w:hAnsiTheme="minorHAnsi"/>
        </w:rPr>
        <w:t>Participantes</w:t>
      </w:r>
      <w:r w:rsidRPr="008F18EC">
        <w:rPr>
          <w:rFonts w:asciiTheme="minorHAnsi" w:hAnsiTheme="minorHAnsi"/>
        </w:rPr>
        <w:t xml:space="preserve"> Credenciad</w:t>
      </w:r>
      <w:r w:rsidR="0002682F" w:rsidRPr="008F18EC">
        <w:rPr>
          <w:rFonts w:asciiTheme="minorHAnsi" w:hAnsiTheme="minorHAnsi"/>
        </w:rPr>
        <w:t>o</w:t>
      </w:r>
      <w:r w:rsidRPr="008F18EC">
        <w:rPr>
          <w:rFonts w:asciiTheme="minorHAnsi" w:hAnsiTheme="minorHAnsi"/>
        </w:rPr>
        <w:t>s</w:t>
      </w:r>
      <w:bookmarkEnd w:id="357"/>
      <w:bookmarkEnd w:id="358"/>
    </w:p>
    <w:p w14:paraId="66E121A6" w14:textId="6FB5247C" w:rsidR="00A176F8" w:rsidRPr="008F18EC" w:rsidRDefault="0002682F"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bookmarkStart w:id="359" w:name="_Ref197357230"/>
      <w:r w:rsidRPr="008F18EC">
        <w:rPr>
          <w:rFonts w:asciiTheme="minorHAnsi" w:hAnsiTheme="minorHAnsi" w:cstheme="minorHAnsi"/>
        </w:rPr>
        <w:t>O</w:t>
      </w:r>
      <w:r w:rsidR="00A176F8" w:rsidRPr="008F18EC">
        <w:rPr>
          <w:rFonts w:asciiTheme="minorHAnsi" w:hAnsiTheme="minorHAnsi" w:cstheme="minorHAnsi"/>
        </w:rPr>
        <w:t xml:space="preserve">s </w:t>
      </w:r>
      <w:r w:rsidRPr="008F18EC">
        <w:rPr>
          <w:rFonts w:asciiTheme="minorHAnsi" w:hAnsiTheme="minorHAnsi" w:cstheme="minorHAnsi"/>
          <w:b/>
          <w:bCs/>
        </w:rPr>
        <w:t>Participantes Credenciados</w:t>
      </w:r>
      <w:r w:rsidRPr="008F18EC">
        <w:rPr>
          <w:rFonts w:asciiTheme="minorHAnsi" w:hAnsiTheme="minorHAnsi" w:cstheme="minorHAnsi"/>
        </w:rPr>
        <w:t xml:space="preserve"> </w:t>
      </w:r>
      <w:r w:rsidR="00A176F8" w:rsidRPr="008F18EC">
        <w:rPr>
          <w:rFonts w:asciiTheme="minorHAnsi" w:hAnsiTheme="minorHAnsi" w:cstheme="minorHAnsi"/>
        </w:rPr>
        <w:t xml:space="preserve">deverão representar as </w:t>
      </w:r>
      <w:r w:rsidR="00A176F8" w:rsidRPr="008F18EC">
        <w:rPr>
          <w:rFonts w:asciiTheme="minorHAnsi" w:hAnsiTheme="minorHAnsi" w:cstheme="minorHAnsi"/>
          <w:b/>
          <w:bCs/>
        </w:rPr>
        <w:t>Proponentes</w:t>
      </w:r>
      <w:r w:rsidR="00A176F8" w:rsidRPr="008F18EC">
        <w:rPr>
          <w:rFonts w:asciiTheme="minorHAnsi" w:hAnsiTheme="minorHAnsi" w:cstheme="minorHAnsi"/>
        </w:rPr>
        <w:t xml:space="preserve"> junto à </w:t>
      </w:r>
      <w:r w:rsidR="00A176F8" w:rsidRPr="008F18EC">
        <w:rPr>
          <w:rFonts w:asciiTheme="minorHAnsi" w:hAnsiTheme="minorHAnsi" w:cstheme="minorHAnsi"/>
          <w:b/>
          <w:bCs/>
        </w:rPr>
        <w:t>B3</w:t>
      </w:r>
      <w:r w:rsidR="00A176F8" w:rsidRPr="008F18EC">
        <w:rPr>
          <w:rFonts w:asciiTheme="minorHAnsi" w:hAnsiTheme="minorHAnsi" w:cstheme="minorHAnsi"/>
        </w:rPr>
        <w:t xml:space="preserve"> na entrega de todos os documentos requeridos neste </w:t>
      </w:r>
      <w:r w:rsidR="00A176F8" w:rsidRPr="008F18EC">
        <w:rPr>
          <w:rFonts w:asciiTheme="minorHAnsi" w:hAnsiTheme="minorHAnsi" w:cstheme="minorHAnsi"/>
          <w:b/>
          <w:bCs/>
        </w:rPr>
        <w:t>Edital</w:t>
      </w:r>
      <w:r w:rsidR="00A176F8" w:rsidRPr="008F18EC">
        <w:rPr>
          <w:rFonts w:asciiTheme="minorHAnsi" w:hAnsiTheme="minorHAnsi" w:cstheme="minorHAnsi"/>
        </w:rPr>
        <w:t xml:space="preserve">, especialmente a </w:t>
      </w:r>
      <w:r w:rsidR="00A176F8" w:rsidRPr="008F18EC">
        <w:rPr>
          <w:rFonts w:asciiTheme="minorHAnsi" w:hAnsiTheme="minorHAnsi" w:cstheme="minorHAnsi"/>
          <w:b/>
          <w:bCs/>
        </w:rPr>
        <w:t>Garantia da Proposta</w:t>
      </w:r>
      <w:r w:rsidR="00A176F8" w:rsidRPr="008F18EC">
        <w:rPr>
          <w:rFonts w:asciiTheme="minorHAnsi" w:hAnsiTheme="minorHAnsi" w:cstheme="minorHAnsi"/>
        </w:rPr>
        <w:t xml:space="preserve">, a </w:t>
      </w:r>
      <w:r w:rsidR="00A176F8" w:rsidRPr="008F18EC">
        <w:rPr>
          <w:rFonts w:asciiTheme="minorHAnsi" w:hAnsiTheme="minorHAnsi" w:cstheme="minorHAnsi"/>
          <w:b/>
          <w:bCs/>
        </w:rPr>
        <w:t>Proposta Econômica</w:t>
      </w:r>
      <w:r w:rsidR="00A176F8" w:rsidRPr="008F18EC">
        <w:rPr>
          <w:rFonts w:asciiTheme="minorHAnsi" w:hAnsiTheme="minorHAnsi" w:cstheme="minorHAnsi"/>
        </w:rPr>
        <w:t xml:space="preserve"> e os </w:t>
      </w:r>
      <w:r w:rsidR="00A176F8" w:rsidRPr="008F18EC">
        <w:rPr>
          <w:rFonts w:asciiTheme="minorHAnsi" w:hAnsiTheme="minorHAnsi" w:cstheme="minorHAnsi"/>
          <w:b/>
          <w:bCs/>
        </w:rPr>
        <w:t>Documentos de Habilitação</w:t>
      </w:r>
      <w:r w:rsidR="00A176F8" w:rsidRPr="008F18EC">
        <w:rPr>
          <w:rFonts w:asciiTheme="minorHAnsi" w:hAnsiTheme="minorHAnsi" w:cstheme="minorHAnsi"/>
        </w:rPr>
        <w:t xml:space="preserve">, assim como nos atos da </w:t>
      </w:r>
      <w:r w:rsidR="00A176F8" w:rsidRPr="008F18EC">
        <w:rPr>
          <w:rFonts w:asciiTheme="minorHAnsi" w:hAnsiTheme="minorHAnsi" w:cstheme="minorHAnsi"/>
          <w:b/>
          <w:bCs/>
        </w:rPr>
        <w:t>Sessão Pública do</w:t>
      </w:r>
      <w:r w:rsidR="00A176F8" w:rsidRPr="008F18EC">
        <w:rPr>
          <w:rFonts w:asciiTheme="minorHAnsi" w:hAnsiTheme="minorHAnsi" w:cstheme="minorHAnsi"/>
          <w:spacing w:val="-1"/>
        </w:rPr>
        <w:t xml:space="preserve"> </w:t>
      </w:r>
      <w:r w:rsidR="00A176F8" w:rsidRPr="008F18EC">
        <w:rPr>
          <w:rFonts w:asciiTheme="minorHAnsi" w:hAnsiTheme="minorHAnsi" w:cstheme="minorHAnsi"/>
          <w:b/>
          <w:bCs/>
        </w:rPr>
        <w:t>Leilão</w:t>
      </w:r>
      <w:r w:rsidR="00A176F8" w:rsidRPr="008F18EC">
        <w:rPr>
          <w:rFonts w:asciiTheme="minorHAnsi" w:hAnsiTheme="minorHAnsi" w:cstheme="minorHAnsi"/>
        </w:rPr>
        <w:t>.</w:t>
      </w:r>
      <w:bookmarkEnd w:id="359"/>
    </w:p>
    <w:p w14:paraId="65D4C754" w14:textId="47924A58"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 contrato de intermediação entre </w:t>
      </w:r>
      <w:r w:rsidR="0002682F" w:rsidRPr="008F18EC">
        <w:rPr>
          <w:rFonts w:asciiTheme="minorHAnsi" w:hAnsiTheme="minorHAnsi" w:cstheme="minorHAnsi"/>
        </w:rPr>
        <w:t>o</w:t>
      </w:r>
      <w:r w:rsidR="00EE6880" w:rsidRPr="008F18EC">
        <w:rPr>
          <w:rFonts w:asciiTheme="minorHAnsi" w:hAnsiTheme="minorHAnsi" w:cstheme="minorHAnsi"/>
        </w:rPr>
        <w:t>s</w:t>
      </w:r>
      <w:r w:rsidR="0002682F" w:rsidRPr="008F18EC">
        <w:rPr>
          <w:rFonts w:asciiTheme="minorHAnsi" w:hAnsiTheme="minorHAnsi" w:cstheme="minorHAnsi"/>
        </w:rPr>
        <w:t xml:space="preserve"> </w:t>
      </w:r>
      <w:r w:rsidR="0002682F" w:rsidRPr="008F18EC">
        <w:rPr>
          <w:rFonts w:asciiTheme="minorHAnsi" w:hAnsiTheme="minorHAnsi" w:cstheme="minorHAnsi"/>
          <w:b/>
          <w:bCs/>
        </w:rPr>
        <w:t>Participantes Credenciados</w:t>
      </w:r>
      <w:r w:rsidRPr="008F18EC">
        <w:rPr>
          <w:rFonts w:asciiTheme="minorHAnsi" w:hAnsiTheme="minorHAnsi" w:cstheme="minorHAnsi"/>
        </w:rPr>
        <w:t xml:space="preserve"> e a </w:t>
      </w:r>
      <w:r w:rsidRPr="008F18EC">
        <w:rPr>
          <w:rFonts w:asciiTheme="minorHAnsi" w:hAnsiTheme="minorHAnsi" w:cstheme="minorHAnsi"/>
          <w:b/>
          <w:bCs/>
        </w:rPr>
        <w:t>Proponente</w:t>
      </w:r>
      <w:r w:rsidRPr="008F18EC">
        <w:rPr>
          <w:rFonts w:asciiTheme="minorHAnsi" w:hAnsiTheme="minorHAnsi" w:cstheme="minorHAnsi"/>
        </w:rPr>
        <w:t xml:space="preserve"> terá o conteúdo mínimo especificado no </w:t>
      </w:r>
      <w:r w:rsidRPr="008F18EC">
        <w:rPr>
          <w:rFonts w:asciiTheme="minorHAnsi" w:hAnsiTheme="minorHAnsi" w:cstheme="minorHAnsi"/>
          <w:b/>
          <w:bCs/>
        </w:rPr>
        <w:t>Anexo 1</w:t>
      </w:r>
      <w:r w:rsidRPr="008F18EC">
        <w:rPr>
          <w:rFonts w:asciiTheme="minorHAnsi" w:hAnsiTheme="minorHAnsi" w:cstheme="minorHAnsi"/>
        </w:rPr>
        <w:t>.</w:t>
      </w:r>
    </w:p>
    <w:p w14:paraId="2EEFBC2E" w14:textId="1413A100"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Cada </w:t>
      </w:r>
      <w:r w:rsidR="0002682F" w:rsidRPr="008F18EC">
        <w:rPr>
          <w:rFonts w:asciiTheme="minorHAnsi" w:hAnsiTheme="minorHAnsi" w:cstheme="minorHAnsi"/>
          <w:b/>
          <w:bCs/>
        </w:rPr>
        <w:t>Participante Credenciado</w:t>
      </w:r>
      <w:r w:rsidR="0002682F" w:rsidRPr="008F18EC">
        <w:rPr>
          <w:rFonts w:asciiTheme="minorHAnsi" w:hAnsiTheme="minorHAnsi" w:cstheme="minorHAnsi"/>
        </w:rPr>
        <w:t xml:space="preserve"> </w:t>
      </w:r>
      <w:r w:rsidRPr="008F18EC">
        <w:rPr>
          <w:rFonts w:asciiTheme="minorHAnsi" w:hAnsiTheme="minorHAnsi" w:cstheme="minorHAnsi"/>
        </w:rPr>
        <w:t xml:space="preserve">somente poderá exercer a representação de uma única </w:t>
      </w:r>
      <w:r w:rsidRPr="008F18EC">
        <w:rPr>
          <w:rFonts w:asciiTheme="minorHAnsi" w:hAnsiTheme="minorHAnsi" w:cstheme="minorHAnsi"/>
          <w:b/>
          <w:bCs/>
        </w:rPr>
        <w:t>Proponente</w:t>
      </w:r>
      <w:r w:rsidR="00EE6880" w:rsidRPr="008F18EC">
        <w:rPr>
          <w:rFonts w:asciiTheme="minorHAnsi" w:hAnsiTheme="minorHAnsi" w:cstheme="minorHAnsi"/>
        </w:rPr>
        <w:t>,</w:t>
      </w:r>
      <w:r w:rsidRPr="008F18EC">
        <w:rPr>
          <w:rFonts w:asciiTheme="minorHAnsi" w:hAnsiTheme="minorHAnsi" w:cstheme="minorHAnsi"/>
        </w:rPr>
        <w:t xml:space="preserve"> e cada </w:t>
      </w:r>
      <w:r w:rsidRPr="008F18EC">
        <w:rPr>
          <w:rFonts w:asciiTheme="minorHAnsi" w:hAnsiTheme="minorHAnsi" w:cstheme="minorHAnsi"/>
          <w:b/>
          <w:bCs/>
        </w:rPr>
        <w:t>Proponente</w:t>
      </w:r>
      <w:r w:rsidRPr="008F18EC">
        <w:rPr>
          <w:rFonts w:asciiTheme="minorHAnsi" w:hAnsiTheme="minorHAnsi" w:cstheme="minorHAnsi"/>
        </w:rPr>
        <w:t xml:space="preserve"> somente poderá estar representada e participar do </w:t>
      </w:r>
      <w:r w:rsidRPr="008F18EC">
        <w:rPr>
          <w:rFonts w:asciiTheme="minorHAnsi" w:hAnsiTheme="minorHAnsi" w:cstheme="minorHAnsi"/>
          <w:b/>
          <w:bCs/>
        </w:rPr>
        <w:t>Leilão</w:t>
      </w:r>
      <w:r w:rsidRPr="008F18EC">
        <w:rPr>
          <w:rFonts w:asciiTheme="minorHAnsi" w:hAnsiTheme="minorHAnsi" w:cstheme="minorHAnsi"/>
        </w:rPr>
        <w:t xml:space="preserve"> por meio de um únic</w:t>
      </w:r>
      <w:r w:rsidR="00E537B5" w:rsidRPr="008F18EC">
        <w:rPr>
          <w:rFonts w:asciiTheme="minorHAnsi" w:hAnsiTheme="minorHAnsi" w:cstheme="minorHAnsi"/>
        </w:rPr>
        <w:t>o</w:t>
      </w:r>
      <w:r w:rsidRPr="008F18EC">
        <w:rPr>
          <w:rFonts w:asciiTheme="minorHAnsi" w:hAnsiTheme="minorHAnsi" w:cstheme="minorHAnsi"/>
        </w:rPr>
        <w:t xml:space="preserve"> </w:t>
      </w:r>
      <w:r w:rsidR="0002682F" w:rsidRPr="008F18EC">
        <w:rPr>
          <w:rFonts w:asciiTheme="minorHAnsi" w:hAnsiTheme="minorHAnsi" w:cstheme="minorHAnsi"/>
          <w:b/>
          <w:bCs/>
        </w:rPr>
        <w:t>Participante Credenciado</w:t>
      </w:r>
      <w:r w:rsidRPr="008F18EC">
        <w:rPr>
          <w:rFonts w:asciiTheme="minorHAnsi" w:hAnsiTheme="minorHAnsi" w:cstheme="minorHAnsi"/>
        </w:rPr>
        <w:t>.</w:t>
      </w:r>
    </w:p>
    <w:p w14:paraId="3E13024F" w14:textId="0469EFBE"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Em caso de </w:t>
      </w:r>
      <w:r w:rsidRPr="008F18EC">
        <w:rPr>
          <w:rFonts w:asciiTheme="minorHAnsi" w:hAnsiTheme="minorHAnsi" w:cstheme="minorHAnsi"/>
          <w:b/>
          <w:bCs/>
        </w:rPr>
        <w:t>Consórcio</w:t>
      </w:r>
      <w:r w:rsidRPr="008F18EC">
        <w:rPr>
          <w:rFonts w:asciiTheme="minorHAnsi" w:hAnsiTheme="minorHAnsi" w:cstheme="minorHAnsi"/>
        </w:rPr>
        <w:t xml:space="preserve">, deverá ser firmado contrato entre a empresa líder do </w:t>
      </w:r>
      <w:r w:rsidRPr="008F18EC">
        <w:rPr>
          <w:rFonts w:asciiTheme="minorHAnsi" w:hAnsiTheme="minorHAnsi" w:cstheme="minorHAnsi"/>
          <w:b/>
          <w:bCs/>
        </w:rPr>
        <w:t>Consórcio</w:t>
      </w:r>
      <w:r w:rsidR="00EE6880" w:rsidRPr="008F18EC">
        <w:rPr>
          <w:rFonts w:asciiTheme="minorHAnsi" w:hAnsiTheme="minorHAnsi" w:cstheme="minorHAnsi"/>
        </w:rPr>
        <w:t xml:space="preserve"> e </w:t>
      </w:r>
      <w:r w:rsidR="00E537B5" w:rsidRPr="008F18EC">
        <w:rPr>
          <w:rFonts w:asciiTheme="minorHAnsi" w:hAnsiTheme="minorHAnsi" w:cstheme="minorHAnsi"/>
        </w:rPr>
        <w:t>o</w:t>
      </w:r>
      <w:r w:rsidRPr="008F18EC">
        <w:rPr>
          <w:rFonts w:asciiTheme="minorHAnsi" w:hAnsiTheme="minorHAnsi" w:cstheme="minorHAnsi"/>
        </w:rPr>
        <w:t xml:space="preserve"> </w:t>
      </w:r>
      <w:r w:rsidR="00E537B5" w:rsidRPr="008F18EC">
        <w:rPr>
          <w:rFonts w:asciiTheme="minorHAnsi" w:hAnsiTheme="minorHAnsi" w:cstheme="minorHAnsi"/>
          <w:b/>
          <w:bCs/>
        </w:rPr>
        <w:t>Participante Credenciado</w:t>
      </w:r>
      <w:r w:rsidRPr="008F18EC">
        <w:rPr>
          <w:rFonts w:asciiTheme="minorHAnsi" w:hAnsiTheme="minorHAnsi" w:cstheme="minorHAnsi"/>
        </w:rPr>
        <w:t>.</w:t>
      </w:r>
    </w:p>
    <w:p w14:paraId="7A4C631E" w14:textId="6D03964F" w:rsidR="00A176F8" w:rsidRPr="008F18EC" w:rsidRDefault="00A176F8" w:rsidP="0D5207EE">
      <w:pPr>
        <w:pStyle w:val="Seo"/>
        <w:rPr>
          <w:rFonts w:asciiTheme="minorHAnsi" w:hAnsiTheme="minorHAnsi"/>
        </w:rPr>
      </w:pPr>
      <w:bookmarkStart w:id="360" w:name="_Toc106126805"/>
      <w:bookmarkStart w:id="361" w:name="_Toc211683472"/>
      <w:r w:rsidRPr="008F18EC">
        <w:rPr>
          <w:rFonts w:asciiTheme="minorHAnsi" w:hAnsiTheme="minorHAnsi"/>
        </w:rPr>
        <w:t>Seção III – Proposta Econômica</w:t>
      </w:r>
      <w:bookmarkEnd w:id="360"/>
      <w:bookmarkEnd w:id="361"/>
    </w:p>
    <w:p w14:paraId="5F836E9B" w14:textId="588FD132" w:rsidR="00A176F8" w:rsidRPr="008F18EC" w:rsidRDefault="00A176F8" w:rsidP="0D5207EE">
      <w:pPr>
        <w:pStyle w:val="PargrafodaLista"/>
        <w:numPr>
          <w:ilvl w:val="1"/>
          <w:numId w:val="7"/>
        </w:numPr>
        <w:tabs>
          <w:tab w:val="left" w:pos="1814"/>
        </w:tabs>
        <w:spacing w:before="240" w:after="240" w:line="300" w:lineRule="exact"/>
        <w:ind w:left="0" w:firstLine="0"/>
        <w:rPr>
          <w:rFonts w:asciiTheme="minorHAnsi" w:hAnsiTheme="minorHAnsi" w:cstheme="minorBidi"/>
        </w:rPr>
      </w:pPr>
      <w:r w:rsidRPr="008F18EC">
        <w:rPr>
          <w:rFonts w:asciiTheme="minorHAnsi" w:hAnsiTheme="minorHAnsi" w:cstheme="minorBidi"/>
        </w:rPr>
        <w:t xml:space="preserve">A </w:t>
      </w:r>
      <w:r w:rsidRPr="008F18EC">
        <w:rPr>
          <w:rFonts w:asciiTheme="minorHAnsi" w:hAnsiTheme="minorHAnsi" w:cstheme="minorBidi"/>
          <w:b/>
          <w:bCs/>
        </w:rPr>
        <w:t>Proposta Econômica</w:t>
      </w:r>
      <w:r w:rsidRPr="008F18EC">
        <w:rPr>
          <w:rFonts w:asciiTheme="minorHAnsi" w:hAnsiTheme="minorHAnsi" w:cstheme="minorBidi"/>
        </w:rPr>
        <w:t>, a ser apresentada no Volume 2</w:t>
      </w:r>
      <w:r w:rsidR="00DC4184" w:rsidRPr="008F18EC">
        <w:rPr>
          <w:rFonts w:asciiTheme="minorHAnsi" w:hAnsiTheme="minorHAnsi" w:cstheme="minorBidi"/>
        </w:rPr>
        <w:t>, constante da Seção I, Capítulo V</w:t>
      </w:r>
      <w:r w:rsidR="009F5246" w:rsidRPr="008F18EC">
        <w:rPr>
          <w:rFonts w:asciiTheme="minorHAnsi" w:hAnsiTheme="minorHAnsi" w:cstheme="minorBidi"/>
        </w:rPr>
        <w:t>, para servir de critério de julgamento do</w:t>
      </w:r>
      <w:r w:rsidR="009F5246" w:rsidRPr="008F18EC">
        <w:rPr>
          <w:rFonts w:asciiTheme="minorHAnsi" w:hAnsiTheme="minorHAnsi" w:cstheme="minorBidi"/>
          <w:b/>
          <w:bCs/>
        </w:rPr>
        <w:t xml:space="preserve"> Leilão</w:t>
      </w:r>
      <w:r w:rsidRPr="008F18EC">
        <w:rPr>
          <w:rFonts w:asciiTheme="minorHAnsi" w:hAnsiTheme="minorHAnsi" w:cstheme="minorBidi"/>
        </w:rPr>
        <w:t xml:space="preserve">, deverá indicar o </w:t>
      </w:r>
      <w:r w:rsidR="00615528" w:rsidRPr="008F18EC">
        <w:rPr>
          <w:rFonts w:asciiTheme="minorHAnsi" w:hAnsiTheme="minorHAnsi" w:cstheme="minorBidi"/>
        </w:rPr>
        <w:t xml:space="preserve">valor de </w:t>
      </w:r>
      <w:r w:rsidR="00615528" w:rsidRPr="008F18EC">
        <w:rPr>
          <w:rFonts w:asciiTheme="minorHAnsi" w:hAnsiTheme="minorHAnsi" w:cstheme="minorBidi"/>
          <w:b/>
          <w:bCs/>
        </w:rPr>
        <w:t xml:space="preserve">Desconto sobre a Tarifa </w:t>
      </w:r>
      <w:r w:rsidR="0085330F" w:rsidRPr="008F18EC">
        <w:rPr>
          <w:rFonts w:asciiTheme="minorHAnsi" w:hAnsiTheme="minorHAnsi" w:cstheme="minorBidi"/>
          <w:b/>
          <w:bCs/>
        </w:rPr>
        <w:t xml:space="preserve">de Referência </w:t>
      </w:r>
      <w:proofErr w:type="spellStart"/>
      <w:r w:rsidR="0085330F" w:rsidRPr="008F18EC">
        <w:rPr>
          <w:rFonts w:asciiTheme="minorHAnsi" w:hAnsiTheme="minorHAnsi" w:cstheme="minorBidi"/>
          <w:b/>
          <w:bCs/>
        </w:rPr>
        <w:t>Pré</w:t>
      </w:r>
      <w:proofErr w:type="spellEnd"/>
      <w:r w:rsidR="0085330F" w:rsidRPr="008F18EC">
        <w:rPr>
          <w:rFonts w:asciiTheme="minorHAnsi" w:hAnsiTheme="minorHAnsi" w:cstheme="minorBidi"/>
          <w:b/>
          <w:bCs/>
        </w:rPr>
        <w:t>-Leilão</w:t>
      </w:r>
      <w:r w:rsidR="00615528" w:rsidRPr="008F18EC">
        <w:rPr>
          <w:rFonts w:asciiTheme="minorHAnsi" w:hAnsiTheme="minorHAnsi" w:cstheme="minorBidi"/>
          <w:b/>
          <w:bCs/>
        </w:rPr>
        <w:t xml:space="preserve"> </w:t>
      </w:r>
      <w:r w:rsidR="00615528" w:rsidRPr="008F18EC">
        <w:rPr>
          <w:rFonts w:asciiTheme="minorHAnsi" w:hAnsiTheme="minorHAnsi" w:cstheme="minorBidi"/>
        </w:rPr>
        <w:t>e o</w:t>
      </w:r>
      <w:r w:rsidR="00615528" w:rsidRPr="008F18EC">
        <w:rPr>
          <w:rFonts w:asciiTheme="minorHAnsi" w:hAnsiTheme="minorHAnsi" w:cstheme="minorBidi"/>
          <w:b/>
          <w:bCs/>
        </w:rPr>
        <w:t xml:space="preserve"> Valor de Outorga </w:t>
      </w:r>
      <w:r w:rsidRPr="008F18EC">
        <w:rPr>
          <w:rFonts w:asciiTheme="minorHAnsi" w:hAnsiTheme="minorHAnsi" w:cstheme="minorBidi"/>
        </w:rPr>
        <w:t>proposto</w:t>
      </w:r>
      <w:r w:rsidR="00615528" w:rsidRPr="008F18EC">
        <w:rPr>
          <w:rFonts w:asciiTheme="minorHAnsi" w:hAnsiTheme="minorHAnsi" w:cstheme="minorBidi"/>
        </w:rPr>
        <w:t>s</w:t>
      </w:r>
      <w:r w:rsidRPr="008F18EC">
        <w:rPr>
          <w:rFonts w:asciiTheme="minorHAnsi" w:hAnsiTheme="minorHAnsi" w:cstheme="minorBidi"/>
        </w:rPr>
        <w:t xml:space="preserve"> </w:t>
      </w:r>
      <w:r w:rsidR="009F5246" w:rsidRPr="008F18EC">
        <w:rPr>
          <w:rFonts w:asciiTheme="minorHAnsi" w:hAnsiTheme="minorHAnsi" w:cstheme="minorBidi"/>
        </w:rPr>
        <w:t xml:space="preserve">pela </w:t>
      </w:r>
      <w:r w:rsidR="009F5246" w:rsidRPr="008F18EC">
        <w:rPr>
          <w:rFonts w:asciiTheme="minorHAnsi" w:hAnsiTheme="minorHAnsi" w:cstheme="minorBidi"/>
          <w:b/>
          <w:bCs/>
        </w:rPr>
        <w:t>Proponente</w:t>
      </w:r>
      <w:r w:rsidRPr="008F18EC">
        <w:rPr>
          <w:rFonts w:asciiTheme="minorHAnsi" w:hAnsiTheme="minorHAnsi" w:cstheme="minorBidi"/>
        </w:rPr>
        <w:t xml:space="preserve">, mediante o preenchimento do </w:t>
      </w:r>
      <w:r w:rsidR="006124BF" w:rsidRPr="008F18EC">
        <w:rPr>
          <w:rFonts w:asciiTheme="minorHAnsi" w:hAnsiTheme="minorHAnsi" w:cstheme="minorBidi"/>
          <w:b/>
          <w:bCs/>
        </w:rPr>
        <w:t>Anexo 3</w:t>
      </w:r>
      <w:r w:rsidRPr="008F18EC">
        <w:rPr>
          <w:rFonts w:asciiTheme="minorHAnsi" w:hAnsiTheme="minorHAnsi" w:cstheme="minorBidi"/>
        </w:rPr>
        <w:t xml:space="preserve">, observado o montante mínimo </w:t>
      </w:r>
      <w:r w:rsidR="009E3F70" w:rsidRPr="008F18EC">
        <w:rPr>
          <w:rFonts w:asciiTheme="minorHAnsi" w:hAnsiTheme="minorHAnsi" w:cstheme="minorBidi"/>
        </w:rPr>
        <w:t xml:space="preserve">do </w:t>
      </w:r>
      <w:r w:rsidR="009E3F70" w:rsidRPr="008F18EC">
        <w:rPr>
          <w:rFonts w:asciiTheme="minorHAnsi" w:hAnsiTheme="minorHAnsi" w:cstheme="minorBidi"/>
          <w:b/>
          <w:bCs/>
        </w:rPr>
        <w:t xml:space="preserve">Valor de Outorga </w:t>
      </w:r>
      <w:r w:rsidRPr="008F18EC">
        <w:rPr>
          <w:rFonts w:asciiTheme="minorHAnsi" w:hAnsiTheme="minorHAnsi" w:cstheme="minorBidi"/>
        </w:rPr>
        <w:t xml:space="preserve">de </w:t>
      </w:r>
      <w:r w:rsidR="007A6079" w:rsidRPr="008F18EC">
        <w:rPr>
          <w:rFonts w:asciiTheme="minorHAnsi" w:hAnsiTheme="minorHAnsi" w:cstheme="minorBidi"/>
        </w:rPr>
        <w:t xml:space="preserve">R$ </w:t>
      </w:r>
      <w:r w:rsidR="4B8A47E4" w:rsidRPr="008F18EC">
        <w:rPr>
          <w:rFonts w:asciiTheme="minorHAnsi" w:hAnsiTheme="minorHAnsi" w:cstheme="minorBidi"/>
        </w:rPr>
        <w:t>1,00</w:t>
      </w:r>
      <w:r w:rsidR="007A6079" w:rsidRPr="008F18EC">
        <w:rPr>
          <w:rFonts w:asciiTheme="minorHAnsi" w:hAnsiTheme="minorHAnsi" w:cstheme="minorBidi"/>
        </w:rPr>
        <w:t xml:space="preserve"> (</w:t>
      </w:r>
      <w:r w:rsidR="618ABA71" w:rsidRPr="008F18EC">
        <w:rPr>
          <w:rFonts w:asciiTheme="minorHAnsi" w:hAnsiTheme="minorHAnsi" w:cstheme="minorBidi"/>
        </w:rPr>
        <w:t>um real</w:t>
      </w:r>
      <w:r w:rsidR="007A6079" w:rsidRPr="008F18EC">
        <w:rPr>
          <w:rFonts w:asciiTheme="minorHAnsi" w:hAnsiTheme="minorHAnsi" w:cstheme="minorBidi"/>
        </w:rPr>
        <w:t>)</w:t>
      </w:r>
      <w:r w:rsidRPr="008F18EC">
        <w:rPr>
          <w:rFonts w:asciiTheme="minorHAnsi" w:hAnsiTheme="minorHAnsi" w:cstheme="minorBidi"/>
        </w:rPr>
        <w:t>.</w:t>
      </w:r>
    </w:p>
    <w:p w14:paraId="609727B5" w14:textId="7237FCEC" w:rsidR="004A296C" w:rsidRPr="008F18EC" w:rsidRDefault="00C759E5" w:rsidP="004A296C">
      <w:pPr>
        <w:pStyle w:val="Corpodetexto"/>
        <w:numPr>
          <w:ilvl w:val="1"/>
          <w:numId w:val="7"/>
        </w:numPr>
        <w:tabs>
          <w:tab w:val="left" w:pos="1814"/>
        </w:tabs>
        <w:spacing w:before="240" w:after="240" w:line="300" w:lineRule="exact"/>
        <w:ind w:left="0" w:firstLine="0"/>
        <w:jc w:val="both"/>
        <w:rPr>
          <w:rFonts w:asciiTheme="minorHAnsi" w:hAnsiTheme="minorHAnsi" w:cstheme="minorHAnsi"/>
        </w:rPr>
      </w:pPr>
      <w:bookmarkStart w:id="362" w:name="_Ref197357866"/>
      <w:r w:rsidRPr="008F18EC">
        <w:rPr>
          <w:rFonts w:asciiTheme="minorHAnsi" w:hAnsiTheme="minorHAnsi" w:cstheme="minorHAnsi"/>
        </w:rPr>
        <w:lastRenderedPageBreak/>
        <w:t>O</w:t>
      </w:r>
      <w:r w:rsidR="00576456" w:rsidRPr="008F18EC">
        <w:rPr>
          <w:rFonts w:asciiTheme="minorHAnsi" w:hAnsiTheme="minorHAnsi" w:cstheme="minorHAnsi"/>
        </w:rPr>
        <w:t>s</w:t>
      </w:r>
      <w:r w:rsidRPr="008F18EC">
        <w:rPr>
          <w:rFonts w:asciiTheme="minorHAnsi" w:hAnsiTheme="minorHAnsi" w:cstheme="minorHAnsi"/>
        </w:rPr>
        <w:t xml:space="preserve"> valor</w:t>
      </w:r>
      <w:r w:rsidR="00576456" w:rsidRPr="008F18EC">
        <w:rPr>
          <w:rFonts w:asciiTheme="minorHAnsi" w:hAnsiTheme="minorHAnsi" w:cstheme="minorHAnsi"/>
        </w:rPr>
        <w:t>es</w:t>
      </w:r>
      <w:r w:rsidRPr="008F18EC">
        <w:rPr>
          <w:rFonts w:asciiTheme="minorHAnsi" w:hAnsiTheme="minorHAnsi" w:cstheme="minorHAnsi"/>
        </w:rPr>
        <w:t xml:space="preserve"> da </w:t>
      </w:r>
      <w:r w:rsidRPr="008F18EC">
        <w:rPr>
          <w:rFonts w:asciiTheme="minorHAnsi" w:hAnsiTheme="minorHAnsi" w:cstheme="minorHAnsi"/>
          <w:b/>
          <w:bCs/>
        </w:rPr>
        <w:t xml:space="preserve">Tarifa </w:t>
      </w:r>
      <w:r w:rsidR="00B31702" w:rsidRPr="008F18EC">
        <w:rPr>
          <w:rFonts w:asciiTheme="minorHAnsi" w:hAnsiTheme="minorHAnsi" w:cstheme="minorHAnsi"/>
          <w:b/>
          <w:bCs/>
        </w:rPr>
        <w:t xml:space="preserve">de Referência </w:t>
      </w:r>
      <w:proofErr w:type="spellStart"/>
      <w:r w:rsidR="00B31702" w:rsidRPr="008F18EC">
        <w:rPr>
          <w:rFonts w:asciiTheme="minorHAnsi" w:hAnsiTheme="minorHAnsi" w:cstheme="minorHAnsi"/>
          <w:b/>
          <w:bCs/>
        </w:rPr>
        <w:t>Pré</w:t>
      </w:r>
      <w:proofErr w:type="spellEnd"/>
      <w:r w:rsidR="00B31702" w:rsidRPr="008F18EC">
        <w:rPr>
          <w:rFonts w:asciiTheme="minorHAnsi" w:hAnsiTheme="minorHAnsi" w:cstheme="minorHAnsi"/>
          <w:b/>
          <w:bCs/>
        </w:rPr>
        <w:t>-Leilão</w:t>
      </w:r>
      <w:r w:rsidRPr="008F18EC">
        <w:rPr>
          <w:rFonts w:asciiTheme="minorHAnsi" w:hAnsiTheme="minorHAnsi" w:cstheme="minorHAnsi"/>
        </w:rPr>
        <w:t xml:space="preserve"> </w:t>
      </w:r>
      <w:r w:rsidR="00576456" w:rsidRPr="008F18EC">
        <w:rPr>
          <w:rFonts w:asciiTheme="minorHAnsi" w:hAnsiTheme="minorHAnsi" w:cstheme="minorHAnsi"/>
        </w:rPr>
        <w:t>são os seguintes:</w:t>
      </w:r>
      <w:bookmarkEnd w:id="362"/>
    </w:p>
    <w:tbl>
      <w:tblPr>
        <w:tblStyle w:val="Tabelacomgrade"/>
        <w:tblW w:w="6126" w:type="dxa"/>
        <w:jc w:val="center"/>
        <w:tblBorders>
          <w:left w:val="none" w:sz="0" w:space="0" w:color="auto"/>
          <w:right w:val="none" w:sz="0" w:space="0" w:color="auto"/>
        </w:tblBorders>
        <w:tblLook w:val="04A0" w:firstRow="1" w:lastRow="0" w:firstColumn="1" w:lastColumn="0" w:noHBand="0" w:noVBand="1"/>
      </w:tblPr>
      <w:tblGrid>
        <w:gridCol w:w="3068"/>
        <w:gridCol w:w="3058"/>
      </w:tblGrid>
      <w:tr w:rsidR="00AC3A72" w:rsidRPr="008F18EC" w14:paraId="5B4AC267" w14:textId="77777777" w:rsidTr="00112892">
        <w:trPr>
          <w:trHeight w:val="300"/>
          <w:jc w:val="center"/>
        </w:trPr>
        <w:tc>
          <w:tcPr>
            <w:tcW w:w="3068" w:type="dxa"/>
            <w:noWrap/>
            <w:vAlign w:val="center"/>
            <w:hideMark/>
          </w:tcPr>
          <w:p w14:paraId="74C4BE36" w14:textId="20595484" w:rsidR="004A296C" w:rsidRPr="008F18EC" w:rsidRDefault="33215955">
            <w:pPr>
              <w:widowControl/>
              <w:jc w:val="center"/>
              <w:rPr>
                <w:rFonts w:ascii="Calibri" w:eastAsia="Times New Roman" w:hAnsi="Calibri" w:cs="Calibri"/>
                <w:b/>
                <w:bCs/>
                <w:lang w:val="pt-BR" w:eastAsia="pt-BR"/>
              </w:rPr>
            </w:pPr>
            <w:r w:rsidRPr="008F18EC">
              <w:rPr>
                <w:rFonts w:ascii="Calibri" w:eastAsia="Times New Roman" w:hAnsi="Calibri" w:cs="Calibri"/>
                <w:b/>
                <w:bCs/>
                <w:lang w:val="pt-BR" w:eastAsia="pt-BR"/>
              </w:rPr>
              <w:t>Intervalos DWT</w:t>
            </w:r>
          </w:p>
        </w:tc>
        <w:tc>
          <w:tcPr>
            <w:tcW w:w="3058" w:type="dxa"/>
            <w:noWrap/>
            <w:vAlign w:val="center"/>
            <w:hideMark/>
          </w:tcPr>
          <w:p w14:paraId="11A98117" w14:textId="1E0C0E44" w:rsidR="004A296C" w:rsidRPr="008F18EC" w:rsidRDefault="74405B6D" w:rsidP="0D5207EE">
            <w:pPr>
              <w:widowControl/>
              <w:autoSpaceDE/>
              <w:autoSpaceDN/>
              <w:jc w:val="center"/>
              <w:rPr>
                <w:rFonts w:ascii="Calibri" w:eastAsia="Calibri" w:hAnsi="Calibri" w:cs="Calibri"/>
                <w:lang w:val="pt-BR"/>
              </w:rPr>
            </w:pPr>
            <w:r w:rsidRPr="008F18EC">
              <w:rPr>
                <w:rFonts w:ascii="Calibri" w:eastAsia="Times New Roman" w:hAnsi="Calibri" w:cs="Calibri"/>
                <w:b/>
                <w:bCs/>
                <w:lang w:val="pt-BR" w:eastAsia="pt-BR"/>
              </w:rPr>
              <w:t>Tarifa de Referência</w:t>
            </w:r>
          </w:p>
          <w:p w14:paraId="4294A355" w14:textId="365077AB" w:rsidR="004A296C" w:rsidRPr="008F18EC" w:rsidRDefault="4F702070" w:rsidP="0D5207EE">
            <w:pPr>
              <w:widowControl/>
              <w:autoSpaceDE/>
              <w:autoSpaceDN/>
              <w:jc w:val="center"/>
              <w:rPr>
                <w:rFonts w:ascii="Calibri" w:eastAsia="Calibri" w:hAnsi="Calibri" w:cs="Calibri"/>
                <w:lang w:val="pt-BR"/>
              </w:rPr>
            </w:pPr>
            <w:r w:rsidRPr="008F18EC">
              <w:rPr>
                <w:rFonts w:ascii="Calibri" w:eastAsia="Times New Roman" w:hAnsi="Calibri" w:cs="Calibri"/>
                <w:b/>
                <w:bCs/>
                <w:lang w:val="pt-BR" w:eastAsia="pt-BR"/>
              </w:rPr>
              <w:t>(</w:t>
            </w:r>
            <w:r w:rsidRPr="008F18EC">
              <w:rPr>
                <w:rFonts w:ascii="Calibri Light" w:eastAsia="Calibri Light" w:hAnsi="Calibri Light" w:cs="Calibri Light"/>
                <w:b/>
                <w:bCs/>
                <w:lang w:val="pt-BR"/>
              </w:rPr>
              <w:t>R$/DWT)</w:t>
            </w:r>
          </w:p>
        </w:tc>
      </w:tr>
      <w:tr w:rsidR="00AC3A72" w:rsidRPr="008F18EC" w14:paraId="0E3AFC41" w14:textId="77777777" w:rsidTr="00112892">
        <w:trPr>
          <w:trHeight w:val="300"/>
          <w:jc w:val="center"/>
        </w:trPr>
        <w:tc>
          <w:tcPr>
            <w:tcW w:w="3068" w:type="dxa"/>
            <w:noWrap/>
            <w:vAlign w:val="center"/>
            <w:hideMark/>
          </w:tcPr>
          <w:p w14:paraId="5CB0EB2A" w14:textId="0DFE3B7C" w:rsidR="0D5207EE" w:rsidRPr="008F18EC" w:rsidRDefault="0D5207EE" w:rsidP="00112892">
            <w:pPr>
              <w:spacing w:before="120" w:after="120"/>
              <w:rPr>
                <w:rFonts w:ascii="Calibri Light" w:eastAsia="Calibri Light" w:hAnsi="Calibri Light" w:cs="Calibri Light"/>
                <w:lang w:val="pt-BR"/>
                <w:rPrChange w:id="363"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 xml:space="preserve">DWT </w:t>
            </w:r>
            <w:proofErr w:type="spellStart"/>
            <w:r w:rsidRPr="008F18EC">
              <w:rPr>
                <w:rFonts w:ascii="Calibri Light" w:eastAsia="Calibri Light" w:hAnsi="Calibri Light" w:cs="Calibri Light"/>
              </w:rPr>
              <w:t>até</w:t>
            </w:r>
            <w:proofErr w:type="spellEnd"/>
            <w:r w:rsidRPr="008F18EC">
              <w:rPr>
                <w:rFonts w:ascii="Calibri Light" w:eastAsia="Calibri Light" w:hAnsi="Calibri Light" w:cs="Calibri Light"/>
              </w:rPr>
              <w:t xml:space="preserve"> 20.000</w:t>
            </w:r>
          </w:p>
        </w:tc>
        <w:tc>
          <w:tcPr>
            <w:tcW w:w="3058" w:type="dxa"/>
            <w:noWrap/>
            <w:vAlign w:val="center"/>
            <w:hideMark/>
          </w:tcPr>
          <w:p w14:paraId="7F76C365" w14:textId="2000A4CF" w:rsidR="0D5207EE" w:rsidRPr="008F18EC" w:rsidRDefault="0D5207EE" w:rsidP="00112892">
            <w:pPr>
              <w:spacing w:before="120" w:after="120"/>
              <w:jc w:val="center"/>
              <w:rPr>
                <w:rFonts w:ascii="Calibri Light" w:eastAsia="Calibri Light" w:hAnsi="Calibri Light" w:cs="Calibri Light"/>
                <w:lang w:val="pt-BR"/>
                <w:rPrChange w:id="364"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 xml:space="preserve">3,14 </w:t>
            </w:r>
          </w:p>
        </w:tc>
      </w:tr>
      <w:tr w:rsidR="00AC3A72" w:rsidRPr="008F18EC" w14:paraId="6751CEBA" w14:textId="77777777" w:rsidTr="00112892">
        <w:trPr>
          <w:trHeight w:val="300"/>
          <w:jc w:val="center"/>
        </w:trPr>
        <w:tc>
          <w:tcPr>
            <w:tcW w:w="3068" w:type="dxa"/>
            <w:noWrap/>
            <w:vAlign w:val="center"/>
            <w:hideMark/>
          </w:tcPr>
          <w:p w14:paraId="24F82094" w14:textId="1261E239" w:rsidR="0D5207EE" w:rsidRPr="008F18EC" w:rsidRDefault="0D5207EE" w:rsidP="00112892">
            <w:pPr>
              <w:spacing w:before="120" w:after="120"/>
              <w:rPr>
                <w:rFonts w:ascii="Calibri Light" w:eastAsia="Calibri Light" w:hAnsi="Calibri Light" w:cs="Calibri Light"/>
                <w:lang w:val="pt-BR"/>
                <w:rPrChange w:id="365"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DWT de 20.001 a 40.000</w:t>
            </w:r>
          </w:p>
        </w:tc>
        <w:tc>
          <w:tcPr>
            <w:tcW w:w="3058" w:type="dxa"/>
            <w:noWrap/>
            <w:vAlign w:val="center"/>
            <w:hideMark/>
          </w:tcPr>
          <w:p w14:paraId="7D67944B" w14:textId="722E7B2C" w:rsidR="0D5207EE" w:rsidRPr="008F18EC" w:rsidRDefault="0D5207EE" w:rsidP="00112892">
            <w:pPr>
              <w:spacing w:before="120" w:after="120"/>
              <w:jc w:val="center"/>
              <w:rPr>
                <w:rFonts w:ascii="Calibri Light" w:eastAsia="Calibri Light" w:hAnsi="Calibri Light" w:cs="Calibri Light"/>
                <w:lang w:val="pt-BR"/>
                <w:rPrChange w:id="366"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2,11</w:t>
            </w:r>
          </w:p>
        </w:tc>
      </w:tr>
      <w:tr w:rsidR="00AC3A72" w:rsidRPr="008F18EC" w14:paraId="3AE5BFB8" w14:textId="77777777" w:rsidTr="00112892">
        <w:trPr>
          <w:trHeight w:val="300"/>
          <w:jc w:val="center"/>
        </w:trPr>
        <w:tc>
          <w:tcPr>
            <w:tcW w:w="3068" w:type="dxa"/>
            <w:noWrap/>
            <w:vAlign w:val="center"/>
            <w:hideMark/>
          </w:tcPr>
          <w:p w14:paraId="5753668D" w14:textId="6F4E13E8" w:rsidR="0D5207EE" w:rsidRPr="008F18EC" w:rsidRDefault="0D5207EE" w:rsidP="00112892">
            <w:pPr>
              <w:spacing w:before="120" w:after="120"/>
              <w:rPr>
                <w:rFonts w:ascii="Calibri Light" w:eastAsia="Calibri Light" w:hAnsi="Calibri Light" w:cs="Calibri Light"/>
                <w:lang w:val="pt-BR"/>
                <w:rPrChange w:id="367"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DWT de 40.001 a 60.000</w:t>
            </w:r>
          </w:p>
        </w:tc>
        <w:tc>
          <w:tcPr>
            <w:tcW w:w="3058" w:type="dxa"/>
            <w:noWrap/>
            <w:vAlign w:val="center"/>
            <w:hideMark/>
          </w:tcPr>
          <w:p w14:paraId="6E26190E" w14:textId="02694D75" w:rsidR="0D5207EE" w:rsidRPr="008F18EC" w:rsidRDefault="0D5207EE" w:rsidP="00112892">
            <w:pPr>
              <w:spacing w:before="120" w:after="120"/>
              <w:jc w:val="center"/>
              <w:rPr>
                <w:rFonts w:ascii="Calibri Light" w:eastAsia="Calibri Light" w:hAnsi="Calibri Light" w:cs="Calibri Light"/>
                <w:lang w:val="pt-BR"/>
                <w:rPrChange w:id="368"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 xml:space="preserve">1,62 </w:t>
            </w:r>
          </w:p>
        </w:tc>
      </w:tr>
      <w:tr w:rsidR="00AC3A72" w:rsidRPr="008F18EC" w14:paraId="5CA7328F" w14:textId="77777777" w:rsidTr="00112892">
        <w:trPr>
          <w:trHeight w:val="300"/>
          <w:jc w:val="center"/>
        </w:trPr>
        <w:tc>
          <w:tcPr>
            <w:tcW w:w="3068" w:type="dxa"/>
            <w:noWrap/>
            <w:vAlign w:val="center"/>
            <w:hideMark/>
          </w:tcPr>
          <w:p w14:paraId="647A133A" w14:textId="0B32F2E3" w:rsidR="0D5207EE" w:rsidRPr="008F18EC" w:rsidRDefault="0D5207EE" w:rsidP="00112892">
            <w:pPr>
              <w:spacing w:before="120" w:after="120"/>
              <w:rPr>
                <w:rFonts w:ascii="Calibri Light" w:eastAsia="Calibri Light" w:hAnsi="Calibri Light" w:cs="Calibri Light"/>
                <w:lang w:val="pt-BR"/>
                <w:rPrChange w:id="369"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 xml:space="preserve">DWT de 60.001 </w:t>
            </w:r>
            <w:proofErr w:type="gramStart"/>
            <w:r w:rsidRPr="008F18EC">
              <w:rPr>
                <w:rFonts w:ascii="Calibri Light" w:eastAsia="Calibri Light" w:hAnsi="Calibri Light" w:cs="Calibri Light"/>
              </w:rPr>
              <w:t>a</w:t>
            </w:r>
            <w:proofErr w:type="gramEnd"/>
            <w:r w:rsidRPr="008F18EC">
              <w:rPr>
                <w:rFonts w:ascii="Calibri Light" w:eastAsia="Calibri Light" w:hAnsi="Calibri Light" w:cs="Calibri Light"/>
              </w:rPr>
              <w:t xml:space="preserve"> 80.000</w:t>
            </w:r>
          </w:p>
        </w:tc>
        <w:tc>
          <w:tcPr>
            <w:tcW w:w="3058" w:type="dxa"/>
            <w:noWrap/>
            <w:vAlign w:val="center"/>
            <w:hideMark/>
          </w:tcPr>
          <w:p w14:paraId="2E6C376C" w14:textId="49D8AE8D" w:rsidR="0D5207EE" w:rsidRPr="008F18EC" w:rsidRDefault="0D5207EE" w:rsidP="00112892">
            <w:pPr>
              <w:spacing w:before="120" w:after="120"/>
              <w:jc w:val="center"/>
              <w:rPr>
                <w:rFonts w:ascii="Calibri Light" w:eastAsia="Calibri Light" w:hAnsi="Calibri Light" w:cs="Calibri Light"/>
                <w:lang w:val="pt-BR"/>
                <w:rPrChange w:id="370"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 xml:space="preserve">1,36 </w:t>
            </w:r>
          </w:p>
        </w:tc>
      </w:tr>
      <w:tr w:rsidR="00AC3A72" w:rsidRPr="008F18EC" w14:paraId="5172FB4F" w14:textId="77777777" w:rsidTr="00112892">
        <w:trPr>
          <w:trHeight w:val="300"/>
          <w:jc w:val="center"/>
        </w:trPr>
        <w:tc>
          <w:tcPr>
            <w:tcW w:w="3068" w:type="dxa"/>
            <w:noWrap/>
            <w:vAlign w:val="center"/>
            <w:hideMark/>
          </w:tcPr>
          <w:p w14:paraId="7271E6CE" w14:textId="34569299" w:rsidR="0D5207EE" w:rsidRPr="008F18EC" w:rsidRDefault="0D5207EE" w:rsidP="00112892">
            <w:pPr>
              <w:spacing w:before="120" w:after="120"/>
              <w:rPr>
                <w:rFonts w:ascii="Calibri Light" w:eastAsia="Calibri Light" w:hAnsi="Calibri Light" w:cs="Calibri Light"/>
                <w:lang w:val="pt-BR"/>
                <w:rPrChange w:id="371"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DWT de 80.001 a 100.000</w:t>
            </w:r>
          </w:p>
        </w:tc>
        <w:tc>
          <w:tcPr>
            <w:tcW w:w="3058" w:type="dxa"/>
            <w:noWrap/>
            <w:vAlign w:val="center"/>
            <w:hideMark/>
          </w:tcPr>
          <w:p w14:paraId="3F2B3C0F" w14:textId="749CE22D" w:rsidR="0D5207EE" w:rsidRPr="008F18EC" w:rsidRDefault="0D5207EE" w:rsidP="00112892">
            <w:pPr>
              <w:spacing w:before="120" w:after="120"/>
              <w:jc w:val="center"/>
              <w:rPr>
                <w:rFonts w:ascii="Calibri Light" w:eastAsia="Calibri Light" w:hAnsi="Calibri Light" w:cs="Calibri Light"/>
                <w:lang w:val="pt-BR"/>
                <w:rPrChange w:id="372"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 xml:space="preserve">1,20 </w:t>
            </w:r>
          </w:p>
        </w:tc>
      </w:tr>
      <w:tr w:rsidR="00AC3A72" w:rsidRPr="008F18EC" w14:paraId="7C226906" w14:textId="77777777" w:rsidTr="00112892">
        <w:trPr>
          <w:trHeight w:val="300"/>
          <w:jc w:val="center"/>
        </w:trPr>
        <w:tc>
          <w:tcPr>
            <w:tcW w:w="3068" w:type="dxa"/>
            <w:noWrap/>
            <w:vAlign w:val="center"/>
            <w:hideMark/>
          </w:tcPr>
          <w:p w14:paraId="42AAED52" w14:textId="345C8E63" w:rsidR="0D5207EE" w:rsidRPr="008F18EC" w:rsidRDefault="0D5207EE" w:rsidP="00112892">
            <w:pPr>
              <w:spacing w:before="120" w:after="120"/>
              <w:rPr>
                <w:rFonts w:ascii="Calibri Light" w:eastAsia="Calibri Light" w:hAnsi="Calibri Light" w:cs="Calibri Light"/>
                <w:lang w:val="pt-BR"/>
                <w:rPrChange w:id="373"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DWT de 100.001 a 120.000</w:t>
            </w:r>
          </w:p>
        </w:tc>
        <w:tc>
          <w:tcPr>
            <w:tcW w:w="3058" w:type="dxa"/>
            <w:noWrap/>
            <w:vAlign w:val="center"/>
            <w:hideMark/>
          </w:tcPr>
          <w:p w14:paraId="2A1A4EBB" w14:textId="1EE64371" w:rsidR="0D5207EE" w:rsidRPr="008F18EC" w:rsidRDefault="0D5207EE" w:rsidP="00112892">
            <w:pPr>
              <w:spacing w:before="120" w:after="120"/>
              <w:jc w:val="center"/>
              <w:rPr>
                <w:rFonts w:ascii="Calibri Light" w:eastAsia="Calibri Light" w:hAnsi="Calibri Light" w:cs="Calibri Light"/>
                <w:lang w:val="pt-BR"/>
                <w:rPrChange w:id="374"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 xml:space="preserve">1,09 </w:t>
            </w:r>
          </w:p>
        </w:tc>
      </w:tr>
      <w:tr w:rsidR="00AC3A72" w:rsidRPr="008F18EC" w14:paraId="2B4C4133" w14:textId="77777777" w:rsidTr="00112892">
        <w:trPr>
          <w:trHeight w:val="300"/>
          <w:jc w:val="center"/>
        </w:trPr>
        <w:tc>
          <w:tcPr>
            <w:tcW w:w="3068" w:type="dxa"/>
            <w:noWrap/>
            <w:vAlign w:val="center"/>
            <w:hideMark/>
          </w:tcPr>
          <w:p w14:paraId="4ECD8337" w14:textId="3CA48353" w:rsidR="0D5207EE" w:rsidRPr="008F18EC" w:rsidRDefault="0D5207EE" w:rsidP="00112892">
            <w:pPr>
              <w:spacing w:before="120" w:after="120"/>
              <w:rPr>
                <w:rFonts w:ascii="Calibri Light" w:eastAsia="Calibri Light" w:hAnsi="Calibri Light" w:cs="Calibri Light"/>
                <w:lang w:val="pt-BR"/>
                <w:rPrChange w:id="375"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DWT de 120.001 a 140.000</w:t>
            </w:r>
          </w:p>
        </w:tc>
        <w:tc>
          <w:tcPr>
            <w:tcW w:w="3058" w:type="dxa"/>
            <w:noWrap/>
            <w:vAlign w:val="center"/>
            <w:hideMark/>
          </w:tcPr>
          <w:p w14:paraId="5578CBD6" w14:textId="741EF04A" w:rsidR="0D5207EE" w:rsidRPr="008F18EC" w:rsidRDefault="0D5207EE" w:rsidP="00112892">
            <w:pPr>
              <w:spacing w:before="120" w:after="120"/>
              <w:jc w:val="center"/>
              <w:rPr>
                <w:rFonts w:ascii="Calibri Light" w:eastAsia="Calibri Light" w:hAnsi="Calibri Light" w:cs="Calibri Light"/>
                <w:lang w:val="pt-BR"/>
                <w:rPrChange w:id="376"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 xml:space="preserve">1,00 </w:t>
            </w:r>
          </w:p>
        </w:tc>
      </w:tr>
      <w:tr w:rsidR="00AC3A72" w:rsidRPr="008F18EC" w14:paraId="10E26129" w14:textId="77777777" w:rsidTr="00112892">
        <w:trPr>
          <w:trHeight w:val="300"/>
          <w:jc w:val="center"/>
        </w:trPr>
        <w:tc>
          <w:tcPr>
            <w:tcW w:w="3068" w:type="dxa"/>
            <w:noWrap/>
            <w:vAlign w:val="center"/>
            <w:hideMark/>
          </w:tcPr>
          <w:p w14:paraId="64FA7E82" w14:textId="2EEF7C52" w:rsidR="0D5207EE" w:rsidRPr="008F18EC" w:rsidRDefault="0D5207EE" w:rsidP="00112892">
            <w:pPr>
              <w:spacing w:before="120" w:after="120"/>
              <w:rPr>
                <w:rFonts w:ascii="Calibri Light" w:eastAsia="Calibri Light" w:hAnsi="Calibri Light" w:cs="Calibri Light"/>
                <w:lang w:val="pt-BR"/>
                <w:rPrChange w:id="377"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 xml:space="preserve">DWT </w:t>
            </w:r>
            <w:proofErr w:type="spellStart"/>
            <w:r w:rsidRPr="008F18EC">
              <w:rPr>
                <w:rFonts w:ascii="Calibri Light" w:eastAsia="Calibri Light" w:hAnsi="Calibri Light" w:cs="Calibri Light"/>
              </w:rPr>
              <w:t>maior</w:t>
            </w:r>
            <w:proofErr w:type="spellEnd"/>
            <w:r w:rsidRPr="008F18EC">
              <w:rPr>
                <w:rFonts w:ascii="Calibri Light" w:eastAsia="Calibri Light" w:hAnsi="Calibri Light" w:cs="Calibri Light"/>
              </w:rPr>
              <w:t xml:space="preserve"> </w:t>
            </w:r>
            <w:proofErr w:type="spellStart"/>
            <w:r w:rsidRPr="008F18EC">
              <w:rPr>
                <w:rFonts w:ascii="Calibri Light" w:eastAsia="Calibri Light" w:hAnsi="Calibri Light" w:cs="Calibri Light"/>
              </w:rPr>
              <w:t>que</w:t>
            </w:r>
            <w:proofErr w:type="spellEnd"/>
            <w:r w:rsidRPr="008F18EC">
              <w:rPr>
                <w:rFonts w:ascii="Calibri Light" w:eastAsia="Calibri Light" w:hAnsi="Calibri Light" w:cs="Calibri Light"/>
              </w:rPr>
              <w:t xml:space="preserve"> 140.000</w:t>
            </w:r>
          </w:p>
        </w:tc>
        <w:tc>
          <w:tcPr>
            <w:tcW w:w="3058" w:type="dxa"/>
            <w:noWrap/>
            <w:vAlign w:val="center"/>
            <w:hideMark/>
          </w:tcPr>
          <w:p w14:paraId="64862D34" w14:textId="79E3D6A6" w:rsidR="0D5207EE" w:rsidRPr="008F18EC" w:rsidRDefault="0D5207EE" w:rsidP="00112892">
            <w:pPr>
              <w:spacing w:before="120" w:after="120"/>
              <w:jc w:val="center"/>
              <w:rPr>
                <w:rFonts w:ascii="Calibri Light" w:eastAsia="Calibri Light" w:hAnsi="Calibri Light" w:cs="Calibri Light"/>
                <w:lang w:val="pt-BR"/>
                <w:rPrChange w:id="378" w:author="Isabela Alves Pereira Oliveira" w:date="2025-10-18T10:21:00Z" w16du:dateUtc="2025-10-18T13:21:00Z">
                  <w:rPr>
                    <w:rFonts w:ascii="Calibri Light" w:eastAsia="Calibri Light" w:hAnsi="Calibri Light" w:cs="Calibri Light"/>
                  </w:rPr>
                </w:rPrChange>
              </w:rPr>
            </w:pPr>
            <w:r w:rsidRPr="008F18EC">
              <w:rPr>
                <w:rFonts w:ascii="Calibri Light" w:eastAsia="Calibri Light" w:hAnsi="Calibri Light" w:cs="Calibri Light"/>
              </w:rPr>
              <w:t>0,93</w:t>
            </w:r>
          </w:p>
        </w:tc>
      </w:tr>
    </w:tbl>
    <w:p w14:paraId="0BEA406C" w14:textId="7CC0F58F" w:rsidR="00C759E5" w:rsidRPr="008F18EC" w:rsidRDefault="00C759E5" w:rsidP="0D5207EE">
      <w:pPr>
        <w:pStyle w:val="Corpodetexto"/>
        <w:numPr>
          <w:ilvl w:val="1"/>
          <w:numId w:val="7"/>
        </w:numPr>
        <w:tabs>
          <w:tab w:val="left" w:pos="1814"/>
        </w:tabs>
        <w:spacing w:before="360" w:after="240" w:line="300" w:lineRule="exact"/>
        <w:ind w:left="0" w:firstLine="0"/>
        <w:jc w:val="both"/>
        <w:rPr>
          <w:rFonts w:asciiTheme="minorHAnsi" w:hAnsiTheme="minorHAnsi"/>
        </w:rPr>
      </w:pPr>
      <w:bookmarkStart w:id="379" w:name="_Ref197342229"/>
      <w:r w:rsidRPr="008F18EC">
        <w:rPr>
          <w:rFonts w:asciiTheme="minorHAnsi" w:hAnsiTheme="minorHAnsi"/>
        </w:rPr>
        <w:t xml:space="preserve">Em qualquer caso, inclusive durante a etapa de viva-voz, o </w:t>
      </w:r>
      <w:r w:rsidRPr="008F18EC">
        <w:rPr>
          <w:rFonts w:asciiTheme="minorHAnsi" w:hAnsiTheme="minorHAnsi"/>
          <w:b/>
          <w:bCs/>
        </w:rPr>
        <w:t xml:space="preserve">Desconto sobre a Tarifa </w:t>
      </w:r>
      <w:r w:rsidR="00DB730C" w:rsidRPr="008F18EC">
        <w:rPr>
          <w:rFonts w:asciiTheme="minorHAnsi" w:hAnsiTheme="minorHAnsi"/>
          <w:b/>
          <w:bCs/>
        </w:rPr>
        <w:t xml:space="preserve">de Referência </w:t>
      </w:r>
      <w:proofErr w:type="spellStart"/>
      <w:r w:rsidR="00DB730C" w:rsidRPr="008F18EC">
        <w:rPr>
          <w:rFonts w:asciiTheme="minorHAnsi" w:hAnsiTheme="minorHAnsi"/>
          <w:b/>
          <w:bCs/>
        </w:rPr>
        <w:t>Pré</w:t>
      </w:r>
      <w:proofErr w:type="spellEnd"/>
      <w:r w:rsidR="004D76E1" w:rsidRPr="008F18EC">
        <w:rPr>
          <w:rFonts w:asciiTheme="minorHAnsi" w:hAnsiTheme="minorHAnsi"/>
          <w:b/>
          <w:bCs/>
        </w:rPr>
        <w:t>-</w:t>
      </w:r>
      <w:r w:rsidR="00DB730C" w:rsidRPr="008F18EC">
        <w:rPr>
          <w:rFonts w:asciiTheme="minorHAnsi" w:hAnsiTheme="minorHAnsi"/>
          <w:b/>
          <w:bCs/>
        </w:rPr>
        <w:t>Leil</w:t>
      </w:r>
      <w:r w:rsidR="006521CF" w:rsidRPr="008F18EC">
        <w:rPr>
          <w:rFonts w:asciiTheme="minorHAnsi" w:hAnsiTheme="minorHAnsi"/>
          <w:b/>
          <w:bCs/>
        </w:rPr>
        <w:t>ã</w:t>
      </w:r>
      <w:r w:rsidR="00DB730C" w:rsidRPr="008F18EC">
        <w:rPr>
          <w:rFonts w:asciiTheme="minorHAnsi" w:hAnsiTheme="minorHAnsi"/>
          <w:b/>
          <w:bCs/>
        </w:rPr>
        <w:t>o</w:t>
      </w:r>
      <w:r w:rsidR="008509E7" w:rsidRPr="008F18EC">
        <w:rPr>
          <w:rFonts w:asciiTheme="minorHAnsi" w:hAnsiTheme="minorHAnsi"/>
          <w:b/>
          <w:bCs/>
        </w:rPr>
        <w:t xml:space="preserve"> </w:t>
      </w:r>
      <w:r w:rsidRPr="008F18EC">
        <w:rPr>
          <w:rFonts w:asciiTheme="minorHAnsi" w:hAnsiTheme="minorHAnsi"/>
        </w:rPr>
        <w:t xml:space="preserve">ofertado pelas </w:t>
      </w:r>
      <w:r w:rsidRPr="008F18EC">
        <w:rPr>
          <w:rFonts w:asciiTheme="minorHAnsi" w:hAnsiTheme="minorHAnsi"/>
          <w:b/>
          <w:bCs/>
        </w:rPr>
        <w:t>Proponentes</w:t>
      </w:r>
      <w:r w:rsidRPr="008F18EC">
        <w:rPr>
          <w:rFonts w:asciiTheme="minorHAnsi" w:hAnsiTheme="minorHAnsi"/>
        </w:rPr>
        <w:t xml:space="preserve"> deverá observar o percentual máximo de </w:t>
      </w:r>
      <w:r w:rsidR="00AC3A72" w:rsidRPr="008F18EC">
        <w:rPr>
          <w:rFonts w:ascii="Calibri" w:hAnsi="Calibri"/>
          <w:color w:val="000000"/>
        </w:rPr>
        <w:t>5,8% (cinco inteiros e oito décimos por cento)</w:t>
      </w:r>
      <w:r w:rsidRPr="008F18EC">
        <w:rPr>
          <w:rFonts w:asciiTheme="minorHAnsi" w:hAnsiTheme="minorHAnsi"/>
        </w:rPr>
        <w:t xml:space="preserve">, incidente </w:t>
      </w:r>
      <w:r w:rsidR="00065767" w:rsidRPr="008F18EC">
        <w:rPr>
          <w:rFonts w:asciiTheme="minorHAnsi" w:hAnsiTheme="minorHAnsi"/>
        </w:rPr>
        <w:t xml:space="preserve">linearmente </w:t>
      </w:r>
      <w:r w:rsidRPr="008F18EC">
        <w:rPr>
          <w:rFonts w:asciiTheme="minorHAnsi" w:hAnsiTheme="minorHAnsi"/>
        </w:rPr>
        <w:t>sobre o</w:t>
      </w:r>
      <w:r w:rsidR="00450CA0" w:rsidRPr="008F18EC">
        <w:rPr>
          <w:rFonts w:asciiTheme="minorHAnsi" w:hAnsiTheme="minorHAnsi"/>
        </w:rPr>
        <w:t>s</w:t>
      </w:r>
      <w:r w:rsidRPr="008F18EC">
        <w:rPr>
          <w:rFonts w:asciiTheme="minorHAnsi" w:hAnsiTheme="minorHAnsi"/>
        </w:rPr>
        <w:t xml:space="preserve"> valor</w:t>
      </w:r>
      <w:r w:rsidR="00DD0B81" w:rsidRPr="008F18EC">
        <w:rPr>
          <w:rFonts w:asciiTheme="minorHAnsi" w:hAnsiTheme="minorHAnsi"/>
        </w:rPr>
        <w:t>e</w:t>
      </w:r>
      <w:r w:rsidR="00450CA0" w:rsidRPr="008F18EC">
        <w:rPr>
          <w:rFonts w:asciiTheme="minorHAnsi" w:hAnsiTheme="minorHAnsi"/>
        </w:rPr>
        <w:t>s</w:t>
      </w:r>
      <w:r w:rsidRPr="008F18EC">
        <w:rPr>
          <w:rFonts w:asciiTheme="minorHAnsi" w:hAnsiTheme="minorHAnsi"/>
        </w:rPr>
        <w:t xml:space="preserve"> referido</w:t>
      </w:r>
      <w:r w:rsidR="00450CA0" w:rsidRPr="008F18EC">
        <w:rPr>
          <w:rFonts w:asciiTheme="minorHAnsi" w:hAnsiTheme="minorHAnsi"/>
        </w:rPr>
        <w:t>s</w:t>
      </w:r>
      <w:r w:rsidRPr="008F18EC">
        <w:rPr>
          <w:rFonts w:asciiTheme="minorHAnsi" w:hAnsiTheme="minorHAnsi"/>
        </w:rPr>
        <w:t xml:space="preserve"> no </w:t>
      </w:r>
      <w:r w:rsidR="008509E7" w:rsidRPr="008F18EC">
        <w:rPr>
          <w:rFonts w:asciiTheme="minorHAnsi" w:hAnsiTheme="minorHAnsi"/>
        </w:rPr>
        <w:t>I</w:t>
      </w:r>
      <w:r w:rsidRPr="008F18EC">
        <w:rPr>
          <w:rFonts w:asciiTheme="minorHAnsi" w:hAnsiTheme="minorHAnsi"/>
        </w:rPr>
        <w:t xml:space="preserve">tem </w:t>
      </w:r>
      <w:r w:rsidR="004D76E1" w:rsidRPr="008F18EC">
        <w:rPr>
          <w:rFonts w:asciiTheme="minorHAnsi" w:hAnsiTheme="minorHAnsi" w:cstheme="minorBidi"/>
        </w:rPr>
        <w:fldChar w:fldCharType="begin"/>
      </w:r>
      <w:r w:rsidR="004D76E1" w:rsidRPr="008F18EC">
        <w:rPr>
          <w:rFonts w:asciiTheme="minorHAnsi" w:hAnsiTheme="minorHAnsi" w:cstheme="minorBidi"/>
        </w:rPr>
        <w:instrText xml:space="preserve"> REF _Ref197357866 \r \h </w:instrText>
      </w:r>
      <w:r w:rsidR="004D76E1" w:rsidRPr="008F18EC">
        <w:rPr>
          <w:rFonts w:asciiTheme="minorHAnsi" w:hAnsiTheme="minorHAnsi" w:cstheme="minorBidi"/>
        </w:rPr>
      </w:r>
      <w:r w:rsidR="004D76E1" w:rsidRPr="008F18EC">
        <w:rPr>
          <w:rFonts w:asciiTheme="minorHAnsi" w:hAnsiTheme="minorHAnsi" w:cstheme="minorBidi"/>
        </w:rPr>
        <w:fldChar w:fldCharType="separate"/>
      </w:r>
      <w:r w:rsidR="004D76E1" w:rsidRPr="008F18EC">
        <w:rPr>
          <w:rFonts w:asciiTheme="minorHAnsi" w:hAnsiTheme="minorHAnsi"/>
        </w:rPr>
        <w:t>4.14</w:t>
      </w:r>
      <w:r w:rsidR="004D76E1" w:rsidRPr="008F18EC">
        <w:rPr>
          <w:rFonts w:asciiTheme="minorHAnsi" w:hAnsiTheme="minorHAnsi" w:cstheme="minorBidi"/>
        </w:rPr>
        <w:fldChar w:fldCharType="end"/>
      </w:r>
      <w:r w:rsidRPr="008F18EC">
        <w:rPr>
          <w:rFonts w:asciiTheme="minorHAnsi" w:hAnsiTheme="minorHAnsi"/>
        </w:rPr>
        <w:t>.</w:t>
      </w:r>
      <w:bookmarkEnd w:id="379"/>
    </w:p>
    <w:p w14:paraId="50372220" w14:textId="771027BF" w:rsidR="00A176F8" w:rsidRPr="008F18EC" w:rsidRDefault="00C759E5" w:rsidP="0D5207EE">
      <w:pPr>
        <w:pStyle w:val="PargrafodaLista"/>
        <w:numPr>
          <w:ilvl w:val="1"/>
          <w:numId w:val="7"/>
        </w:numPr>
        <w:tabs>
          <w:tab w:val="left" w:pos="1814"/>
        </w:tabs>
        <w:spacing w:before="240" w:after="240" w:line="300" w:lineRule="exact"/>
        <w:ind w:left="0" w:firstLine="0"/>
        <w:rPr>
          <w:rFonts w:asciiTheme="minorHAnsi" w:hAnsiTheme="minorHAnsi" w:cstheme="minorBidi"/>
        </w:rPr>
      </w:pPr>
      <w:r w:rsidRPr="008F18EC">
        <w:rPr>
          <w:rFonts w:asciiTheme="minorHAnsi" w:hAnsiTheme="minorHAnsi" w:cstheme="minorBidi"/>
        </w:rPr>
        <w:t xml:space="preserve">O </w:t>
      </w:r>
      <w:r w:rsidRPr="008F18EC">
        <w:rPr>
          <w:rFonts w:asciiTheme="minorHAnsi" w:hAnsiTheme="minorHAnsi" w:cstheme="minorBidi"/>
          <w:b/>
          <w:bCs/>
        </w:rPr>
        <w:t>Valor de Outorga</w:t>
      </w:r>
      <w:r w:rsidRPr="008F18EC">
        <w:rPr>
          <w:rFonts w:asciiTheme="minorHAnsi" w:hAnsiTheme="minorHAnsi" w:cstheme="minorBidi"/>
        </w:rPr>
        <w:t xml:space="preserve"> deverá ser ofertado no montante mínimo de </w:t>
      </w:r>
      <w:r w:rsidR="007A6079" w:rsidRPr="008F18EC">
        <w:rPr>
          <w:rFonts w:asciiTheme="minorHAnsi" w:hAnsiTheme="minorHAnsi" w:cstheme="minorBidi"/>
        </w:rPr>
        <w:t xml:space="preserve">R$ </w:t>
      </w:r>
      <w:r w:rsidR="47D53B2E" w:rsidRPr="008F18EC">
        <w:rPr>
          <w:rFonts w:asciiTheme="minorHAnsi" w:hAnsiTheme="minorHAnsi" w:cstheme="minorBidi"/>
        </w:rPr>
        <w:t>1,00</w:t>
      </w:r>
      <w:r w:rsidR="007A6079" w:rsidRPr="008F18EC">
        <w:rPr>
          <w:rFonts w:asciiTheme="minorHAnsi" w:hAnsiTheme="minorHAnsi" w:cstheme="minorBidi"/>
        </w:rPr>
        <w:t xml:space="preserve"> (</w:t>
      </w:r>
      <w:r w:rsidR="6EE8483A" w:rsidRPr="008F18EC">
        <w:rPr>
          <w:rFonts w:asciiTheme="minorHAnsi" w:hAnsiTheme="minorHAnsi" w:cstheme="minorBidi"/>
        </w:rPr>
        <w:t>um real</w:t>
      </w:r>
      <w:r w:rsidR="007A6079" w:rsidRPr="008F18EC">
        <w:rPr>
          <w:rFonts w:asciiTheme="minorHAnsi" w:hAnsiTheme="minorHAnsi" w:cstheme="minorBidi"/>
        </w:rPr>
        <w:t>)</w:t>
      </w:r>
      <w:r w:rsidR="00D54FB7" w:rsidRPr="008F18EC">
        <w:rPr>
          <w:rFonts w:asciiTheme="minorHAnsi" w:hAnsiTheme="minorHAnsi" w:cstheme="minorBidi"/>
        </w:rPr>
        <w:t xml:space="preserve">, </w:t>
      </w:r>
      <w:r w:rsidR="00FA21C3" w:rsidRPr="008F18EC">
        <w:rPr>
          <w:rFonts w:asciiTheme="minorHAnsi" w:hAnsiTheme="minorHAnsi" w:cstheme="minorBidi"/>
        </w:rPr>
        <w:t xml:space="preserve">bem como deverá ser </w:t>
      </w:r>
      <w:r w:rsidR="00A176F8" w:rsidRPr="008F18EC">
        <w:rPr>
          <w:rFonts w:asciiTheme="minorHAnsi" w:hAnsiTheme="minorHAnsi" w:cstheme="minorBidi"/>
        </w:rPr>
        <w:t xml:space="preserve">pago pela </w:t>
      </w:r>
      <w:r w:rsidR="00A176F8" w:rsidRPr="008F18EC">
        <w:rPr>
          <w:rFonts w:asciiTheme="minorHAnsi" w:hAnsiTheme="minorHAnsi" w:cstheme="minorBidi"/>
          <w:b/>
          <w:bCs/>
        </w:rPr>
        <w:t xml:space="preserve">Adjudicatária </w:t>
      </w:r>
      <w:r w:rsidR="00A176F8" w:rsidRPr="008F18EC">
        <w:rPr>
          <w:rFonts w:asciiTheme="minorHAnsi" w:hAnsiTheme="minorHAnsi" w:cstheme="minorBidi"/>
        </w:rPr>
        <w:t xml:space="preserve">de acordo com as condições previstas no Capítulo VI deste </w:t>
      </w:r>
      <w:r w:rsidR="00A176F8" w:rsidRPr="008F18EC">
        <w:rPr>
          <w:rFonts w:asciiTheme="minorHAnsi" w:hAnsiTheme="minorHAnsi" w:cstheme="minorBidi"/>
          <w:b/>
          <w:bCs/>
        </w:rPr>
        <w:t xml:space="preserve">Edital </w:t>
      </w:r>
      <w:r w:rsidR="00A176F8" w:rsidRPr="008F18EC">
        <w:rPr>
          <w:rFonts w:asciiTheme="minorHAnsi" w:hAnsiTheme="minorHAnsi" w:cstheme="minorBidi"/>
        </w:rPr>
        <w:t xml:space="preserve">e na Subcláusula 6.1 do </w:t>
      </w:r>
      <w:r w:rsidR="00A176F8" w:rsidRPr="008F18EC">
        <w:rPr>
          <w:rFonts w:asciiTheme="minorHAnsi" w:hAnsiTheme="minorHAnsi" w:cstheme="minorBidi"/>
          <w:b/>
          <w:bCs/>
        </w:rPr>
        <w:t>Contrato de Concessão</w:t>
      </w:r>
      <w:r w:rsidR="00A176F8" w:rsidRPr="008F18EC">
        <w:rPr>
          <w:rFonts w:asciiTheme="minorHAnsi" w:hAnsiTheme="minorHAnsi" w:cstheme="minorBidi"/>
        </w:rPr>
        <w:t>.</w:t>
      </w:r>
    </w:p>
    <w:p w14:paraId="6E24FC17" w14:textId="2180B147"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As </w:t>
      </w:r>
      <w:r w:rsidRPr="008F18EC">
        <w:rPr>
          <w:rFonts w:asciiTheme="minorHAnsi" w:hAnsiTheme="minorHAnsi" w:cstheme="minorHAnsi"/>
          <w:b/>
          <w:bCs/>
        </w:rPr>
        <w:t>Proponentes</w:t>
      </w:r>
      <w:r w:rsidRPr="008F18EC">
        <w:rPr>
          <w:rFonts w:asciiTheme="minorHAnsi" w:hAnsiTheme="minorHAnsi" w:cstheme="minorHAnsi"/>
        </w:rPr>
        <w:t xml:space="preserve"> deverão preencher o documento constante do </w:t>
      </w:r>
      <w:r w:rsidR="006124BF" w:rsidRPr="008F18EC">
        <w:rPr>
          <w:rFonts w:asciiTheme="minorHAnsi" w:hAnsiTheme="minorHAnsi" w:cstheme="minorHAnsi"/>
          <w:b/>
          <w:bCs/>
        </w:rPr>
        <w:t>Anexo 3</w:t>
      </w:r>
      <w:r w:rsidRPr="008F18EC">
        <w:rPr>
          <w:rFonts w:asciiTheme="minorHAnsi" w:hAnsiTheme="minorHAnsi" w:cstheme="minorHAnsi"/>
        </w:rPr>
        <w:t xml:space="preserve">, o qual veiculará a </w:t>
      </w:r>
      <w:r w:rsidRPr="008F18EC">
        <w:rPr>
          <w:rFonts w:asciiTheme="minorHAnsi" w:hAnsiTheme="minorHAnsi" w:cstheme="minorHAnsi"/>
          <w:b/>
          <w:bCs/>
        </w:rPr>
        <w:t>Proposta Econômica</w:t>
      </w:r>
      <w:r w:rsidRPr="008F18EC">
        <w:rPr>
          <w:rFonts w:asciiTheme="minorHAnsi" w:hAnsiTheme="minorHAnsi" w:cstheme="minorHAnsi"/>
        </w:rPr>
        <w:t xml:space="preserve"> para aquisição do </w:t>
      </w:r>
      <w:r w:rsidRPr="008F18EC">
        <w:rPr>
          <w:rFonts w:asciiTheme="minorHAnsi" w:hAnsiTheme="minorHAnsi" w:cstheme="minorHAnsi"/>
          <w:b/>
          <w:bCs/>
        </w:rPr>
        <w:t>Objeto do Leilão</w:t>
      </w:r>
      <w:r w:rsidRPr="008F18EC">
        <w:rPr>
          <w:rFonts w:asciiTheme="minorHAnsi" w:hAnsiTheme="minorHAnsi" w:cstheme="minorHAnsi"/>
        </w:rPr>
        <w:t>.</w:t>
      </w:r>
    </w:p>
    <w:p w14:paraId="1BE7EFB9" w14:textId="7E5F88AA"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Os valores serão propostos nos termos deste </w:t>
      </w:r>
      <w:r w:rsidRPr="008F18EC">
        <w:rPr>
          <w:rFonts w:asciiTheme="minorHAnsi" w:hAnsiTheme="minorHAnsi" w:cstheme="minorHAnsi"/>
          <w:b/>
          <w:bCs/>
        </w:rPr>
        <w:t>Edital</w:t>
      </w:r>
      <w:r w:rsidRPr="008F18EC">
        <w:rPr>
          <w:rFonts w:asciiTheme="minorHAnsi" w:hAnsiTheme="minorHAnsi" w:cstheme="minorHAnsi"/>
        </w:rPr>
        <w:t xml:space="preserve">, grafados numericamente e por extenso, devendo conter, ainda, a identificação da respectiva </w:t>
      </w:r>
      <w:r w:rsidRPr="008F18EC">
        <w:rPr>
          <w:rFonts w:asciiTheme="minorHAnsi" w:hAnsiTheme="minorHAnsi" w:cstheme="minorHAnsi"/>
          <w:b/>
          <w:bCs/>
        </w:rPr>
        <w:t>Proponente</w:t>
      </w:r>
      <w:r w:rsidRPr="008F18EC">
        <w:rPr>
          <w:rFonts w:asciiTheme="minorHAnsi" w:hAnsiTheme="minorHAnsi" w:cstheme="minorHAnsi"/>
        </w:rPr>
        <w:t xml:space="preserve">, mediante o preenchimento do </w:t>
      </w:r>
      <w:r w:rsidR="006124BF" w:rsidRPr="008F18EC">
        <w:rPr>
          <w:rFonts w:asciiTheme="minorHAnsi" w:hAnsiTheme="minorHAnsi" w:cstheme="minorHAnsi"/>
          <w:b/>
          <w:bCs/>
        </w:rPr>
        <w:t>Anexo 3</w:t>
      </w:r>
      <w:r w:rsidRPr="008F18EC">
        <w:rPr>
          <w:rFonts w:asciiTheme="minorHAnsi" w:hAnsiTheme="minorHAnsi" w:cstheme="minorHAnsi"/>
        </w:rPr>
        <w:t>.</w:t>
      </w:r>
    </w:p>
    <w:p w14:paraId="2BE45F4E" w14:textId="77777777"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Em caso de discrepância entre as formas numérica e por extenso do valor proposto, prevalecerá a forma por</w:t>
      </w:r>
      <w:r w:rsidRPr="008F18EC">
        <w:rPr>
          <w:rFonts w:asciiTheme="minorHAnsi" w:hAnsiTheme="minorHAnsi" w:cstheme="minorHAnsi"/>
          <w:spacing w:val="-6"/>
        </w:rPr>
        <w:t xml:space="preserve"> </w:t>
      </w:r>
      <w:r w:rsidRPr="008F18EC">
        <w:rPr>
          <w:rFonts w:asciiTheme="minorHAnsi" w:hAnsiTheme="minorHAnsi" w:cstheme="minorHAnsi"/>
        </w:rPr>
        <w:t>extenso.</w:t>
      </w:r>
    </w:p>
    <w:p w14:paraId="7328F7AB" w14:textId="77777777"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Proposta Econômica</w:t>
      </w:r>
      <w:r w:rsidRPr="008F18EC">
        <w:rPr>
          <w:rFonts w:asciiTheme="minorHAnsi" w:hAnsiTheme="minorHAnsi" w:cstheme="minorHAnsi"/>
        </w:rPr>
        <w:t xml:space="preserve"> deverá ter validade de 180 (cento e oitenta) dias, contados da data de sua</w:t>
      </w:r>
      <w:r w:rsidRPr="008F18EC">
        <w:rPr>
          <w:rFonts w:asciiTheme="minorHAnsi" w:hAnsiTheme="minorHAnsi" w:cstheme="minorHAnsi"/>
          <w:spacing w:val="-13"/>
        </w:rPr>
        <w:t xml:space="preserve"> </w:t>
      </w:r>
      <w:r w:rsidRPr="008F18EC">
        <w:rPr>
          <w:rFonts w:asciiTheme="minorHAnsi" w:hAnsiTheme="minorHAnsi" w:cstheme="minorHAnsi"/>
        </w:rPr>
        <w:t>apresentação.</w:t>
      </w:r>
    </w:p>
    <w:p w14:paraId="05B24E24" w14:textId="5ADEB4CA"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Caso o </w:t>
      </w:r>
      <w:r w:rsidRPr="008F18EC">
        <w:rPr>
          <w:rFonts w:asciiTheme="minorHAnsi" w:hAnsiTheme="minorHAnsi" w:cstheme="minorHAnsi"/>
          <w:b/>
          <w:bCs/>
        </w:rPr>
        <w:t>Leilão</w:t>
      </w:r>
      <w:r w:rsidRPr="008F18EC">
        <w:rPr>
          <w:rFonts w:asciiTheme="minorHAnsi" w:hAnsiTheme="minorHAnsi" w:cstheme="minorHAnsi"/>
        </w:rPr>
        <w:t xml:space="preserve"> seja adiado ou prorrogado, a </w:t>
      </w:r>
      <w:r w:rsidRPr="008F18EC">
        <w:rPr>
          <w:rFonts w:asciiTheme="minorHAnsi" w:hAnsiTheme="minorHAnsi" w:cstheme="minorHAnsi"/>
          <w:b/>
          <w:bCs/>
        </w:rPr>
        <w:t xml:space="preserve">Proposta Econômica </w:t>
      </w:r>
      <w:r w:rsidRPr="008F18EC">
        <w:rPr>
          <w:rFonts w:asciiTheme="minorHAnsi" w:hAnsiTheme="minorHAnsi" w:cstheme="minorHAnsi"/>
        </w:rPr>
        <w:t>correspondente deverá ser renovada por igual período, até o quinto dia útil anterior ao seu vencimento, sob pena de</w:t>
      </w:r>
      <w:r w:rsidRPr="008F18EC">
        <w:rPr>
          <w:rFonts w:asciiTheme="minorHAnsi" w:hAnsiTheme="minorHAnsi" w:cstheme="minorHAnsi"/>
          <w:spacing w:val="-4"/>
        </w:rPr>
        <w:t xml:space="preserve"> </w:t>
      </w:r>
      <w:r w:rsidRPr="008F18EC">
        <w:rPr>
          <w:rFonts w:asciiTheme="minorHAnsi" w:hAnsiTheme="minorHAnsi" w:cstheme="minorHAnsi"/>
        </w:rPr>
        <w:t>desclassificação.</w:t>
      </w:r>
    </w:p>
    <w:p w14:paraId="702D1279" w14:textId="320AD66C" w:rsidR="00162548" w:rsidRPr="008F18EC" w:rsidRDefault="0016254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Caso haja atraso na assinatura do </w:t>
      </w:r>
      <w:r w:rsidRPr="008F18EC">
        <w:rPr>
          <w:rFonts w:asciiTheme="minorHAnsi" w:hAnsiTheme="minorHAnsi" w:cstheme="minorHAnsi"/>
          <w:b/>
          <w:bCs/>
        </w:rPr>
        <w:t>Contrato de Concessão</w:t>
      </w:r>
      <w:r w:rsidRPr="008F18EC">
        <w:rPr>
          <w:rFonts w:asciiTheme="minorHAnsi" w:hAnsiTheme="minorHAnsi" w:cstheme="minorHAnsi"/>
        </w:rPr>
        <w:t xml:space="preserve">, por qualquer razão, após a homologação do resultado da licitação e a adjudicação do </w:t>
      </w:r>
      <w:r w:rsidR="003668F9" w:rsidRPr="008F18EC">
        <w:rPr>
          <w:rFonts w:asciiTheme="minorHAnsi" w:hAnsiTheme="minorHAnsi" w:cstheme="minorHAnsi"/>
          <w:b/>
          <w:bCs/>
        </w:rPr>
        <w:t>Objeto do Leilão</w:t>
      </w:r>
      <w:r w:rsidRPr="008F18EC">
        <w:rPr>
          <w:rFonts w:asciiTheme="minorHAnsi" w:hAnsiTheme="minorHAnsi" w:cstheme="minorHAnsi"/>
        </w:rPr>
        <w:t xml:space="preserve">, o vencedor deverá obrigatoriamente renovar a </w:t>
      </w:r>
      <w:r w:rsidRPr="008F18EC">
        <w:rPr>
          <w:rFonts w:asciiTheme="minorHAnsi" w:hAnsiTheme="minorHAnsi" w:cstheme="minorHAnsi"/>
          <w:b/>
          <w:bCs/>
        </w:rPr>
        <w:t>Proposta Econômica</w:t>
      </w:r>
      <w:r w:rsidRPr="008F18EC">
        <w:rPr>
          <w:rFonts w:asciiTheme="minorHAnsi" w:hAnsiTheme="minorHAnsi" w:cstheme="minorHAnsi"/>
        </w:rPr>
        <w:t xml:space="preserve"> por igual período por uma única vez, até o </w:t>
      </w:r>
      <w:r w:rsidRPr="008F18EC">
        <w:rPr>
          <w:rFonts w:asciiTheme="minorHAnsi" w:hAnsiTheme="minorHAnsi" w:cstheme="minorHAnsi"/>
        </w:rPr>
        <w:lastRenderedPageBreak/>
        <w:t xml:space="preserve">quinto dia útil anterior ao seu vencimento, sob pena de aplicação das penalidades previstas neste </w:t>
      </w:r>
      <w:r w:rsidRPr="008F18EC">
        <w:rPr>
          <w:rFonts w:asciiTheme="minorHAnsi" w:hAnsiTheme="minorHAnsi" w:cstheme="minorHAnsi"/>
          <w:b/>
          <w:bCs/>
        </w:rPr>
        <w:t>Edital</w:t>
      </w:r>
      <w:r w:rsidRPr="008F18EC">
        <w:rPr>
          <w:rFonts w:asciiTheme="minorHAnsi" w:hAnsiTheme="minorHAnsi" w:cstheme="minorHAnsi"/>
        </w:rPr>
        <w:t>.</w:t>
      </w:r>
    </w:p>
    <w:p w14:paraId="0C2A8EDE" w14:textId="64D0C007" w:rsidR="00162548" w:rsidRPr="008F18EC" w:rsidRDefault="0016254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Em caso de renovação da </w:t>
      </w:r>
      <w:r w:rsidRPr="008F18EC">
        <w:rPr>
          <w:rFonts w:asciiTheme="minorHAnsi" w:hAnsiTheme="minorHAnsi" w:cstheme="minorHAnsi"/>
          <w:b/>
          <w:bCs/>
        </w:rPr>
        <w:t>Proposta Econômica</w:t>
      </w:r>
      <w:r w:rsidRPr="008F18EC">
        <w:rPr>
          <w:rFonts w:asciiTheme="minorHAnsi" w:hAnsiTheme="minorHAnsi" w:cstheme="minorHAnsi"/>
        </w:rPr>
        <w:t xml:space="preserve">, o valor </w:t>
      </w:r>
      <w:r w:rsidR="003668F9" w:rsidRPr="008F18EC">
        <w:rPr>
          <w:rFonts w:asciiTheme="minorHAnsi" w:hAnsiTheme="minorHAnsi" w:cstheme="minorHAnsi"/>
        </w:rPr>
        <w:t xml:space="preserve">dela </w:t>
      </w:r>
      <w:r w:rsidRPr="008F18EC">
        <w:rPr>
          <w:rFonts w:asciiTheme="minorHAnsi" w:hAnsiTheme="minorHAnsi" w:cstheme="minorHAnsi"/>
        </w:rPr>
        <w:t xml:space="preserve">constante será reajustado pela variação do </w:t>
      </w:r>
      <w:r w:rsidR="004D282A" w:rsidRPr="008F18EC">
        <w:rPr>
          <w:rFonts w:asciiTheme="minorHAnsi" w:hAnsiTheme="minorHAnsi" w:cstheme="minorHAnsi"/>
          <w:b/>
          <w:bCs/>
        </w:rPr>
        <w:t>IPCA</w:t>
      </w:r>
      <w:r w:rsidRPr="008F18EC">
        <w:rPr>
          <w:rFonts w:asciiTheme="minorHAnsi" w:hAnsiTheme="minorHAnsi" w:cstheme="minorHAnsi"/>
        </w:rPr>
        <w:t xml:space="preserve">, divulgado pelo </w:t>
      </w:r>
      <w:r w:rsidRPr="008F18EC">
        <w:rPr>
          <w:rFonts w:asciiTheme="minorHAnsi" w:hAnsiTheme="minorHAnsi" w:cstheme="minorHAnsi"/>
          <w:b/>
          <w:bCs/>
        </w:rPr>
        <w:t>IBGE</w:t>
      </w:r>
      <w:r w:rsidRPr="008F18EC">
        <w:rPr>
          <w:rFonts w:asciiTheme="minorHAnsi" w:hAnsiTheme="minorHAnsi" w:cstheme="minorHAnsi"/>
        </w:rPr>
        <w:t xml:space="preserve">, pelo período compreendido entre a data da </w:t>
      </w:r>
      <w:r w:rsidR="00BB0E61" w:rsidRPr="008F18EC">
        <w:rPr>
          <w:rFonts w:asciiTheme="minorHAnsi" w:hAnsiTheme="minorHAnsi" w:cstheme="minorHAnsi"/>
          <w:b/>
          <w:bCs/>
        </w:rPr>
        <w:t>Entrega dos Documentos</w:t>
      </w:r>
      <w:r w:rsidRPr="008F18EC">
        <w:rPr>
          <w:rFonts w:asciiTheme="minorHAnsi" w:hAnsiTheme="minorHAnsi" w:cstheme="minorHAnsi"/>
        </w:rPr>
        <w:t xml:space="preserve"> e o último índice divulgado oficialmente antes da renovação da </w:t>
      </w:r>
      <w:r w:rsidR="00BB0E61" w:rsidRPr="008F18EC">
        <w:rPr>
          <w:rFonts w:asciiTheme="minorHAnsi" w:hAnsiTheme="minorHAnsi" w:cstheme="minorHAnsi"/>
          <w:b/>
          <w:bCs/>
        </w:rPr>
        <w:t>Proposta Econômica</w:t>
      </w:r>
      <w:r w:rsidRPr="008F18EC">
        <w:rPr>
          <w:rFonts w:asciiTheme="minorHAnsi" w:hAnsiTheme="minorHAnsi" w:cstheme="minorHAnsi"/>
        </w:rPr>
        <w:t>.</w:t>
      </w:r>
    </w:p>
    <w:p w14:paraId="2CCA83BF" w14:textId="5B04A2AF" w:rsidR="00162548" w:rsidRPr="008F18EC" w:rsidRDefault="0016254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Em qualquer caso, a renovação da </w:t>
      </w:r>
      <w:r w:rsidRPr="008F18EC">
        <w:rPr>
          <w:rFonts w:asciiTheme="minorHAnsi" w:hAnsiTheme="minorHAnsi" w:cstheme="minorHAnsi"/>
          <w:b/>
          <w:bCs/>
        </w:rPr>
        <w:t xml:space="preserve">Proposta Econômica </w:t>
      </w:r>
      <w:r w:rsidRPr="008F18EC">
        <w:rPr>
          <w:rFonts w:asciiTheme="minorHAnsi" w:hAnsiTheme="minorHAnsi" w:cstheme="minorHAnsi"/>
        </w:rPr>
        <w:t xml:space="preserve">deverá ser acompanhada da correspondente renovação da </w:t>
      </w:r>
      <w:r w:rsidRPr="008F18EC">
        <w:rPr>
          <w:rFonts w:asciiTheme="minorHAnsi" w:hAnsiTheme="minorHAnsi" w:cstheme="minorHAnsi"/>
          <w:b/>
          <w:bCs/>
        </w:rPr>
        <w:t>Garantia da Proposta</w:t>
      </w:r>
      <w:r w:rsidRPr="008F18EC">
        <w:rPr>
          <w:rFonts w:asciiTheme="minorHAnsi" w:hAnsiTheme="minorHAnsi" w:cstheme="minorHAnsi"/>
        </w:rPr>
        <w:t>.</w:t>
      </w:r>
    </w:p>
    <w:p w14:paraId="246C67AA" w14:textId="77777777"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As </w:t>
      </w:r>
      <w:r w:rsidRPr="008F18EC">
        <w:rPr>
          <w:rFonts w:asciiTheme="minorHAnsi" w:hAnsiTheme="minorHAnsi" w:cstheme="minorHAnsi"/>
          <w:b/>
          <w:bCs/>
        </w:rPr>
        <w:t>Propostas Econômicas</w:t>
      </w:r>
      <w:r w:rsidRPr="008F18EC">
        <w:rPr>
          <w:rFonts w:asciiTheme="minorHAnsi" w:hAnsiTheme="minorHAnsi" w:cstheme="minorHAnsi"/>
        </w:rPr>
        <w:t xml:space="preserve"> deverão ser incondicionais, irretratáveis e</w:t>
      </w:r>
      <w:r w:rsidRPr="008F18EC">
        <w:rPr>
          <w:rFonts w:asciiTheme="minorHAnsi" w:hAnsiTheme="minorHAnsi" w:cstheme="minorHAnsi"/>
          <w:spacing w:val="-6"/>
        </w:rPr>
        <w:t xml:space="preserve"> </w:t>
      </w:r>
      <w:r w:rsidRPr="008F18EC">
        <w:rPr>
          <w:rFonts w:asciiTheme="minorHAnsi" w:hAnsiTheme="minorHAnsi" w:cstheme="minorHAnsi"/>
        </w:rPr>
        <w:t>irrevogáveis.</w:t>
      </w:r>
    </w:p>
    <w:p w14:paraId="6DD19B27" w14:textId="705367F2"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Caso todas as </w:t>
      </w:r>
      <w:r w:rsidRPr="008F18EC">
        <w:rPr>
          <w:rFonts w:asciiTheme="minorHAnsi" w:hAnsiTheme="minorHAnsi" w:cstheme="minorHAnsi"/>
          <w:b/>
          <w:bCs/>
        </w:rPr>
        <w:t xml:space="preserve">Propostas Econômicas </w:t>
      </w:r>
      <w:r w:rsidRPr="008F18EC">
        <w:rPr>
          <w:rFonts w:asciiTheme="minorHAnsi" w:hAnsiTheme="minorHAnsi" w:cstheme="minorHAnsi"/>
        </w:rPr>
        <w:t>sejam desclassificadas, ou tod</w:t>
      </w:r>
      <w:r w:rsidR="003668F9" w:rsidRPr="008F18EC">
        <w:rPr>
          <w:rFonts w:asciiTheme="minorHAnsi" w:hAnsiTheme="minorHAnsi" w:cstheme="minorHAnsi"/>
        </w:rPr>
        <w:t>a</w:t>
      </w:r>
      <w:r w:rsidRPr="008F18EC">
        <w:rPr>
          <w:rFonts w:asciiTheme="minorHAnsi" w:hAnsiTheme="minorHAnsi" w:cstheme="minorHAnsi"/>
        </w:rPr>
        <w:t xml:space="preserve">s </w:t>
      </w:r>
      <w:r w:rsidR="003668F9" w:rsidRPr="008F18EC">
        <w:rPr>
          <w:rFonts w:asciiTheme="minorHAnsi" w:hAnsiTheme="minorHAnsi" w:cstheme="minorHAnsi"/>
        </w:rPr>
        <w:t>a</w:t>
      </w:r>
      <w:r w:rsidRPr="008F18EC">
        <w:rPr>
          <w:rFonts w:asciiTheme="minorHAnsi" w:hAnsiTheme="minorHAnsi" w:cstheme="minorHAnsi"/>
        </w:rPr>
        <w:t xml:space="preserve">s </w:t>
      </w:r>
      <w:r w:rsidRPr="008F18EC">
        <w:rPr>
          <w:rFonts w:asciiTheme="minorHAnsi" w:hAnsiTheme="minorHAnsi" w:cstheme="minorHAnsi"/>
          <w:b/>
          <w:bCs/>
        </w:rPr>
        <w:t>Proponentes</w:t>
      </w:r>
      <w:r w:rsidRPr="008F18EC">
        <w:rPr>
          <w:rFonts w:asciiTheme="minorHAnsi" w:hAnsiTheme="minorHAnsi" w:cstheme="minorHAnsi"/>
        </w:rPr>
        <w:t xml:space="preserve"> sejam inabilitad</w:t>
      </w:r>
      <w:r w:rsidR="003668F9" w:rsidRPr="008F18EC">
        <w:rPr>
          <w:rFonts w:asciiTheme="minorHAnsi" w:hAnsiTheme="minorHAnsi" w:cstheme="minorHAnsi"/>
        </w:rPr>
        <w:t>a</w:t>
      </w:r>
      <w:r w:rsidRPr="008F18EC">
        <w:rPr>
          <w:rFonts w:asciiTheme="minorHAnsi" w:hAnsiTheme="minorHAnsi" w:cstheme="minorHAnsi"/>
        </w:rPr>
        <w:t xml:space="preserve">s, a </w:t>
      </w:r>
      <w:del w:id="380" w:author="Isabela Alves Pereira Oliveira" w:date="2025-10-18T12:34:00Z" w16du:dateUtc="2025-10-18T15:34:00Z">
        <w:r w:rsidRPr="008F18EC" w:rsidDel="00565610">
          <w:rPr>
            <w:rFonts w:asciiTheme="minorHAnsi" w:hAnsiTheme="minorHAnsi" w:cstheme="minorHAnsi"/>
            <w:b/>
            <w:bCs/>
          </w:rPr>
          <w:delText>Comissão de Licitação</w:delText>
        </w:r>
      </w:del>
      <w:ins w:id="381" w:author="Isabela Alves Pereira Oliveira" w:date="2025-10-18T12:34:00Z" w16du:dateUtc="2025-10-18T15:34:00Z">
        <w:r w:rsidR="00565610">
          <w:rPr>
            <w:rFonts w:asciiTheme="minorHAnsi" w:hAnsiTheme="minorHAnsi" w:cstheme="minorHAnsi"/>
            <w:b/>
            <w:bCs/>
          </w:rPr>
          <w:t>CPLA</w:t>
        </w:r>
      </w:ins>
      <w:r w:rsidRPr="008F18EC">
        <w:rPr>
          <w:rFonts w:asciiTheme="minorHAnsi" w:hAnsiTheme="minorHAnsi" w:cstheme="minorHAnsi"/>
        </w:rPr>
        <w:t xml:space="preserve"> poderá conferir oportunidade para apresentação de nova documentação em </w:t>
      </w:r>
      <w:r w:rsidR="00BB0E61" w:rsidRPr="008F18EC">
        <w:rPr>
          <w:rFonts w:asciiTheme="minorHAnsi" w:hAnsiTheme="minorHAnsi" w:cstheme="minorHAnsi"/>
        </w:rPr>
        <w:t>[</w:t>
      </w:r>
      <w:r w:rsidRPr="008F18EC">
        <w:rPr>
          <w:rFonts w:asciiTheme="minorHAnsi" w:hAnsiTheme="minorHAnsi" w:cstheme="minorHAnsi"/>
          <w:highlight w:val="yellow"/>
        </w:rPr>
        <w:t>8 (oito) dias úteis</w:t>
      </w:r>
      <w:r w:rsidR="00BB0E61" w:rsidRPr="008F18EC">
        <w:rPr>
          <w:rFonts w:asciiTheme="minorHAnsi" w:hAnsiTheme="minorHAnsi" w:cstheme="minorHAnsi"/>
        </w:rPr>
        <w:t>]</w:t>
      </w:r>
      <w:r w:rsidRPr="008F18EC">
        <w:rPr>
          <w:rFonts w:asciiTheme="minorHAnsi" w:hAnsiTheme="minorHAnsi" w:cstheme="minorHAnsi"/>
        </w:rPr>
        <w:t xml:space="preserve"> a partir da data da divulgação da respectiva decisão de desclassificação ou de inabilitação, conforme o caso.</w:t>
      </w:r>
    </w:p>
    <w:p w14:paraId="1D3A226D" w14:textId="77777777"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Será desclassificada a </w:t>
      </w:r>
      <w:r w:rsidRPr="008F18EC">
        <w:rPr>
          <w:rFonts w:asciiTheme="minorHAnsi" w:hAnsiTheme="minorHAnsi" w:cstheme="minorHAnsi"/>
          <w:b/>
          <w:bCs/>
        </w:rPr>
        <w:t>Proposta Econômica</w:t>
      </w:r>
      <w:r w:rsidRPr="008F18EC">
        <w:rPr>
          <w:rFonts w:asciiTheme="minorHAnsi" w:hAnsiTheme="minorHAnsi" w:cstheme="minorHAnsi"/>
        </w:rPr>
        <w:t xml:space="preserve"> que desrespeitar o disposto neste </w:t>
      </w:r>
      <w:r w:rsidRPr="008F18EC">
        <w:rPr>
          <w:rFonts w:asciiTheme="minorHAnsi" w:hAnsiTheme="minorHAnsi" w:cstheme="minorHAnsi"/>
          <w:b/>
          <w:bCs/>
        </w:rPr>
        <w:t>Edital</w:t>
      </w:r>
      <w:r w:rsidRPr="008F18EC">
        <w:rPr>
          <w:rFonts w:asciiTheme="minorHAnsi" w:hAnsiTheme="minorHAnsi" w:cstheme="minorHAnsi"/>
        </w:rPr>
        <w:t>, em especial aquela que:</w:t>
      </w:r>
    </w:p>
    <w:p w14:paraId="5A4781CB" w14:textId="4961B7D2" w:rsidR="00A176F8" w:rsidRPr="008F18EC" w:rsidRDefault="00A176F8" w:rsidP="003668F9">
      <w:pPr>
        <w:pStyle w:val="PargrafodaLista"/>
        <w:numPr>
          <w:ilvl w:val="2"/>
          <w:numId w:val="7"/>
        </w:numPr>
        <w:tabs>
          <w:tab w:val="left" w:pos="181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Não observar o modelo constante do </w:t>
      </w:r>
      <w:r w:rsidR="006124BF" w:rsidRPr="008F18EC">
        <w:rPr>
          <w:rFonts w:asciiTheme="minorHAnsi" w:hAnsiTheme="minorHAnsi" w:cstheme="minorHAnsi"/>
          <w:b/>
          <w:bCs/>
        </w:rPr>
        <w:t>Anexo 3</w:t>
      </w:r>
      <w:r w:rsidRPr="008F18EC">
        <w:rPr>
          <w:rFonts w:asciiTheme="minorHAnsi" w:hAnsiTheme="minorHAnsi" w:cstheme="minorHAnsi"/>
        </w:rPr>
        <w:t xml:space="preserve">; </w:t>
      </w:r>
    </w:p>
    <w:p w14:paraId="044B2C8E" w14:textId="50E304C9" w:rsidR="00A176F8" w:rsidRPr="008F18EC" w:rsidRDefault="00A176F8" w:rsidP="00112892">
      <w:pPr>
        <w:pStyle w:val="PargrafodaLista"/>
        <w:numPr>
          <w:ilvl w:val="2"/>
          <w:numId w:val="7"/>
        </w:numPr>
        <w:tabs>
          <w:tab w:val="left" w:pos="1814"/>
        </w:tabs>
        <w:spacing w:before="240" w:after="240" w:line="300" w:lineRule="exact"/>
        <w:ind w:left="567" w:firstLine="0"/>
        <w:rPr>
          <w:rFonts w:asciiTheme="minorHAnsi" w:hAnsiTheme="minorHAnsi"/>
        </w:rPr>
      </w:pPr>
      <w:r w:rsidRPr="008F18EC">
        <w:rPr>
          <w:rFonts w:asciiTheme="minorHAnsi" w:hAnsiTheme="minorHAnsi"/>
        </w:rPr>
        <w:t>Oferecer</w:t>
      </w:r>
      <w:r w:rsidR="00D54FB7" w:rsidRPr="008F18EC">
        <w:rPr>
          <w:rFonts w:asciiTheme="minorHAnsi" w:hAnsiTheme="minorHAnsi"/>
        </w:rPr>
        <w:t xml:space="preserve"> </w:t>
      </w:r>
      <w:r w:rsidR="00D54FB7" w:rsidRPr="008F18EC">
        <w:rPr>
          <w:rFonts w:asciiTheme="minorHAnsi" w:hAnsiTheme="minorHAnsi"/>
          <w:b/>
          <w:bCs/>
        </w:rPr>
        <w:t xml:space="preserve">Desconto sobre a Tarifa </w:t>
      </w:r>
      <w:r w:rsidR="00DB730C" w:rsidRPr="008F18EC">
        <w:rPr>
          <w:rFonts w:asciiTheme="minorHAnsi" w:hAnsiTheme="minorHAnsi"/>
          <w:b/>
          <w:bCs/>
        </w:rPr>
        <w:t xml:space="preserve">de Referência </w:t>
      </w:r>
      <w:proofErr w:type="spellStart"/>
      <w:r w:rsidR="00DB730C" w:rsidRPr="008F18EC">
        <w:rPr>
          <w:rFonts w:asciiTheme="minorHAnsi" w:hAnsiTheme="minorHAnsi"/>
          <w:b/>
          <w:bCs/>
        </w:rPr>
        <w:t>Pré</w:t>
      </w:r>
      <w:proofErr w:type="spellEnd"/>
      <w:r w:rsidR="00DB730C" w:rsidRPr="008F18EC">
        <w:rPr>
          <w:rFonts w:asciiTheme="minorHAnsi" w:hAnsiTheme="minorHAnsi"/>
          <w:b/>
          <w:bCs/>
        </w:rPr>
        <w:t>-Leilão</w:t>
      </w:r>
      <w:r w:rsidR="00D54FB7" w:rsidRPr="008F18EC">
        <w:rPr>
          <w:rFonts w:asciiTheme="minorHAnsi" w:hAnsiTheme="minorHAnsi"/>
          <w:b/>
          <w:bCs/>
        </w:rPr>
        <w:t xml:space="preserve"> </w:t>
      </w:r>
      <w:r w:rsidR="00D54FB7" w:rsidRPr="008F18EC">
        <w:rPr>
          <w:rFonts w:asciiTheme="minorHAnsi" w:hAnsiTheme="minorHAnsi"/>
        </w:rPr>
        <w:t xml:space="preserve">superior a </w:t>
      </w:r>
      <w:r w:rsidR="00AC3A72" w:rsidRPr="008F18EC">
        <w:rPr>
          <w:rFonts w:ascii="Calibri" w:hAnsi="Calibri"/>
          <w:color w:val="000000" w:themeColor="text1"/>
        </w:rPr>
        <w:t>5,8% (cinco inteiros e oito décimos por cento)</w:t>
      </w:r>
      <w:r w:rsidR="00FF6545" w:rsidRPr="008F18EC">
        <w:rPr>
          <w:rFonts w:asciiTheme="minorHAnsi" w:hAnsiTheme="minorHAnsi"/>
          <w:b/>
          <w:bCs/>
        </w:rPr>
        <w:t xml:space="preserve"> </w:t>
      </w:r>
      <w:r w:rsidR="00D54FB7" w:rsidRPr="008F18EC">
        <w:rPr>
          <w:rFonts w:asciiTheme="minorHAnsi" w:hAnsiTheme="minorHAnsi"/>
        </w:rPr>
        <w:t>ou</w:t>
      </w:r>
      <w:r w:rsidRPr="008F18EC">
        <w:rPr>
          <w:rFonts w:asciiTheme="minorHAnsi" w:hAnsiTheme="minorHAnsi"/>
        </w:rPr>
        <w:t xml:space="preserve"> </w:t>
      </w:r>
      <w:r w:rsidR="00D54FB7" w:rsidRPr="008F18EC">
        <w:rPr>
          <w:rFonts w:asciiTheme="minorHAnsi" w:hAnsiTheme="minorHAnsi"/>
          <w:b/>
          <w:bCs/>
        </w:rPr>
        <w:t>Valor de Outorga</w:t>
      </w:r>
      <w:r w:rsidR="00D54FB7" w:rsidRPr="008F18EC">
        <w:rPr>
          <w:rFonts w:asciiTheme="minorHAnsi" w:hAnsiTheme="minorHAnsi"/>
        </w:rPr>
        <w:t xml:space="preserve"> </w:t>
      </w:r>
      <w:r w:rsidRPr="008F18EC">
        <w:rPr>
          <w:rFonts w:asciiTheme="minorHAnsi" w:hAnsiTheme="minorHAnsi"/>
        </w:rPr>
        <w:t xml:space="preserve">inferior a </w:t>
      </w:r>
      <w:r w:rsidR="006F5BBB" w:rsidRPr="008F18EC">
        <w:rPr>
          <w:rFonts w:asciiTheme="minorHAnsi" w:hAnsiTheme="minorHAnsi"/>
        </w:rPr>
        <w:t xml:space="preserve">R$ </w:t>
      </w:r>
      <w:r w:rsidR="6F8CDDA7" w:rsidRPr="008F18EC">
        <w:rPr>
          <w:rFonts w:asciiTheme="minorHAnsi" w:hAnsiTheme="minorHAnsi"/>
        </w:rPr>
        <w:t>1,00</w:t>
      </w:r>
      <w:r w:rsidR="006F5BBB" w:rsidRPr="008F18EC">
        <w:rPr>
          <w:rFonts w:asciiTheme="minorHAnsi" w:hAnsiTheme="minorHAnsi"/>
        </w:rPr>
        <w:t xml:space="preserve"> (</w:t>
      </w:r>
      <w:r w:rsidR="6BAB6D6B" w:rsidRPr="008F18EC">
        <w:rPr>
          <w:rFonts w:asciiTheme="minorHAnsi" w:hAnsiTheme="minorHAnsi"/>
        </w:rPr>
        <w:t>um real</w:t>
      </w:r>
      <w:r w:rsidR="006F5BBB" w:rsidRPr="008F18EC">
        <w:rPr>
          <w:rFonts w:asciiTheme="minorHAnsi" w:hAnsiTheme="minorHAnsi"/>
        </w:rPr>
        <w:t>)</w:t>
      </w:r>
      <w:r w:rsidRPr="008F18EC">
        <w:rPr>
          <w:rFonts w:asciiTheme="minorHAnsi" w:hAnsiTheme="minorHAnsi"/>
        </w:rPr>
        <w:t>;</w:t>
      </w:r>
    </w:p>
    <w:p w14:paraId="52F8F4F6" w14:textId="77777777" w:rsidR="00A176F8" w:rsidRPr="008F18EC" w:rsidRDefault="00A176F8" w:rsidP="00112892">
      <w:pPr>
        <w:pStyle w:val="PargrafodaLista"/>
        <w:numPr>
          <w:ilvl w:val="2"/>
          <w:numId w:val="7"/>
        </w:numPr>
        <w:tabs>
          <w:tab w:val="left" w:pos="181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Contiver rasura, borrão, entrelinha ou linguagem que impossibilite a exata compreensão do enunciado; </w:t>
      </w:r>
    </w:p>
    <w:p w14:paraId="33DA761B" w14:textId="77777777" w:rsidR="00A176F8" w:rsidRPr="008F18EC" w:rsidRDefault="00A176F8" w:rsidP="00112892">
      <w:pPr>
        <w:pStyle w:val="PargrafodaLista"/>
        <w:numPr>
          <w:ilvl w:val="2"/>
          <w:numId w:val="7"/>
        </w:numPr>
        <w:tabs>
          <w:tab w:val="left" w:pos="1814"/>
        </w:tabs>
        <w:spacing w:before="240" w:after="240" w:line="300" w:lineRule="exact"/>
        <w:ind w:left="567" w:firstLine="0"/>
        <w:rPr>
          <w:rFonts w:asciiTheme="minorHAnsi" w:hAnsiTheme="minorHAnsi" w:cstheme="minorHAnsi"/>
        </w:rPr>
      </w:pPr>
      <w:r w:rsidRPr="008F18EC">
        <w:rPr>
          <w:rFonts w:asciiTheme="minorHAnsi" w:hAnsiTheme="minorHAnsi" w:cstheme="minorHAnsi"/>
        </w:rPr>
        <w:t>Contiver emendas, ressalvas ou omissões; ou</w:t>
      </w:r>
    </w:p>
    <w:p w14:paraId="4B396B46" w14:textId="7EF73314" w:rsidR="00C06B04" w:rsidRPr="008F18EC" w:rsidRDefault="00A176F8" w:rsidP="00112892">
      <w:pPr>
        <w:pStyle w:val="PargrafodaLista"/>
        <w:numPr>
          <w:ilvl w:val="2"/>
          <w:numId w:val="7"/>
        </w:numPr>
        <w:tabs>
          <w:tab w:val="left" w:pos="181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Se submeter a condição ou termo não previstos no </w:t>
      </w:r>
      <w:r w:rsidRPr="008F18EC">
        <w:rPr>
          <w:rFonts w:asciiTheme="minorHAnsi" w:hAnsiTheme="minorHAnsi" w:cstheme="minorHAnsi"/>
          <w:b/>
          <w:bCs/>
        </w:rPr>
        <w:t>Edital</w:t>
      </w:r>
      <w:r w:rsidRPr="008F18EC">
        <w:rPr>
          <w:rFonts w:asciiTheme="minorHAnsi" w:hAnsiTheme="minorHAnsi" w:cstheme="minorHAnsi"/>
        </w:rPr>
        <w:t>.</w:t>
      </w:r>
    </w:p>
    <w:p w14:paraId="6C6F8677" w14:textId="43FCDF5A" w:rsidR="00C06B04" w:rsidRPr="008F18EC" w:rsidRDefault="00C06B04"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Não poderá ser apresentado pela </w:t>
      </w:r>
      <w:r w:rsidRPr="008F18EC">
        <w:rPr>
          <w:rFonts w:asciiTheme="minorHAnsi" w:hAnsiTheme="minorHAnsi" w:cstheme="minorHAnsi"/>
          <w:b/>
          <w:bCs/>
        </w:rPr>
        <w:t>Proponente</w:t>
      </w:r>
      <w:r w:rsidRPr="008F18EC">
        <w:rPr>
          <w:rFonts w:asciiTheme="minorHAnsi" w:hAnsiTheme="minorHAnsi" w:cstheme="minorHAnsi"/>
        </w:rPr>
        <w:t xml:space="preserve">, seja junto à </w:t>
      </w:r>
      <w:r w:rsidR="00D54FB7" w:rsidRPr="008F18EC">
        <w:rPr>
          <w:rFonts w:asciiTheme="minorHAnsi" w:hAnsiTheme="minorHAnsi" w:cstheme="minorHAnsi"/>
          <w:b/>
          <w:bCs/>
        </w:rPr>
        <w:t>P</w:t>
      </w:r>
      <w:r w:rsidRPr="008F18EC">
        <w:rPr>
          <w:rFonts w:asciiTheme="minorHAnsi" w:hAnsiTheme="minorHAnsi" w:cstheme="minorHAnsi"/>
          <w:b/>
          <w:bCs/>
        </w:rPr>
        <w:t xml:space="preserve">roposta </w:t>
      </w:r>
      <w:r w:rsidR="00D54FB7" w:rsidRPr="008F18EC">
        <w:rPr>
          <w:rFonts w:asciiTheme="minorHAnsi" w:hAnsiTheme="minorHAnsi" w:cstheme="minorHAnsi"/>
          <w:b/>
          <w:bCs/>
        </w:rPr>
        <w:t>E</w:t>
      </w:r>
      <w:r w:rsidRPr="008F18EC">
        <w:rPr>
          <w:rFonts w:asciiTheme="minorHAnsi" w:hAnsiTheme="minorHAnsi" w:cstheme="minorHAnsi"/>
          <w:b/>
          <w:bCs/>
        </w:rPr>
        <w:t>conômica</w:t>
      </w:r>
      <w:r w:rsidRPr="008F18EC">
        <w:rPr>
          <w:rFonts w:asciiTheme="minorHAnsi" w:hAnsiTheme="minorHAnsi" w:cstheme="minorHAnsi"/>
        </w:rPr>
        <w:t xml:space="preserve"> ou em qualquer outra etapa do processo licitatório, o seu plano de negócio, sob pena de desclassificação e aplicação de multa equivalente ao valor da </w:t>
      </w:r>
      <w:r w:rsidRPr="008F18EC">
        <w:rPr>
          <w:rFonts w:asciiTheme="minorHAnsi" w:hAnsiTheme="minorHAnsi" w:cstheme="minorHAnsi"/>
          <w:b/>
          <w:bCs/>
        </w:rPr>
        <w:t>Garantia da Proposta</w:t>
      </w:r>
      <w:r w:rsidRPr="008F18EC">
        <w:rPr>
          <w:rFonts w:asciiTheme="minorHAnsi" w:hAnsiTheme="minorHAnsi" w:cstheme="minorHAnsi"/>
        </w:rPr>
        <w:t>, com sua consequente execução.</w:t>
      </w:r>
    </w:p>
    <w:p w14:paraId="7BE5C93B" w14:textId="55D883C3" w:rsidR="00A176F8" w:rsidRPr="008F18EC" w:rsidRDefault="00054B36" w:rsidP="0D5207EE">
      <w:pPr>
        <w:pStyle w:val="Seo"/>
        <w:rPr>
          <w:rFonts w:asciiTheme="minorHAnsi" w:hAnsiTheme="minorHAnsi"/>
        </w:rPr>
      </w:pPr>
      <w:r w:rsidRPr="008F18EC">
        <w:rPr>
          <w:rFonts w:asciiTheme="minorHAnsi" w:hAnsiTheme="minorHAnsi"/>
        </w:rPr>
        <w:t xml:space="preserve"> </w:t>
      </w:r>
      <w:bookmarkStart w:id="382" w:name="_Toc624616810"/>
      <w:bookmarkStart w:id="383" w:name="_Toc211683473"/>
      <w:r w:rsidR="00A176F8" w:rsidRPr="008F18EC">
        <w:rPr>
          <w:rFonts w:asciiTheme="minorHAnsi" w:hAnsiTheme="minorHAnsi"/>
        </w:rPr>
        <w:t>Seção IV – Garantia da Proposta</w:t>
      </w:r>
      <w:bookmarkEnd w:id="382"/>
      <w:bookmarkEnd w:id="383"/>
    </w:p>
    <w:p w14:paraId="3965E46E" w14:textId="77777777" w:rsidR="00A176F8" w:rsidRPr="008F18EC" w:rsidRDefault="00A176F8" w:rsidP="00112892">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Garantia da Proposta</w:t>
      </w:r>
      <w:r w:rsidRPr="008F18EC">
        <w:rPr>
          <w:rFonts w:asciiTheme="minorHAnsi" w:hAnsiTheme="minorHAnsi" w:cstheme="minorHAnsi"/>
        </w:rPr>
        <w:t xml:space="preserve"> deverá ser específica para o </w:t>
      </w:r>
      <w:r w:rsidRPr="008F18EC">
        <w:rPr>
          <w:rFonts w:asciiTheme="minorHAnsi" w:hAnsiTheme="minorHAnsi" w:cstheme="minorHAnsi"/>
          <w:b/>
          <w:bCs/>
        </w:rPr>
        <w:t>Objeto do</w:t>
      </w:r>
      <w:r w:rsidRPr="008F18EC">
        <w:rPr>
          <w:rFonts w:asciiTheme="minorHAnsi" w:hAnsiTheme="minorHAnsi" w:cstheme="minorHAnsi"/>
          <w:b/>
          <w:bCs/>
          <w:spacing w:val="-8"/>
        </w:rPr>
        <w:t xml:space="preserve"> </w:t>
      </w:r>
      <w:r w:rsidRPr="008F18EC">
        <w:rPr>
          <w:rFonts w:asciiTheme="minorHAnsi" w:hAnsiTheme="minorHAnsi" w:cstheme="minorHAnsi"/>
          <w:b/>
          <w:bCs/>
        </w:rPr>
        <w:t>Leilão</w:t>
      </w:r>
      <w:r w:rsidRPr="008F18EC">
        <w:rPr>
          <w:rFonts w:asciiTheme="minorHAnsi" w:hAnsiTheme="minorHAnsi" w:cstheme="minorHAnsi"/>
        </w:rPr>
        <w:t>.</w:t>
      </w:r>
    </w:p>
    <w:p w14:paraId="14F91D84" w14:textId="4F44AA88" w:rsidR="00A176F8" w:rsidRPr="008F18EC" w:rsidRDefault="00A176F8" w:rsidP="0D5207EE">
      <w:pPr>
        <w:pStyle w:val="PargrafodaLista"/>
        <w:numPr>
          <w:ilvl w:val="1"/>
          <w:numId w:val="7"/>
        </w:numPr>
        <w:tabs>
          <w:tab w:val="left" w:pos="1814"/>
        </w:tabs>
        <w:spacing w:before="240" w:after="240" w:line="300" w:lineRule="exact"/>
        <w:ind w:left="0" w:firstLine="0"/>
        <w:rPr>
          <w:rFonts w:asciiTheme="minorHAnsi" w:hAnsiTheme="minorHAnsi"/>
        </w:rPr>
      </w:pPr>
      <w:bookmarkStart w:id="384" w:name="_Ref73047687"/>
      <w:r w:rsidRPr="008F18EC">
        <w:rPr>
          <w:rFonts w:asciiTheme="minorHAnsi" w:hAnsiTheme="minorHAnsi"/>
        </w:rPr>
        <w:t xml:space="preserve">A </w:t>
      </w:r>
      <w:r w:rsidRPr="008F18EC">
        <w:rPr>
          <w:rFonts w:asciiTheme="minorHAnsi" w:hAnsiTheme="minorHAnsi"/>
          <w:b/>
          <w:bCs/>
        </w:rPr>
        <w:t>Garantia da Proposta</w:t>
      </w:r>
      <w:r w:rsidRPr="008F18EC">
        <w:rPr>
          <w:rFonts w:asciiTheme="minorHAnsi" w:hAnsiTheme="minorHAnsi"/>
        </w:rPr>
        <w:t xml:space="preserve"> deverá ser apresentada em caução em dinheiro, títulos da dívida pública federal, seguro-garantia</w:t>
      </w:r>
      <w:r w:rsidR="006D68A4" w:rsidRPr="008F18EC">
        <w:rPr>
          <w:rFonts w:asciiTheme="minorHAnsi" w:hAnsiTheme="minorHAnsi"/>
        </w:rPr>
        <w:t>,</w:t>
      </w:r>
      <w:r w:rsidRPr="008F18EC">
        <w:rPr>
          <w:rFonts w:asciiTheme="minorHAnsi" w:hAnsiTheme="minorHAnsi"/>
        </w:rPr>
        <w:t xml:space="preserve"> fiança bancária</w:t>
      </w:r>
      <w:r w:rsidR="006D68A4" w:rsidRPr="008F18EC">
        <w:rPr>
          <w:rFonts w:asciiTheme="minorHAnsi" w:hAnsiTheme="minorHAnsi"/>
        </w:rPr>
        <w:t xml:space="preserve"> ou título de capitalização,</w:t>
      </w:r>
      <w:r w:rsidRPr="008F18EC">
        <w:rPr>
          <w:rFonts w:asciiTheme="minorHAnsi" w:hAnsiTheme="minorHAnsi"/>
        </w:rPr>
        <w:t xml:space="preserve"> conforme instruções do </w:t>
      </w:r>
      <w:r w:rsidRPr="008F18EC">
        <w:rPr>
          <w:rFonts w:asciiTheme="minorHAnsi" w:hAnsiTheme="minorHAnsi"/>
          <w:b/>
          <w:bCs/>
        </w:rPr>
        <w:t>Anexo 1</w:t>
      </w:r>
      <w:r w:rsidRPr="008F18EC">
        <w:rPr>
          <w:rFonts w:asciiTheme="minorHAnsi" w:hAnsiTheme="minorHAnsi"/>
        </w:rPr>
        <w:t xml:space="preserve">, no valor mínimo de </w:t>
      </w:r>
      <w:r w:rsidR="00AC3A72" w:rsidRPr="008F18EC">
        <w:rPr>
          <w:rFonts w:asciiTheme="minorHAnsi" w:hAnsiTheme="minorHAnsi"/>
        </w:rPr>
        <w:t>R$ 234.534.479,89 (duzentos e trinta e quatro milhões, quinhentos e trinta e quatro mil, quatrocentos e setenta e nove reais e oitenta e nove centavos)</w:t>
      </w:r>
      <w:bookmarkEnd w:id="384"/>
      <w:r w:rsidR="008114F3" w:rsidRPr="008F18EC">
        <w:rPr>
          <w:rFonts w:asciiTheme="minorHAnsi" w:hAnsiTheme="minorHAnsi"/>
        </w:rPr>
        <w:t>.</w:t>
      </w:r>
    </w:p>
    <w:p w14:paraId="33EE045B" w14:textId="76FDA8A6" w:rsidR="00A176F8" w:rsidRPr="008F18EC" w:rsidRDefault="00A176F8" w:rsidP="003668F9">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Garantia da Proposta</w:t>
      </w:r>
      <w:r w:rsidRPr="008F18EC">
        <w:rPr>
          <w:rFonts w:asciiTheme="minorHAnsi" w:hAnsiTheme="minorHAnsi" w:cstheme="minorHAnsi"/>
        </w:rPr>
        <w:t xml:space="preserve"> deverá ter prazo mínimo de 180 (cento e oitenta) dias a contar da data de </w:t>
      </w:r>
      <w:r w:rsidRPr="008F18EC">
        <w:rPr>
          <w:rFonts w:asciiTheme="minorHAnsi" w:hAnsiTheme="minorHAnsi" w:cstheme="minorHAnsi"/>
          <w:b/>
          <w:bCs/>
        </w:rPr>
        <w:t>Entrega dos Documentos</w:t>
      </w:r>
      <w:r w:rsidRPr="008F18EC">
        <w:rPr>
          <w:rFonts w:asciiTheme="minorHAnsi" w:hAnsiTheme="minorHAnsi" w:cstheme="minorHAnsi"/>
        </w:rPr>
        <w:t xml:space="preserve">, estipulada no </w:t>
      </w:r>
      <w:r w:rsidR="00622CFC" w:rsidRPr="008F18EC">
        <w:rPr>
          <w:rFonts w:asciiTheme="minorHAnsi" w:hAnsiTheme="minorHAnsi" w:cstheme="minorHAnsi"/>
        </w:rPr>
        <w:t>Item</w:t>
      </w:r>
      <w:r w:rsidRPr="008F18EC">
        <w:rPr>
          <w:rFonts w:asciiTheme="minorHAnsi" w:hAnsiTheme="minorHAnsi" w:cstheme="minorHAnsi"/>
        </w:rPr>
        <w:t xml:space="preserve"> 8 d</w:t>
      </w:r>
      <w:r w:rsidR="004070CA" w:rsidRPr="008F18EC">
        <w:rPr>
          <w:rFonts w:asciiTheme="minorHAnsi" w:hAnsiTheme="minorHAnsi" w:cstheme="minorHAnsi"/>
        </w:rPr>
        <w:t xml:space="preserve">o </w:t>
      </w:r>
      <w:r w:rsidR="00C57D20" w:rsidRPr="008F18EC">
        <w:rPr>
          <w:rFonts w:asciiTheme="minorHAnsi" w:hAnsiTheme="minorHAnsi" w:cstheme="minorHAnsi"/>
        </w:rPr>
        <w:t>C</w:t>
      </w:r>
      <w:r w:rsidR="004070CA" w:rsidRPr="008F18EC">
        <w:rPr>
          <w:rFonts w:asciiTheme="minorHAnsi" w:hAnsiTheme="minorHAnsi" w:cstheme="minorHAnsi"/>
        </w:rPr>
        <w:t xml:space="preserve">ronograma constante </w:t>
      </w:r>
      <w:r w:rsidR="00C57D20" w:rsidRPr="008F18EC">
        <w:rPr>
          <w:rFonts w:asciiTheme="minorHAnsi" w:hAnsiTheme="minorHAnsi" w:cstheme="minorHAnsi"/>
        </w:rPr>
        <w:t>d</w:t>
      </w:r>
      <w:r w:rsidR="004070CA" w:rsidRPr="008F18EC">
        <w:rPr>
          <w:rFonts w:asciiTheme="minorHAnsi" w:hAnsiTheme="minorHAnsi" w:cstheme="minorHAnsi"/>
        </w:rPr>
        <w:t>o</w:t>
      </w:r>
      <w:r w:rsidRPr="008F18EC">
        <w:rPr>
          <w:rFonts w:asciiTheme="minorHAnsi" w:hAnsiTheme="minorHAnsi" w:cstheme="minorHAnsi"/>
        </w:rPr>
        <w:t xml:space="preserve"> Capítulo </w:t>
      </w:r>
      <w:r w:rsidRPr="008F18EC">
        <w:rPr>
          <w:rFonts w:asciiTheme="minorHAnsi" w:hAnsiTheme="minorHAnsi" w:cstheme="minorHAnsi"/>
        </w:rPr>
        <w:lastRenderedPageBreak/>
        <w:t>IX.</w:t>
      </w:r>
    </w:p>
    <w:p w14:paraId="4D29E1C3" w14:textId="77777777" w:rsidR="00A176F8" w:rsidRPr="008F18EC" w:rsidRDefault="00A176F8" w:rsidP="00C041E5">
      <w:pPr>
        <w:pStyle w:val="PargrafodaLista"/>
        <w:numPr>
          <w:ilvl w:val="2"/>
          <w:numId w:val="7"/>
        </w:numPr>
        <w:tabs>
          <w:tab w:val="left" w:pos="266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 instrumento de </w:t>
      </w:r>
      <w:r w:rsidRPr="008F18EC">
        <w:rPr>
          <w:rFonts w:asciiTheme="minorHAnsi" w:hAnsiTheme="minorHAnsi" w:cstheme="minorHAnsi"/>
          <w:b/>
          <w:bCs/>
        </w:rPr>
        <w:t>Garantia da Proposta</w:t>
      </w:r>
      <w:r w:rsidRPr="008F18EC">
        <w:rPr>
          <w:rFonts w:asciiTheme="minorHAnsi" w:hAnsiTheme="minorHAnsi" w:cstheme="minorHAnsi"/>
        </w:rPr>
        <w:t xml:space="preserve"> não poderá conter cláusula ou condição que exclua quaisquer responsabilidades contraídas pela </w:t>
      </w:r>
      <w:r w:rsidRPr="008F18EC">
        <w:rPr>
          <w:rFonts w:asciiTheme="minorHAnsi" w:hAnsiTheme="minorHAnsi" w:cstheme="minorHAnsi"/>
          <w:b/>
          <w:bCs/>
        </w:rPr>
        <w:t>Proponente</w:t>
      </w:r>
      <w:r w:rsidRPr="008F18EC">
        <w:rPr>
          <w:rFonts w:asciiTheme="minorHAnsi" w:hAnsiTheme="minorHAnsi" w:cstheme="minorHAnsi"/>
        </w:rPr>
        <w:t xml:space="preserve"> relativamente à participação no</w:t>
      </w:r>
      <w:r w:rsidRPr="008F18EC">
        <w:rPr>
          <w:rFonts w:asciiTheme="minorHAnsi" w:hAnsiTheme="minorHAnsi" w:cstheme="minorHAnsi"/>
          <w:spacing w:val="-7"/>
        </w:rPr>
        <w:t xml:space="preserve"> </w:t>
      </w:r>
      <w:r w:rsidRPr="008F18EC">
        <w:rPr>
          <w:rFonts w:asciiTheme="minorHAnsi" w:hAnsiTheme="minorHAnsi" w:cstheme="minorHAnsi"/>
          <w:b/>
          <w:bCs/>
        </w:rPr>
        <w:t>Leilão</w:t>
      </w:r>
      <w:r w:rsidRPr="008F18EC">
        <w:rPr>
          <w:rFonts w:asciiTheme="minorHAnsi" w:hAnsiTheme="minorHAnsi" w:cstheme="minorHAnsi"/>
        </w:rPr>
        <w:t xml:space="preserve">, salvo as excludentes expressamente previstas para o seguro-garantia na regulamentação da </w:t>
      </w:r>
      <w:r w:rsidRPr="008F18EC">
        <w:rPr>
          <w:rFonts w:asciiTheme="minorHAnsi" w:hAnsiTheme="minorHAnsi" w:cstheme="minorHAnsi"/>
          <w:b/>
          <w:bCs/>
        </w:rPr>
        <w:t>SUSEP</w:t>
      </w:r>
      <w:r w:rsidRPr="008F18EC">
        <w:rPr>
          <w:rFonts w:asciiTheme="minorHAnsi" w:hAnsiTheme="minorHAnsi" w:cstheme="minorHAnsi"/>
        </w:rPr>
        <w:t>.</w:t>
      </w:r>
    </w:p>
    <w:p w14:paraId="5AC6D359" w14:textId="21BB1052"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Caso o prazo de validade da </w:t>
      </w:r>
      <w:r w:rsidRPr="008F18EC">
        <w:rPr>
          <w:rFonts w:asciiTheme="minorHAnsi" w:hAnsiTheme="minorHAnsi" w:cstheme="minorHAnsi"/>
          <w:b/>
          <w:bCs/>
        </w:rPr>
        <w:t>Garantia da Proposta</w:t>
      </w:r>
      <w:r w:rsidRPr="008F18EC">
        <w:rPr>
          <w:rFonts w:asciiTheme="minorHAnsi" w:hAnsiTheme="minorHAnsi" w:cstheme="minorHAnsi"/>
        </w:rPr>
        <w:t xml:space="preserve"> expire antes da assinatura do </w:t>
      </w:r>
      <w:r w:rsidRPr="008F18EC">
        <w:rPr>
          <w:rFonts w:asciiTheme="minorHAnsi" w:hAnsiTheme="minorHAnsi" w:cstheme="minorHAnsi"/>
          <w:b/>
          <w:bCs/>
        </w:rPr>
        <w:t>Contrato de Concessão</w:t>
      </w:r>
      <w:r w:rsidRPr="008F18EC">
        <w:rPr>
          <w:rFonts w:asciiTheme="minorHAnsi" w:hAnsiTheme="minorHAnsi" w:cstheme="minorHAnsi"/>
        </w:rPr>
        <w:t xml:space="preserve">, as </w:t>
      </w:r>
      <w:r w:rsidRPr="008F18EC">
        <w:rPr>
          <w:rFonts w:asciiTheme="minorHAnsi" w:hAnsiTheme="minorHAnsi" w:cstheme="minorHAnsi"/>
          <w:b/>
          <w:bCs/>
        </w:rPr>
        <w:t>Proponentes</w:t>
      </w:r>
      <w:r w:rsidRPr="008F18EC">
        <w:rPr>
          <w:rFonts w:asciiTheme="minorHAnsi" w:hAnsiTheme="minorHAnsi" w:cstheme="minorHAnsi"/>
        </w:rPr>
        <w:t xml:space="preserve"> deverão, até o </w:t>
      </w:r>
      <w:r w:rsidR="000E4785" w:rsidRPr="008F18EC">
        <w:rPr>
          <w:rFonts w:asciiTheme="minorHAnsi" w:hAnsiTheme="minorHAnsi" w:cstheme="minorHAnsi"/>
        </w:rPr>
        <w:t>[</w:t>
      </w:r>
      <w:r w:rsidRPr="008F18EC">
        <w:rPr>
          <w:rFonts w:asciiTheme="minorHAnsi" w:hAnsiTheme="minorHAnsi" w:cstheme="minorHAnsi"/>
          <w:highlight w:val="yellow"/>
        </w:rPr>
        <w:t>30</w:t>
      </w:r>
      <w:r w:rsidR="006D68A4" w:rsidRPr="008F18EC">
        <w:rPr>
          <w:rFonts w:asciiTheme="minorHAnsi" w:hAnsiTheme="minorHAnsi" w:cstheme="minorHAnsi"/>
          <w:highlight w:val="yellow"/>
        </w:rPr>
        <w:t xml:space="preserve">º </w:t>
      </w:r>
      <w:r w:rsidRPr="008F18EC">
        <w:rPr>
          <w:rFonts w:asciiTheme="minorHAnsi" w:hAnsiTheme="minorHAnsi" w:cstheme="minorHAnsi"/>
          <w:highlight w:val="yellow"/>
        </w:rPr>
        <w:t>(trigésimo) dia</w:t>
      </w:r>
      <w:r w:rsidR="000E4785" w:rsidRPr="008F18EC">
        <w:rPr>
          <w:rFonts w:asciiTheme="minorHAnsi" w:hAnsiTheme="minorHAnsi" w:cstheme="minorHAnsi"/>
        </w:rPr>
        <w:t>]</w:t>
      </w:r>
      <w:r w:rsidRPr="008F18EC">
        <w:rPr>
          <w:rFonts w:asciiTheme="minorHAnsi" w:hAnsiTheme="minorHAnsi" w:cstheme="minorHAnsi"/>
        </w:rPr>
        <w:t xml:space="preserve"> anterior ao vencimento, renovar a </w:t>
      </w:r>
      <w:r w:rsidRPr="008F18EC">
        <w:rPr>
          <w:rFonts w:asciiTheme="minorHAnsi" w:hAnsiTheme="minorHAnsi" w:cstheme="minorHAnsi"/>
          <w:b/>
          <w:bCs/>
        </w:rPr>
        <w:t>Garantia da Proposta</w:t>
      </w:r>
      <w:r w:rsidRPr="008F18EC">
        <w:rPr>
          <w:rFonts w:asciiTheme="minorHAnsi" w:hAnsiTheme="minorHAnsi" w:cstheme="minorHAnsi"/>
        </w:rPr>
        <w:t xml:space="preserve"> por igual período, sob pena de</w:t>
      </w:r>
      <w:r w:rsidRPr="008F18EC">
        <w:rPr>
          <w:rFonts w:asciiTheme="minorHAnsi" w:hAnsiTheme="minorHAnsi" w:cstheme="minorHAnsi"/>
          <w:spacing w:val="-2"/>
        </w:rPr>
        <w:t xml:space="preserve"> </w:t>
      </w:r>
      <w:r w:rsidRPr="008F18EC">
        <w:rPr>
          <w:rFonts w:asciiTheme="minorHAnsi" w:hAnsiTheme="minorHAnsi" w:cstheme="minorHAnsi"/>
        </w:rPr>
        <w:t>desclassificação.</w:t>
      </w:r>
    </w:p>
    <w:p w14:paraId="18A6F18C" w14:textId="289E428D" w:rsidR="00A176F8" w:rsidRPr="008F18EC" w:rsidRDefault="00A176F8" w:rsidP="00BD716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No caso de renovação e caso tenha decorrido um ano da data de apresentação da </w:t>
      </w:r>
      <w:r w:rsidRPr="008F18EC">
        <w:rPr>
          <w:rFonts w:asciiTheme="minorHAnsi" w:hAnsiTheme="minorHAnsi" w:cstheme="minorHAnsi"/>
          <w:b/>
          <w:bCs/>
        </w:rPr>
        <w:t>Proposta Econômica</w:t>
      </w:r>
      <w:r w:rsidRPr="008F18EC">
        <w:rPr>
          <w:rFonts w:asciiTheme="minorHAnsi" w:hAnsiTheme="minorHAnsi" w:cstheme="minorHAnsi"/>
        </w:rPr>
        <w:t xml:space="preserve">, o índice utilizado para atualização monetária da </w:t>
      </w:r>
      <w:r w:rsidRPr="008F18EC">
        <w:rPr>
          <w:rFonts w:asciiTheme="minorHAnsi" w:hAnsiTheme="minorHAnsi" w:cstheme="minorHAnsi"/>
          <w:b/>
          <w:bCs/>
        </w:rPr>
        <w:t>Garantia da Proposta</w:t>
      </w:r>
      <w:r w:rsidRPr="008F18EC">
        <w:rPr>
          <w:rFonts w:asciiTheme="minorHAnsi" w:hAnsiTheme="minorHAnsi" w:cstheme="minorHAnsi"/>
        </w:rPr>
        <w:t xml:space="preserve"> será o </w:t>
      </w:r>
      <w:r w:rsidRPr="008F18EC">
        <w:rPr>
          <w:rFonts w:asciiTheme="minorHAnsi" w:hAnsiTheme="minorHAnsi" w:cstheme="minorHAnsi"/>
          <w:b/>
          <w:bCs/>
        </w:rPr>
        <w:t>IPCA</w:t>
      </w:r>
      <w:r w:rsidRPr="008F18EC">
        <w:rPr>
          <w:rFonts w:asciiTheme="minorHAnsi" w:hAnsiTheme="minorHAnsi" w:cstheme="minorHAnsi"/>
        </w:rPr>
        <w:t xml:space="preserve">, ou índice que vier a substituí-lo, sendo calculado com base na variação positiva apurada entre o mês da </w:t>
      </w:r>
      <w:r w:rsidR="00F17572" w:rsidRPr="008F18EC">
        <w:rPr>
          <w:rFonts w:asciiTheme="minorHAnsi" w:hAnsiTheme="minorHAnsi" w:cstheme="minorHAnsi"/>
          <w:b/>
          <w:bCs/>
        </w:rPr>
        <w:t>Entrega dos Documentos</w:t>
      </w:r>
      <w:r w:rsidRPr="008F18EC">
        <w:rPr>
          <w:rFonts w:asciiTheme="minorHAnsi" w:hAnsiTheme="minorHAnsi" w:cstheme="minorHAnsi"/>
        </w:rPr>
        <w:t xml:space="preserve"> e o mês imediatamente anterior à renovação da </w:t>
      </w:r>
      <w:r w:rsidRPr="008F18EC">
        <w:rPr>
          <w:rFonts w:asciiTheme="minorHAnsi" w:hAnsiTheme="minorHAnsi" w:cstheme="minorHAnsi"/>
          <w:b/>
          <w:bCs/>
        </w:rPr>
        <w:t>Garantia da Proposta</w:t>
      </w:r>
      <w:r w:rsidRPr="008F18EC">
        <w:rPr>
          <w:rFonts w:asciiTheme="minorHAnsi" w:hAnsiTheme="minorHAnsi" w:cstheme="minorHAnsi"/>
        </w:rPr>
        <w:t>.</w:t>
      </w:r>
    </w:p>
    <w:p w14:paraId="578D5722" w14:textId="6EC637EE"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Os termos da </w:t>
      </w:r>
      <w:r w:rsidRPr="008F18EC">
        <w:rPr>
          <w:rFonts w:asciiTheme="minorHAnsi" w:hAnsiTheme="minorHAnsi" w:cstheme="minorHAnsi"/>
          <w:b/>
          <w:bCs/>
        </w:rPr>
        <w:t>Garantia da Proposta</w:t>
      </w:r>
      <w:r w:rsidRPr="008F18EC">
        <w:rPr>
          <w:rFonts w:asciiTheme="minorHAnsi" w:hAnsiTheme="minorHAnsi" w:cstheme="minorHAnsi"/>
        </w:rPr>
        <w:t xml:space="preserve"> não poderão ser alterados, exceto em casos expressamente permitidos pela </w:t>
      </w:r>
      <w:del w:id="385" w:author="Isabela Alves Pereira Oliveira" w:date="2025-10-18T12:34:00Z" w16du:dateUtc="2025-10-18T15:34:00Z">
        <w:r w:rsidRPr="008F18EC" w:rsidDel="00565610">
          <w:rPr>
            <w:rFonts w:asciiTheme="minorHAnsi" w:hAnsiTheme="minorHAnsi" w:cstheme="minorHAnsi"/>
            <w:b/>
            <w:bCs/>
          </w:rPr>
          <w:delText>Comissão de</w:delText>
        </w:r>
        <w:r w:rsidRPr="008F18EC" w:rsidDel="00565610">
          <w:rPr>
            <w:rFonts w:asciiTheme="minorHAnsi" w:hAnsiTheme="minorHAnsi" w:cstheme="minorHAnsi"/>
            <w:b/>
            <w:bCs/>
            <w:spacing w:val="-17"/>
          </w:rPr>
          <w:delText xml:space="preserve"> </w:delText>
        </w:r>
        <w:r w:rsidRPr="008F18EC" w:rsidDel="00565610">
          <w:rPr>
            <w:rFonts w:asciiTheme="minorHAnsi" w:hAnsiTheme="minorHAnsi" w:cstheme="minorHAnsi"/>
            <w:b/>
            <w:bCs/>
          </w:rPr>
          <w:delText>Licitação</w:delText>
        </w:r>
      </w:del>
      <w:ins w:id="386" w:author="Isabela Alves Pereira Oliveira" w:date="2025-10-18T12:34:00Z" w16du:dateUtc="2025-10-18T15:34:00Z">
        <w:r w:rsidR="00565610">
          <w:rPr>
            <w:rFonts w:asciiTheme="minorHAnsi" w:hAnsiTheme="minorHAnsi" w:cstheme="minorHAnsi"/>
            <w:b/>
            <w:bCs/>
          </w:rPr>
          <w:t>CPLA</w:t>
        </w:r>
      </w:ins>
      <w:r w:rsidRPr="008F18EC">
        <w:rPr>
          <w:rFonts w:asciiTheme="minorHAnsi" w:hAnsiTheme="minorHAnsi" w:cstheme="minorHAnsi"/>
        </w:rPr>
        <w:t>.</w:t>
      </w:r>
    </w:p>
    <w:p w14:paraId="645493EF" w14:textId="78523340"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Se a </w:t>
      </w:r>
      <w:r w:rsidRPr="008F18EC">
        <w:rPr>
          <w:rFonts w:asciiTheme="minorHAnsi" w:hAnsiTheme="minorHAnsi" w:cstheme="minorHAnsi"/>
          <w:b/>
          <w:bCs/>
        </w:rPr>
        <w:t>Proponente</w:t>
      </w:r>
      <w:r w:rsidRPr="008F18EC">
        <w:rPr>
          <w:rFonts w:asciiTheme="minorHAnsi" w:hAnsiTheme="minorHAnsi" w:cstheme="minorHAnsi"/>
        </w:rPr>
        <w:t xml:space="preserve"> </w:t>
      </w:r>
      <w:r w:rsidR="00F17572" w:rsidRPr="008F18EC">
        <w:rPr>
          <w:rFonts w:asciiTheme="minorHAnsi" w:hAnsiTheme="minorHAnsi" w:cstheme="minorHAnsi"/>
        </w:rPr>
        <w:t>for participante individual</w:t>
      </w:r>
      <w:r w:rsidRPr="008F18EC">
        <w:rPr>
          <w:rFonts w:asciiTheme="minorHAnsi" w:hAnsiTheme="minorHAnsi" w:cstheme="minorHAnsi"/>
        </w:rPr>
        <w:t xml:space="preserve">, a </w:t>
      </w:r>
      <w:r w:rsidRPr="008F18EC">
        <w:rPr>
          <w:rFonts w:asciiTheme="minorHAnsi" w:hAnsiTheme="minorHAnsi" w:cstheme="minorHAnsi"/>
          <w:b/>
          <w:bCs/>
        </w:rPr>
        <w:t>Garantia da Proposta</w:t>
      </w:r>
      <w:r w:rsidRPr="008F18EC">
        <w:rPr>
          <w:rFonts w:asciiTheme="minorHAnsi" w:hAnsiTheme="minorHAnsi" w:cstheme="minorHAnsi"/>
        </w:rPr>
        <w:t xml:space="preserve"> deverá ser apresentada em nome</w:t>
      </w:r>
      <w:r w:rsidRPr="008F18EC">
        <w:rPr>
          <w:rFonts w:asciiTheme="minorHAnsi" w:hAnsiTheme="minorHAnsi" w:cstheme="minorHAnsi"/>
          <w:spacing w:val="-7"/>
        </w:rPr>
        <w:t xml:space="preserve"> </w:t>
      </w:r>
      <w:r w:rsidRPr="008F18EC">
        <w:rPr>
          <w:rFonts w:asciiTheme="minorHAnsi" w:hAnsiTheme="minorHAnsi" w:cstheme="minorHAnsi"/>
        </w:rPr>
        <w:t>próprio.</w:t>
      </w:r>
    </w:p>
    <w:p w14:paraId="1BBC16D6" w14:textId="0338AB18"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Em caso de participação em </w:t>
      </w:r>
      <w:r w:rsidRPr="008F18EC">
        <w:rPr>
          <w:rFonts w:asciiTheme="minorHAnsi" w:hAnsiTheme="minorHAnsi" w:cstheme="minorHAnsi"/>
          <w:b/>
          <w:bCs/>
        </w:rPr>
        <w:t>Consórcio</w:t>
      </w:r>
      <w:r w:rsidRPr="008F18EC">
        <w:rPr>
          <w:rFonts w:asciiTheme="minorHAnsi" w:hAnsiTheme="minorHAnsi" w:cstheme="minorHAnsi"/>
        </w:rPr>
        <w:t xml:space="preserve">, será admissível tanto o aporte total da </w:t>
      </w:r>
      <w:r w:rsidRPr="008F18EC">
        <w:rPr>
          <w:rFonts w:asciiTheme="minorHAnsi" w:hAnsiTheme="minorHAnsi" w:cstheme="minorHAnsi"/>
          <w:b/>
          <w:bCs/>
        </w:rPr>
        <w:t>Garantia da Proposta</w:t>
      </w:r>
      <w:r w:rsidRPr="008F18EC">
        <w:rPr>
          <w:rFonts w:asciiTheme="minorHAnsi" w:hAnsiTheme="minorHAnsi" w:cstheme="minorHAnsi"/>
        </w:rPr>
        <w:t xml:space="preserve"> por somente uma das consorciadas (em benefício de todas as consorciadas remanescentes) quanto o aporte conjunto por duas ou mais consorciadas, desde que as garantias somadas atinjam o montante mínimo exigido no </w:t>
      </w:r>
      <w:r w:rsidR="00622CFC" w:rsidRPr="008F18EC">
        <w:rPr>
          <w:rFonts w:asciiTheme="minorHAnsi" w:hAnsiTheme="minorHAnsi" w:cstheme="minorHAnsi"/>
        </w:rPr>
        <w:t>Item</w:t>
      </w:r>
      <w:r w:rsidRPr="008F18EC">
        <w:rPr>
          <w:rFonts w:asciiTheme="minorHAnsi" w:hAnsiTheme="minorHAnsi" w:cstheme="minorHAnsi"/>
          <w:spacing w:val="-2"/>
        </w:rPr>
        <w:t xml:space="preserve"> </w:t>
      </w:r>
      <w:r w:rsidR="00E21FBE" w:rsidRPr="008F18EC">
        <w:rPr>
          <w:rFonts w:asciiTheme="minorHAnsi" w:hAnsiTheme="minorHAnsi" w:cstheme="minorHAnsi"/>
          <w:spacing w:val="-2"/>
        </w:rPr>
        <w:fldChar w:fldCharType="begin"/>
      </w:r>
      <w:r w:rsidR="00E21FBE" w:rsidRPr="008F18EC">
        <w:rPr>
          <w:rFonts w:asciiTheme="minorHAnsi" w:hAnsiTheme="minorHAnsi" w:cstheme="minorHAnsi"/>
          <w:spacing w:val="-2"/>
        </w:rPr>
        <w:instrText xml:space="preserve"> REF _Ref73047687 \r \h  \* MERGEFORMAT </w:instrText>
      </w:r>
      <w:r w:rsidR="00E21FBE" w:rsidRPr="008F18EC">
        <w:rPr>
          <w:rFonts w:asciiTheme="minorHAnsi" w:hAnsiTheme="minorHAnsi" w:cstheme="minorHAnsi"/>
          <w:spacing w:val="-2"/>
        </w:rPr>
      </w:r>
      <w:r w:rsidR="00E21FBE" w:rsidRPr="008F18EC">
        <w:rPr>
          <w:rFonts w:asciiTheme="minorHAnsi" w:hAnsiTheme="minorHAnsi" w:cstheme="minorHAnsi"/>
          <w:spacing w:val="-2"/>
        </w:rPr>
        <w:fldChar w:fldCharType="separate"/>
      </w:r>
      <w:r w:rsidR="002D2ECE" w:rsidRPr="008F18EC">
        <w:rPr>
          <w:rFonts w:asciiTheme="minorHAnsi" w:hAnsiTheme="minorHAnsi" w:cstheme="minorHAnsi"/>
          <w:spacing w:val="-2"/>
        </w:rPr>
        <w:t>4.30</w:t>
      </w:r>
      <w:r w:rsidR="00E21FBE" w:rsidRPr="008F18EC">
        <w:rPr>
          <w:rFonts w:asciiTheme="minorHAnsi" w:hAnsiTheme="minorHAnsi" w:cstheme="minorHAnsi"/>
          <w:spacing w:val="-2"/>
        </w:rPr>
        <w:fldChar w:fldCharType="end"/>
      </w:r>
      <w:r w:rsidRPr="008F18EC">
        <w:rPr>
          <w:rFonts w:asciiTheme="minorHAnsi" w:hAnsiTheme="minorHAnsi" w:cstheme="minorHAnsi"/>
        </w:rPr>
        <w:t>.</w:t>
      </w:r>
    </w:p>
    <w:p w14:paraId="19C4CF82" w14:textId="30086B1F" w:rsidR="00A176F8" w:rsidRPr="008F18EC" w:rsidRDefault="00A176F8" w:rsidP="00C041E5">
      <w:pPr>
        <w:pStyle w:val="PargrafodaLista"/>
        <w:numPr>
          <w:ilvl w:val="2"/>
          <w:numId w:val="7"/>
        </w:numPr>
        <w:tabs>
          <w:tab w:val="left" w:pos="2664"/>
        </w:tabs>
        <w:spacing w:before="240" w:after="240" w:line="300" w:lineRule="exact"/>
        <w:ind w:left="0" w:firstLine="21"/>
        <w:rPr>
          <w:rFonts w:asciiTheme="minorHAnsi" w:hAnsiTheme="minorHAnsi" w:cstheme="minorHAnsi"/>
        </w:rPr>
      </w:pPr>
      <w:r w:rsidRPr="008F18EC">
        <w:rPr>
          <w:rFonts w:asciiTheme="minorHAnsi" w:hAnsiTheme="minorHAnsi" w:cstheme="minorHAnsi"/>
        </w:rPr>
        <w:t xml:space="preserve">Na hipótese de aporte conjunto da </w:t>
      </w:r>
      <w:r w:rsidRPr="008F18EC">
        <w:rPr>
          <w:rFonts w:asciiTheme="minorHAnsi" w:hAnsiTheme="minorHAnsi" w:cstheme="minorHAnsi"/>
          <w:b/>
          <w:bCs/>
        </w:rPr>
        <w:t>Garantia da Proposta</w:t>
      </w:r>
      <w:r w:rsidRPr="008F18EC">
        <w:rPr>
          <w:rFonts w:asciiTheme="minorHAnsi" w:hAnsiTheme="minorHAnsi" w:cstheme="minorHAnsi"/>
        </w:rPr>
        <w:t xml:space="preserve">, cada consorciada poderá optar por </w:t>
      </w:r>
      <w:r w:rsidR="00F17572" w:rsidRPr="008F18EC">
        <w:rPr>
          <w:rFonts w:asciiTheme="minorHAnsi" w:hAnsiTheme="minorHAnsi" w:cstheme="minorHAnsi"/>
        </w:rPr>
        <w:t xml:space="preserve">tão somente </w:t>
      </w:r>
      <w:r w:rsidRPr="008F18EC">
        <w:rPr>
          <w:rFonts w:asciiTheme="minorHAnsi" w:hAnsiTheme="minorHAnsi" w:cstheme="minorHAnsi"/>
        </w:rPr>
        <w:t xml:space="preserve">uma das modalidades de garantia admitidas neste </w:t>
      </w:r>
      <w:r w:rsidRPr="008F18EC">
        <w:rPr>
          <w:rFonts w:asciiTheme="minorHAnsi" w:hAnsiTheme="minorHAnsi" w:cstheme="minorHAnsi"/>
          <w:b/>
          <w:bCs/>
        </w:rPr>
        <w:t>Edital</w:t>
      </w:r>
      <w:r w:rsidRPr="008F18EC">
        <w:rPr>
          <w:rFonts w:asciiTheme="minorHAnsi" w:hAnsiTheme="minorHAnsi" w:cstheme="minorHAnsi"/>
        </w:rPr>
        <w:t>, sem prejuízo da escolha pelas demais consorciadas de modalidade</w:t>
      </w:r>
      <w:r w:rsidRPr="008F18EC">
        <w:rPr>
          <w:rFonts w:asciiTheme="minorHAnsi" w:hAnsiTheme="minorHAnsi" w:cstheme="minorHAnsi"/>
          <w:spacing w:val="-3"/>
        </w:rPr>
        <w:t xml:space="preserve"> </w:t>
      </w:r>
      <w:r w:rsidRPr="008F18EC">
        <w:rPr>
          <w:rFonts w:asciiTheme="minorHAnsi" w:hAnsiTheme="minorHAnsi" w:cstheme="minorHAnsi"/>
        </w:rPr>
        <w:t>diversa.</w:t>
      </w:r>
    </w:p>
    <w:p w14:paraId="2E5977CF" w14:textId="21651596"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Se a participa</w:t>
      </w:r>
      <w:r w:rsidR="00F17572" w:rsidRPr="008F18EC">
        <w:rPr>
          <w:rFonts w:asciiTheme="minorHAnsi" w:hAnsiTheme="minorHAnsi" w:cstheme="minorHAnsi"/>
        </w:rPr>
        <w:t>ção for</w:t>
      </w:r>
      <w:r w:rsidRPr="008F18EC">
        <w:rPr>
          <w:rFonts w:asciiTheme="minorHAnsi" w:hAnsiTheme="minorHAnsi" w:cstheme="minorHAnsi"/>
        </w:rPr>
        <w:t xml:space="preserve"> em </w:t>
      </w:r>
      <w:r w:rsidRPr="008F18EC">
        <w:rPr>
          <w:rFonts w:asciiTheme="minorHAnsi" w:hAnsiTheme="minorHAnsi" w:cstheme="minorHAnsi"/>
          <w:b/>
          <w:bCs/>
        </w:rPr>
        <w:t>Consórcio</w:t>
      </w:r>
      <w:r w:rsidRPr="008F18EC">
        <w:rPr>
          <w:rFonts w:asciiTheme="minorHAnsi" w:hAnsiTheme="minorHAnsi" w:cstheme="minorHAnsi"/>
        </w:rPr>
        <w:t xml:space="preserve">, não serão aceitas </w:t>
      </w:r>
      <w:r w:rsidRPr="008F18EC">
        <w:rPr>
          <w:rFonts w:asciiTheme="minorHAnsi" w:hAnsiTheme="minorHAnsi" w:cstheme="minorHAnsi"/>
          <w:b/>
          <w:bCs/>
        </w:rPr>
        <w:t>Garantias d</w:t>
      </w:r>
      <w:r w:rsidR="000B3CD2" w:rsidRPr="008F18EC">
        <w:rPr>
          <w:rFonts w:asciiTheme="minorHAnsi" w:hAnsiTheme="minorHAnsi" w:cstheme="minorHAnsi"/>
          <w:b/>
          <w:bCs/>
        </w:rPr>
        <w:t>a</w:t>
      </w:r>
      <w:r w:rsidRPr="008F18EC">
        <w:rPr>
          <w:rFonts w:asciiTheme="minorHAnsi" w:hAnsiTheme="minorHAnsi" w:cstheme="minorHAnsi"/>
          <w:b/>
          <w:bCs/>
        </w:rPr>
        <w:t xml:space="preserve"> Proposta</w:t>
      </w:r>
      <w:r w:rsidRPr="008F18EC">
        <w:rPr>
          <w:rFonts w:asciiTheme="minorHAnsi" w:hAnsiTheme="minorHAnsi" w:cstheme="minorHAnsi"/>
        </w:rPr>
        <w:t xml:space="preserve"> que utilizem como tomador/afiançado/titular/depositário o nome do </w:t>
      </w:r>
      <w:r w:rsidRPr="008F18EC">
        <w:rPr>
          <w:rFonts w:asciiTheme="minorHAnsi" w:hAnsiTheme="minorHAnsi" w:cstheme="minorHAnsi"/>
          <w:b/>
          <w:bCs/>
        </w:rPr>
        <w:t>Consórcio</w:t>
      </w:r>
      <w:r w:rsidRPr="008F18EC">
        <w:rPr>
          <w:rFonts w:asciiTheme="minorHAnsi" w:hAnsiTheme="minorHAnsi" w:cstheme="minorHAnsi"/>
        </w:rPr>
        <w:t xml:space="preserve"> como garantidor. Nesse caso, a </w:t>
      </w:r>
      <w:r w:rsidRPr="008F18EC">
        <w:rPr>
          <w:rFonts w:asciiTheme="minorHAnsi" w:hAnsiTheme="minorHAnsi" w:cstheme="minorHAnsi"/>
          <w:b/>
          <w:bCs/>
        </w:rPr>
        <w:t>Garantia da Proposta</w:t>
      </w:r>
      <w:r w:rsidRPr="008F18EC">
        <w:rPr>
          <w:rFonts w:asciiTheme="minorHAnsi" w:hAnsiTheme="minorHAnsi" w:cstheme="minorHAnsi"/>
        </w:rPr>
        <w:t xml:space="preserve"> poderá ser</w:t>
      </w:r>
      <w:r w:rsidRPr="008F18EC">
        <w:rPr>
          <w:rFonts w:asciiTheme="minorHAnsi" w:hAnsiTheme="minorHAnsi" w:cstheme="minorHAnsi"/>
          <w:spacing w:val="-29"/>
        </w:rPr>
        <w:t xml:space="preserve"> </w:t>
      </w:r>
      <w:r w:rsidRPr="008F18EC">
        <w:rPr>
          <w:rFonts w:asciiTheme="minorHAnsi" w:hAnsiTheme="minorHAnsi" w:cstheme="minorHAnsi"/>
        </w:rPr>
        <w:t>apresentada:</w:t>
      </w:r>
    </w:p>
    <w:p w14:paraId="395601E9" w14:textId="11AFE87E" w:rsidR="00A176F8" w:rsidRPr="008F18EC" w:rsidRDefault="00A176F8" w:rsidP="005715C2">
      <w:pPr>
        <w:pStyle w:val="PargrafodaLista"/>
        <w:numPr>
          <w:ilvl w:val="0"/>
          <w:numId w:val="28"/>
        </w:numPr>
        <w:tabs>
          <w:tab w:val="left" w:pos="2664"/>
        </w:tabs>
        <w:spacing w:before="240" w:after="240" w:line="300" w:lineRule="exact"/>
        <w:rPr>
          <w:rFonts w:asciiTheme="minorHAnsi" w:hAnsiTheme="minorHAnsi" w:cstheme="minorHAnsi"/>
        </w:rPr>
      </w:pPr>
      <w:r w:rsidRPr="008F18EC">
        <w:rPr>
          <w:rFonts w:asciiTheme="minorHAnsi" w:hAnsiTheme="minorHAnsi" w:cstheme="minorHAnsi"/>
        </w:rPr>
        <w:t xml:space="preserve">em somente um instrumento em nome de apenas uma das </w:t>
      </w:r>
      <w:r w:rsidR="000B3CD2" w:rsidRPr="008F18EC">
        <w:rPr>
          <w:rFonts w:asciiTheme="minorHAnsi" w:hAnsiTheme="minorHAnsi" w:cstheme="minorHAnsi"/>
        </w:rPr>
        <w:t>consorciadas</w:t>
      </w:r>
      <w:r w:rsidRPr="008F18EC">
        <w:rPr>
          <w:rFonts w:asciiTheme="minorHAnsi" w:hAnsiTheme="minorHAnsi" w:cstheme="minorHAnsi"/>
        </w:rPr>
        <w:t>; ou</w:t>
      </w:r>
    </w:p>
    <w:p w14:paraId="33942CF3" w14:textId="77777777" w:rsidR="00A176F8" w:rsidRPr="008F18EC" w:rsidRDefault="00A176F8" w:rsidP="005715C2">
      <w:pPr>
        <w:pStyle w:val="PargrafodaLista"/>
        <w:numPr>
          <w:ilvl w:val="0"/>
          <w:numId w:val="28"/>
        </w:numPr>
        <w:tabs>
          <w:tab w:val="left" w:pos="2664"/>
        </w:tabs>
        <w:spacing w:before="240" w:after="240" w:line="300" w:lineRule="exact"/>
        <w:rPr>
          <w:rFonts w:asciiTheme="minorHAnsi" w:hAnsiTheme="minorHAnsi" w:cstheme="minorHAnsi"/>
        </w:rPr>
      </w:pPr>
      <w:r w:rsidRPr="008F18EC">
        <w:rPr>
          <w:rFonts w:asciiTheme="minorHAnsi" w:hAnsiTheme="minorHAnsi" w:cstheme="minorHAnsi"/>
        </w:rPr>
        <w:t>em instrumentos distintos, cada um em nome de uma consorciada.</w:t>
      </w:r>
    </w:p>
    <w:p w14:paraId="568D2FEE" w14:textId="77777777" w:rsidR="00A176F8" w:rsidRPr="008F18EC" w:rsidRDefault="00A176F8" w:rsidP="00C041E5">
      <w:pPr>
        <w:pStyle w:val="PargrafodaLista"/>
        <w:numPr>
          <w:ilvl w:val="2"/>
          <w:numId w:val="7"/>
        </w:numPr>
        <w:tabs>
          <w:tab w:val="left" w:pos="2664"/>
        </w:tabs>
        <w:spacing w:before="240" w:after="240" w:line="300" w:lineRule="exact"/>
        <w:ind w:left="1511" w:hanging="831"/>
        <w:rPr>
          <w:rFonts w:asciiTheme="minorHAnsi" w:hAnsiTheme="minorHAnsi" w:cstheme="minorHAnsi"/>
        </w:rPr>
      </w:pPr>
      <w:r w:rsidRPr="008F18EC">
        <w:rPr>
          <w:rFonts w:asciiTheme="minorHAnsi" w:hAnsiTheme="minorHAnsi" w:cstheme="minorHAnsi"/>
        </w:rPr>
        <w:t>Em todos os</w:t>
      </w:r>
      <w:r w:rsidRPr="008F18EC">
        <w:rPr>
          <w:rFonts w:asciiTheme="minorHAnsi" w:hAnsiTheme="minorHAnsi" w:cstheme="minorHAnsi"/>
          <w:spacing w:val="-4"/>
        </w:rPr>
        <w:t xml:space="preserve"> </w:t>
      </w:r>
      <w:r w:rsidRPr="008F18EC">
        <w:rPr>
          <w:rFonts w:asciiTheme="minorHAnsi" w:hAnsiTheme="minorHAnsi" w:cstheme="minorHAnsi"/>
        </w:rPr>
        <w:t>casos:</w:t>
      </w:r>
    </w:p>
    <w:p w14:paraId="0174AC82" w14:textId="2476EF02" w:rsidR="00A176F8" w:rsidRPr="008F18EC" w:rsidRDefault="00A176F8" w:rsidP="00C041E5">
      <w:pPr>
        <w:pStyle w:val="PargrafodaLista"/>
        <w:numPr>
          <w:ilvl w:val="3"/>
          <w:numId w:val="7"/>
        </w:numPr>
        <w:tabs>
          <w:tab w:val="left" w:pos="2664"/>
        </w:tabs>
        <w:spacing w:before="240" w:after="240" w:line="300" w:lineRule="exact"/>
        <w:ind w:left="737"/>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Garantia da Proposta</w:t>
      </w:r>
      <w:r w:rsidRPr="008F18EC">
        <w:rPr>
          <w:rFonts w:asciiTheme="minorHAnsi" w:hAnsiTheme="minorHAnsi" w:cstheme="minorHAnsi"/>
        </w:rPr>
        <w:t xml:space="preserve"> deverá assegurar a responsabilidade do </w:t>
      </w:r>
      <w:r w:rsidRPr="008F18EC">
        <w:rPr>
          <w:rFonts w:asciiTheme="minorHAnsi" w:hAnsiTheme="minorHAnsi" w:cstheme="minorHAnsi"/>
          <w:b/>
          <w:bCs/>
        </w:rPr>
        <w:t>Consórcio</w:t>
      </w:r>
      <w:r w:rsidRPr="008F18EC">
        <w:rPr>
          <w:rFonts w:asciiTheme="minorHAnsi" w:hAnsiTheme="minorHAnsi" w:cstheme="minorHAnsi"/>
        </w:rPr>
        <w:t>, sendo vedado instrumento que garanta apenas a participação de</w:t>
      </w:r>
      <w:r w:rsidRPr="008F18EC">
        <w:rPr>
          <w:rFonts w:asciiTheme="minorHAnsi" w:hAnsiTheme="minorHAnsi" w:cstheme="minorHAnsi"/>
          <w:spacing w:val="-5"/>
        </w:rPr>
        <w:t xml:space="preserve"> </w:t>
      </w:r>
      <w:r w:rsidRPr="008F18EC">
        <w:rPr>
          <w:rFonts w:asciiTheme="minorHAnsi" w:hAnsiTheme="minorHAnsi" w:cstheme="minorHAnsi"/>
        </w:rPr>
        <w:t>consorciada; e</w:t>
      </w:r>
    </w:p>
    <w:p w14:paraId="740AB20B" w14:textId="77777777" w:rsidR="00A176F8" w:rsidRPr="008F18EC" w:rsidRDefault="00A176F8" w:rsidP="00C041E5">
      <w:pPr>
        <w:pStyle w:val="PargrafodaLista"/>
        <w:numPr>
          <w:ilvl w:val="3"/>
          <w:numId w:val="7"/>
        </w:numPr>
        <w:tabs>
          <w:tab w:val="left" w:pos="2664"/>
        </w:tabs>
        <w:spacing w:before="240" w:after="240" w:line="300" w:lineRule="exact"/>
        <w:ind w:left="737"/>
        <w:rPr>
          <w:rFonts w:asciiTheme="minorHAnsi" w:hAnsiTheme="minorHAnsi" w:cstheme="minorHAnsi"/>
        </w:rPr>
      </w:pPr>
      <w:r w:rsidRPr="008F18EC">
        <w:rPr>
          <w:rFonts w:asciiTheme="minorHAnsi" w:hAnsiTheme="minorHAnsi" w:cstheme="minorHAnsi"/>
        </w:rPr>
        <w:t xml:space="preserve">o nome do </w:t>
      </w:r>
      <w:r w:rsidRPr="008F18EC">
        <w:rPr>
          <w:rFonts w:asciiTheme="minorHAnsi" w:hAnsiTheme="minorHAnsi" w:cstheme="minorHAnsi"/>
          <w:b/>
          <w:bCs/>
        </w:rPr>
        <w:t>Consórcio</w:t>
      </w:r>
      <w:r w:rsidRPr="008F18EC">
        <w:rPr>
          <w:rFonts w:asciiTheme="minorHAnsi" w:hAnsiTheme="minorHAnsi" w:cstheme="minorHAnsi"/>
        </w:rPr>
        <w:t xml:space="preserve">, as razões sociais de todas as consorciadas e a indicação dos percentuais de participação devem constar da </w:t>
      </w:r>
      <w:r w:rsidRPr="008F18EC">
        <w:rPr>
          <w:rFonts w:asciiTheme="minorHAnsi" w:hAnsiTheme="minorHAnsi" w:cstheme="minorHAnsi"/>
          <w:b/>
          <w:bCs/>
        </w:rPr>
        <w:t>Garantia da Proposta</w:t>
      </w:r>
      <w:r w:rsidRPr="008F18EC">
        <w:rPr>
          <w:rFonts w:asciiTheme="minorHAnsi" w:hAnsiTheme="minorHAnsi" w:cstheme="minorHAnsi"/>
        </w:rPr>
        <w:t>.</w:t>
      </w:r>
    </w:p>
    <w:p w14:paraId="595D4063" w14:textId="5A836AB2"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Garantia da Proposta</w:t>
      </w:r>
      <w:r w:rsidRPr="008F18EC">
        <w:rPr>
          <w:rFonts w:asciiTheme="minorHAnsi" w:hAnsiTheme="minorHAnsi" w:cstheme="minorHAnsi"/>
        </w:rPr>
        <w:t xml:space="preserve"> deverá ser incluída no Volume 1</w:t>
      </w:r>
      <w:r w:rsidR="00FB7AA2" w:rsidRPr="008F18EC">
        <w:rPr>
          <w:rFonts w:asciiTheme="minorHAnsi" w:hAnsiTheme="minorHAnsi" w:cstheme="minorHAnsi"/>
        </w:rPr>
        <w:t xml:space="preserve">, constante da Seção II do Capítulo </w:t>
      </w:r>
      <w:r w:rsidR="00FB7AA2" w:rsidRPr="008F18EC">
        <w:rPr>
          <w:rFonts w:asciiTheme="minorHAnsi" w:hAnsiTheme="minorHAnsi" w:cstheme="minorHAnsi"/>
        </w:rPr>
        <w:lastRenderedPageBreak/>
        <w:t>V,</w:t>
      </w:r>
      <w:r w:rsidRPr="008F18EC">
        <w:rPr>
          <w:rFonts w:asciiTheme="minorHAnsi" w:hAnsiTheme="minorHAnsi" w:cstheme="minorHAnsi"/>
        </w:rPr>
        <w:t xml:space="preserve"> e conter, conforme o caso: (i) o instrumento da fiança bancária, em favor da </w:t>
      </w:r>
      <w:r w:rsidRPr="008F18EC">
        <w:rPr>
          <w:rFonts w:asciiTheme="minorHAnsi" w:hAnsiTheme="minorHAnsi" w:cstheme="minorHAnsi"/>
          <w:b/>
          <w:bCs/>
        </w:rPr>
        <w:t>ANTAQ</w:t>
      </w:r>
      <w:r w:rsidRPr="008F18EC">
        <w:rPr>
          <w:rFonts w:asciiTheme="minorHAnsi" w:hAnsiTheme="minorHAnsi" w:cstheme="minorHAnsi"/>
        </w:rPr>
        <w:t>; (</w:t>
      </w:r>
      <w:proofErr w:type="spellStart"/>
      <w:r w:rsidRPr="008F18EC">
        <w:rPr>
          <w:rFonts w:asciiTheme="minorHAnsi" w:hAnsiTheme="minorHAnsi" w:cstheme="minorHAnsi"/>
        </w:rPr>
        <w:t>ii</w:t>
      </w:r>
      <w:proofErr w:type="spellEnd"/>
      <w:r w:rsidRPr="008F18EC">
        <w:rPr>
          <w:rFonts w:asciiTheme="minorHAnsi" w:hAnsiTheme="minorHAnsi" w:cstheme="minorHAnsi"/>
        </w:rPr>
        <w:t xml:space="preserve">) a apólice de seguro-garantia, tendo como segurada a </w:t>
      </w:r>
      <w:r w:rsidRPr="008F18EC">
        <w:rPr>
          <w:rFonts w:asciiTheme="minorHAnsi" w:hAnsiTheme="minorHAnsi" w:cstheme="minorHAnsi"/>
          <w:b/>
          <w:bCs/>
        </w:rPr>
        <w:t>ANTAQ</w:t>
      </w:r>
      <w:r w:rsidRPr="008F18EC">
        <w:rPr>
          <w:rFonts w:asciiTheme="minorHAnsi" w:hAnsiTheme="minorHAnsi" w:cstheme="minorHAnsi"/>
        </w:rPr>
        <w:t>; ou (</w:t>
      </w:r>
      <w:proofErr w:type="spellStart"/>
      <w:r w:rsidRPr="008F18EC">
        <w:rPr>
          <w:rFonts w:asciiTheme="minorHAnsi" w:hAnsiTheme="minorHAnsi" w:cstheme="minorHAnsi"/>
        </w:rPr>
        <w:t>iii</w:t>
      </w:r>
      <w:proofErr w:type="spellEnd"/>
      <w:r w:rsidRPr="008F18EC">
        <w:rPr>
          <w:rFonts w:asciiTheme="minorHAnsi" w:hAnsiTheme="minorHAnsi" w:cstheme="minorHAnsi"/>
        </w:rPr>
        <w:t xml:space="preserve">) comprovantes de depósito da caução em dinheiro efetuada em agência da </w:t>
      </w:r>
      <w:r w:rsidR="005B3B24" w:rsidRPr="008F18EC">
        <w:rPr>
          <w:rFonts w:asciiTheme="minorHAnsi" w:hAnsiTheme="minorHAnsi" w:cstheme="minorHAnsi"/>
          <w:bCs/>
        </w:rPr>
        <w:t>Caixa Econômica Federal</w:t>
      </w:r>
      <w:r w:rsidRPr="008F18EC">
        <w:rPr>
          <w:rFonts w:asciiTheme="minorHAnsi" w:hAnsiTheme="minorHAnsi" w:cstheme="minorHAnsi"/>
        </w:rPr>
        <w:t>.</w:t>
      </w:r>
    </w:p>
    <w:p w14:paraId="697C0D06" w14:textId="77777777"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No caso de </w:t>
      </w:r>
      <w:r w:rsidRPr="008F18EC">
        <w:rPr>
          <w:rFonts w:asciiTheme="minorHAnsi" w:hAnsiTheme="minorHAnsi" w:cstheme="minorHAnsi"/>
          <w:b/>
          <w:bCs/>
        </w:rPr>
        <w:t>Garantia da Proposta</w:t>
      </w:r>
      <w:r w:rsidRPr="008F18EC">
        <w:rPr>
          <w:rFonts w:asciiTheme="minorHAnsi" w:hAnsiTheme="minorHAnsi" w:cstheme="minorHAnsi"/>
        </w:rPr>
        <w:t xml:space="preserve"> aportada sob a modalidade de seguro-garantia, devem ser observadas as seguintes exigências adicionais:</w:t>
      </w:r>
    </w:p>
    <w:p w14:paraId="570C9112" w14:textId="77777777" w:rsidR="00A176F8" w:rsidRPr="008F18EC" w:rsidRDefault="00A176F8" w:rsidP="00C041E5">
      <w:pPr>
        <w:pStyle w:val="PargrafodaLista"/>
        <w:numPr>
          <w:ilvl w:val="2"/>
          <w:numId w:val="7"/>
        </w:numPr>
        <w:tabs>
          <w:tab w:val="left" w:pos="181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apólice deverá indicar a </w:t>
      </w:r>
      <w:r w:rsidRPr="008F18EC">
        <w:rPr>
          <w:rFonts w:asciiTheme="minorHAnsi" w:hAnsiTheme="minorHAnsi" w:cstheme="minorHAnsi"/>
          <w:b/>
          <w:bCs/>
        </w:rPr>
        <w:t>Proponente</w:t>
      </w:r>
      <w:r w:rsidRPr="008F18EC">
        <w:rPr>
          <w:rFonts w:asciiTheme="minorHAnsi" w:hAnsiTheme="minorHAnsi" w:cstheme="minorHAnsi"/>
        </w:rPr>
        <w:t xml:space="preserve"> como tomadora e a </w:t>
      </w:r>
      <w:r w:rsidRPr="008F18EC">
        <w:rPr>
          <w:rFonts w:asciiTheme="minorHAnsi" w:hAnsiTheme="minorHAnsi" w:cstheme="minorHAnsi"/>
          <w:b/>
          <w:bCs/>
        </w:rPr>
        <w:t>ANTAQ</w:t>
      </w:r>
      <w:r w:rsidRPr="008F18EC">
        <w:rPr>
          <w:rFonts w:asciiTheme="minorHAnsi" w:hAnsiTheme="minorHAnsi" w:cstheme="minorHAnsi"/>
        </w:rPr>
        <w:t xml:space="preserve"> como beneficiária, e deverá, ainda, observar a legislação e regulamentação aplicáveis, incluindo, sem limitação, os atos normativos da </w:t>
      </w:r>
      <w:r w:rsidRPr="008F18EC">
        <w:rPr>
          <w:rFonts w:asciiTheme="minorHAnsi" w:hAnsiTheme="minorHAnsi" w:cstheme="minorHAnsi"/>
          <w:b/>
          <w:bCs/>
        </w:rPr>
        <w:t>SUSEP</w:t>
      </w:r>
      <w:r w:rsidRPr="008F18EC">
        <w:rPr>
          <w:rFonts w:asciiTheme="minorHAnsi" w:hAnsiTheme="minorHAnsi" w:cstheme="minorHAnsi"/>
        </w:rPr>
        <w:t xml:space="preserve"> aplicáveis a seguros-garantia;</w:t>
      </w:r>
    </w:p>
    <w:p w14:paraId="18263CFA" w14:textId="77777777" w:rsidR="00A176F8" w:rsidRPr="008F18EC" w:rsidRDefault="00A176F8" w:rsidP="00C041E5">
      <w:pPr>
        <w:pStyle w:val="PargrafodaLista"/>
        <w:numPr>
          <w:ilvl w:val="2"/>
          <w:numId w:val="7"/>
        </w:numPr>
        <w:tabs>
          <w:tab w:val="left" w:pos="181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apólice deverá ser emitida por seguradora devidamente constituída e autorizada a operar pela </w:t>
      </w:r>
      <w:r w:rsidRPr="008F18EC">
        <w:rPr>
          <w:rFonts w:asciiTheme="minorHAnsi" w:hAnsiTheme="minorHAnsi" w:cstheme="minorHAnsi"/>
          <w:b/>
          <w:bCs/>
        </w:rPr>
        <w:t>SUSEP</w:t>
      </w:r>
      <w:r w:rsidRPr="008F18EC">
        <w:rPr>
          <w:rFonts w:asciiTheme="minorHAnsi" w:hAnsiTheme="minorHAnsi" w:cstheme="minorHAnsi"/>
        </w:rPr>
        <w:t xml:space="preserve"> e que possua cadastro na</w:t>
      </w:r>
      <w:r w:rsidRPr="008F18EC">
        <w:rPr>
          <w:rFonts w:asciiTheme="minorHAnsi" w:hAnsiTheme="minorHAnsi" w:cstheme="minorHAnsi"/>
          <w:spacing w:val="-23"/>
        </w:rPr>
        <w:t xml:space="preserve"> </w:t>
      </w:r>
      <w:r w:rsidRPr="008F18EC">
        <w:rPr>
          <w:rFonts w:asciiTheme="minorHAnsi" w:hAnsiTheme="minorHAnsi" w:cstheme="minorHAnsi"/>
          <w:b/>
          <w:bCs/>
        </w:rPr>
        <w:t>B3</w:t>
      </w:r>
      <w:r w:rsidRPr="008F18EC">
        <w:rPr>
          <w:rFonts w:asciiTheme="minorHAnsi" w:hAnsiTheme="minorHAnsi" w:cstheme="minorHAnsi"/>
        </w:rPr>
        <w:t>; e</w:t>
      </w:r>
    </w:p>
    <w:p w14:paraId="0DFE09B5" w14:textId="77777777" w:rsidR="00A176F8" w:rsidRPr="008F18EC" w:rsidRDefault="00A176F8" w:rsidP="00C041E5">
      <w:pPr>
        <w:pStyle w:val="PargrafodaLista"/>
        <w:numPr>
          <w:ilvl w:val="2"/>
          <w:numId w:val="7"/>
        </w:numPr>
        <w:tabs>
          <w:tab w:val="left" w:pos="1814"/>
        </w:tabs>
        <w:spacing w:before="240" w:after="240" w:line="300" w:lineRule="exact"/>
        <w:ind w:left="567" w:firstLine="0"/>
        <w:rPr>
          <w:rFonts w:asciiTheme="minorHAnsi" w:hAnsiTheme="minorHAnsi" w:cstheme="minorHAnsi"/>
        </w:rPr>
      </w:pPr>
      <w:r w:rsidRPr="008F18EC">
        <w:rPr>
          <w:rFonts w:asciiTheme="minorHAnsi" w:hAnsiTheme="minorHAnsi" w:cstheme="minorHAnsi"/>
        </w:rPr>
        <w:t>a autenticidade das apólices de seguro-garantia com certificação digital deverá ser passível de verificação no site da seguradora ou da</w:t>
      </w:r>
      <w:r w:rsidRPr="008F18EC">
        <w:rPr>
          <w:rFonts w:asciiTheme="minorHAnsi" w:hAnsiTheme="minorHAnsi" w:cstheme="minorHAnsi"/>
          <w:spacing w:val="-29"/>
        </w:rPr>
        <w:t xml:space="preserve"> </w:t>
      </w:r>
      <w:r w:rsidRPr="008F18EC">
        <w:rPr>
          <w:rFonts w:asciiTheme="minorHAnsi" w:hAnsiTheme="minorHAnsi" w:cstheme="minorHAnsi"/>
          <w:b/>
          <w:bCs/>
        </w:rPr>
        <w:t>SUSEP</w:t>
      </w:r>
      <w:r w:rsidRPr="008F18EC">
        <w:rPr>
          <w:rFonts w:asciiTheme="minorHAnsi" w:hAnsiTheme="minorHAnsi" w:cstheme="minorHAnsi"/>
        </w:rPr>
        <w:t>.</w:t>
      </w:r>
    </w:p>
    <w:p w14:paraId="65C711C9" w14:textId="77777777" w:rsidR="00A176F8" w:rsidRPr="008F18EC" w:rsidRDefault="00A176F8" w:rsidP="00C041E5">
      <w:pPr>
        <w:pStyle w:val="PargrafodaLista"/>
        <w:numPr>
          <w:ilvl w:val="1"/>
          <w:numId w:val="7"/>
        </w:numPr>
        <w:tabs>
          <w:tab w:val="left" w:pos="1812"/>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No caso de </w:t>
      </w:r>
      <w:r w:rsidRPr="008F18EC">
        <w:rPr>
          <w:rFonts w:asciiTheme="minorHAnsi" w:hAnsiTheme="minorHAnsi" w:cstheme="minorHAnsi"/>
          <w:b/>
          <w:bCs/>
        </w:rPr>
        <w:t>Garantia da Proposta</w:t>
      </w:r>
      <w:r w:rsidRPr="008F18EC">
        <w:rPr>
          <w:rFonts w:asciiTheme="minorHAnsi" w:hAnsiTheme="minorHAnsi" w:cstheme="minorHAnsi"/>
        </w:rPr>
        <w:t xml:space="preserve"> aportada sob a modalidade de fiança bancária, devem ser observadas as seguintes exigências adicionais:</w:t>
      </w:r>
    </w:p>
    <w:p w14:paraId="21022C3B" w14:textId="77777777" w:rsidR="00A176F8" w:rsidRPr="008F18EC" w:rsidRDefault="00A176F8" w:rsidP="00C041E5">
      <w:pPr>
        <w:pStyle w:val="PargrafodaLista"/>
        <w:numPr>
          <w:ilvl w:val="2"/>
          <w:numId w:val="7"/>
        </w:numPr>
        <w:tabs>
          <w:tab w:val="left" w:pos="1812"/>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fiança deverá indicar a </w:t>
      </w:r>
      <w:r w:rsidRPr="008F18EC">
        <w:rPr>
          <w:rFonts w:asciiTheme="minorHAnsi" w:hAnsiTheme="minorHAnsi" w:cstheme="minorHAnsi"/>
          <w:b/>
          <w:bCs/>
        </w:rPr>
        <w:t>Proponente</w:t>
      </w:r>
      <w:r w:rsidRPr="008F18EC">
        <w:rPr>
          <w:rFonts w:asciiTheme="minorHAnsi" w:hAnsiTheme="minorHAnsi" w:cstheme="minorHAnsi"/>
        </w:rPr>
        <w:t xml:space="preserve"> como afiançada e que as obrigações da fiança tenham a </w:t>
      </w:r>
      <w:r w:rsidRPr="008F18EC">
        <w:rPr>
          <w:rFonts w:asciiTheme="minorHAnsi" w:hAnsiTheme="minorHAnsi" w:cstheme="minorHAnsi"/>
          <w:b/>
          <w:bCs/>
        </w:rPr>
        <w:t>ANTAQ</w:t>
      </w:r>
      <w:r w:rsidRPr="008F18EC">
        <w:rPr>
          <w:rFonts w:asciiTheme="minorHAnsi" w:hAnsiTheme="minorHAnsi" w:cstheme="minorHAnsi"/>
        </w:rPr>
        <w:t xml:space="preserve"> como favorecida;</w:t>
      </w:r>
    </w:p>
    <w:p w14:paraId="6B678F99" w14:textId="77777777" w:rsidR="00A176F8" w:rsidRPr="008F18EC" w:rsidRDefault="00A176F8" w:rsidP="00C041E5">
      <w:pPr>
        <w:pStyle w:val="PargrafodaLista"/>
        <w:numPr>
          <w:ilvl w:val="2"/>
          <w:numId w:val="7"/>
        </w:numPr>
        <w:tabs>
          <w:tab w:val="left" w:pos="1812"/>
        </w:tabs>
        <w:spacing w:before="240" w:after="240" w:line="300" w:lineRule="exact"/>
        <w:ind w:left="567" w:firstLine="0"/>
        <w:rPr>
          <w:rFonts w:asciiTheme="minorHAnsi" w:hAnsiTheme="minorHAnsi" w:cstheme="minorHAnsi"/>
        </w:rPr>
      </w:pPr>
      <w:r w:rsidRPr="008F18EC">
        <w:rPr>
          <w:rFonts w:asciiTheme="minorHAnsi" w:hAnsiTheme="minorHAnsi" w:cstheme="minorHAnsi"/>
        </w:rPr>
        <w:t>a fiadora escolhida deverá possuir cadastro na</w:t>
      </w:r>
      <w:r w:rsidRPr="008F18EC">
        <w:rPr>
          <w:rFonts w:asciiTheme="minorHAnsi" w:hAnsiTheme="minorHAnsi" w:cstheme="minorHAnsi"/>
          <w:spacing w:val="-29"/>
        </w:rPr>
        <w:t xml:space="preserve"> </w:t>
      </w:r>
      <w:r w:rsidRPr="008F18EC">
        <w:rPr>
          <w:rFonts w:asciiTheme="minorHAnsi" w:hAnsiTheme="minorHAnsi" w:cstheme="minorHAnsi"/>
          <w:b/>
          <w:bCs/>
        </w:rPr>
        <w:t>B3</w:t>
      </w:r>
      <w:r w:rsidRPr="008F18EC">
        <w:rPr>
          <w:rFonts w:asciiTheme="minorHAnsi" w:hAnsiTheme="minorHAnsi" w:cstheme="minorHAnsi"/>
        </w:rPr>
        <w:t>;</w:t>
      </w:r>
    </w:p>
    <w:p w14:paraId="7EFCDB50" w14:textId="77777777" w:rsidR="00A176F8" w:rsidRPr="008F18EC" w:rsidRDefault="00A176F8" w:rsidP="00C041E5">
      <w:pPr>
        <w:pStyle w:val="PargrafodaLista"/>
        <w:numPr>
          <w:ilvl w:val="2"/>
          <w:numId w:val="7"/>
        </w:numPr>
        <w:tabs>
          <w:tab w:val="left" w:pos="1812"/>
        </w:tabs>
        <w:spacing w:before="240" w:after="240" w:line="300" w:lineRule="exact"/>
        <w:ind w:left="567" w:firstLine="0"/>
        <w:rPr>
          <w:rFonts w:asciiTheme="minorHAnsi" w:hAnsiTheme="minorHAnsi" w:cstheme="minorHAnsi"/>
        </w:rPr>
      </w:pPr>
      <w:r w:rsidRPr="008F18EC">
        <w:rPr>
          <w:rFonts w:asciiTheme="minorHAnsi" w:hAnsiTheme="minorHAnsi" w:cstheme="minorHAnsi"/>
        </w:rPr>
        <w:t>a fiadora deverá renunciar a qualquer benefício de ordem;</w:t>
      </w:r>
    </w:p>
    <w:p w14:paraId="45767A48" w14:textId="77777777" w:rsidR="00A176F8" w:rsidRPr="008F18EC" w:rsidRDefault="00A176F8" w:rsidP="00C041E5">
      <w:pPr>
        <w:pStyle w:val="PargrafodaLista"/>
        <w:numPr>
          <w:ilvl w:val="2"/>
          <w:numId w:val="7"/>
        </w:numPr>
        <w:tabs>
          <w:tab w:val="left" w:pos="1812"/>
        </w:tabs>
        <w:spacing w:before="240" w:after="240" w:line="300" w:lineRule="exact"/>
        <w:ind w:left="567" w:firstLine="0"/>
        <w:rPr>
          <w:rFonts w:asciiTheme="minorHAnsi" w:hAnsiTheme="minorHAnsi" w:cstheme="minorHAnsi"/>
        </w:rPr>
      </w:pPr>
      <w:r w:rsidRPr="008F18EC">
        <w:rPr>
          <w:rFonts w:asciiTheme="minorHAnsi" w:hAnsiTheme="minorHAnsi" w:cstheme="minorHAnsi"/>
        </w:rPr>
        <w:t>a fiadora deverá ser banco comercial, de investimento e/ou múltiplo, autorizada a funcionar no Brasil, segundo a legislação brasileira e o regulamento próprio do setor financeiro, e deverá observar as vedações do Conselho Monetário Nacional quanto aos limites de endividamento e diversificação do</w:t>
      </w:r>
      <w:r w:rsidRPr="008F18EC">
        <w:rPr>
          <w:rFonts w:asciiTheme="minorHAnsi" w:hAnsiTheme="minorHAnsi" w:cstheme="minorHAnsi"/>
          <w:spacing w:val="-4"/>
        </w:rPr>
        <w:t xml:space="preserve"> </w:t>
      </w:r>
      <w:r w:rsidRPr="008F18EC">
        <w:rPr>
          <w:rFonts w:asciiTheme="minorHAnsi" w:hAnsiTheme="minorHAnsi" w:cstheme="minorHAnsi"/>
        </w:rPr>
        <w:t>risco;</w:t>
      </w:r>
    </w:p>
    <w:p w14:paraId="6D3DFD7C" w14:textId="4A06D703" w:rsidR="00A176F8" w:rsidRPr="008F18EC" w:rsidRDefault="00A176F8" w:rsidP="00C041E5">
      <w:pPr>
        <w:pStyle w:val="PargrafodaLista"/>
        <w:numPr>
          <w:ilvl w:val="2"/>
          <w:numId w:val="7"/>
        </w:numPr>
        <w:tabs>
          <w:tab w:val="left" w:pos="1812"/>
        </w:tabs>
        <w:spacing w:before="240" w:after="240" w:line="300" w:lineRule="exact"/>
        <w:ind w:left="567" w:firstLine="0"/>
        <w:rPr>
          <w:rFonts w:asciiTheme="minorHAnsi" w:hAnsiTheme="minorHAnsi" w:cstheme="minorHAnsi"/>
        </w:rPr>
      </w:pPr>
      <w:bookmarkStart w:id="387" w:name="_Ref72402690"/>
      <w:r w:rsidRPr="008F18EC">
        <w:rPr>
          <w:rFonts w:asciiTheme="minorHAnsi" w:hAnsiTheme="minorHAnsi" w:cstheme="minorHAnsi"/>
        </w:rPr>
        <w:t xml:space="preserve">a fiadora deverá ser instituição financeira classificada entre o primeiro e o segundo piso, ou seja, entre “A” e “B” na escala de </w:t>
      </w:r>
      <w:r w:rsidRPr="008F18EC">
        <w:rPr>
          <w:rFonts w:asciiTheme="minorHAnsi" w:hAnsiTheme="minorHAnsi" w:cstheme="minorHAnsi"/>
          <w:i/>
        </w:rPr>
        <w:t xml:space="preserve">rating </w:t>
      </w:r>
      <w:r w:rsidRPr="008F18EC">
        <w:rPr>
          <w:rFonts w:asciiTheme="minorHAnsi" w:hAnsiTheme="minorHAnsi" w:cstheme="minorHAnsi"/>
        </w:rPr>
        <w:t>de longo prazo de, no mínimo, uma das seguintes agências de classificação de risco: Fitch Ratings, Moody’s ou Standard &amp; Poors; e</w:t>
      </w:r>
      <w:bookmarkEnd w:id="387"/>
    </w:p>
    <w:p w14:paraId="7E327C5F" w14:textId="77777777" w:rsidR="00A176F8" w:rsidRPr="008F18EC" w:rsidRDefault="00A176F8" w:rsidP="00C041E5">
      <w:pPr>
        <w:pStyle w:val="PargrafodaLista"/>
        <w:numPr>
          <w:ilvl w:val="2"/>
          <w:numId w:val="7"/>
        </w:numPr>
        <w:tabs>
          <w:tab w:val="left" w:pos="1812"/>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instituição financeira deverá possuir o sistema EMVIA, para que a </w:t>
      </w:r>
      <w:r w:rsidRPr="008F18EC">
        <w:rPr>
          <w:rFonts w:asciiTheme="minorHAnsi" w:hAnsiTheme="minorHAnsi" w:cstheme="minorHAnsi"/>
          <w:b/>
          <w:bCs/>
        </w:rPr>
        <w:t>B3</w:t>
      </w:r>
      <w:r w:rsidRPr="008F18EC">
        <w:rPr>
          <w:rFonts w:asciiTheme="minorHAnsi" w:hAnsiTheme="minorHAnsi" w:cstheme="minorHAnsi"/>
        </w:rPr>
        <w:t xml:space="preserve"> verifique a autenticidade da fiança.</w:t>
      </w:r>
    </w:p>
    <w:p w14:paraId="71DA524D" w14:textId="77777777" w:rsidR="00A176F8" w:rsidRPr="008F18EC" w:rsidRDefault="00A176F8" w:rsidP="00C041E5">
      <w:pPr>
        <w:pStyle w:val="PargrafodaLista"/>
        <w:numPr>
          <w:ilvl w:val="1"/>
          <w:numId w:val="7"/>
        </w:numPr>
        <w:tabs>
          <w:tab w:val="left" w:pos="1812"/>
        </w:tabs>
        <w:spacing w:before="240" w:after="240" w:line="300" w:lineRule="exact"/>
        <w:ind w:left="0" w:hanging="2"/>
        <w:rPr>
          <w:rFonts w:asciiTheme="minorHAnsi" w:hAnsiTheme="minorHAnsi" w:cstheme="minorHAnsi"/>
        </w:rPr>
      </w:pPr>
      <w:r w:rsidRPr="008F18EC">
        <w:rPr>
          <w:rFonts w:asciiTheme="minorHAnsi" w:hAnsiTheme="minorHAnsi" w:cstheme="minorHAnsi"/>
        </w:rPr>
        <w:t>Nas modalidades de seguro-garantia e fiança bancária, os instrumentos de garantia deverão</w:t>
      </w:r>
      <w:r w:rsidRPr="008F18EC">
        <w:rPr>
          <w:rFonts w:asciiTheme="minorHAnsi" w:hAnsiTheme="minorHAnsi" w:cstheme="minorHAnsi"/>
          <w:spacing w:val="-9"/>
        </w:rPr>
        <w:t xml:space="preserve"> </w:t>
      </w:r>
      <w:r w:rsidRPr="008F18EC">
        <w:rPr>
          <w:rFonts w:asciiTheme="minorHAnsi" w:hAnsiTheme="minorHAnsi" w:cstheme="minorHAnsi"/>
        </w:rPr>
        <w:t>ter:</w:t>
      </w:r>
    </w:p>
    <w:p w14:paraId="5F9455AC" w14:textId="77777777"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seu valor expresso em Reais (R$); e</w:t>
      </w:r>
    </w:p>
    <w:p w14:paraId="58A79182" w14:textId="77777777"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assinatura dos administradores da sociedade emitente (podendo ser assinatura com certificação digital, no caso de apólice emitida dessa forma), com comprovação dos respectivos poderes para representação.</w:t>
      </w:r>
    </w:p>
    <w:p w14:paraId="2F8602E4" w14:textId="01BBF347" w:rsidR="00A176F8" w:rsidRPr="008F18EC" w:rsidRDefault="00A176F8" w:rsidP="00C041E5">
      <w:pPr>
        <w:pStyle w:val="PargrafodaLista"/>
        <w:numPr>
          <w:ilvl w:val="1"/>
          <w:numId w:val="7"/>
        </w:numPr>
        <w:tabs>
          <w:tab w:val="left" w:pos="1812"/>
        </w:tabs>
        <w:spacing w:before="240" w:after="240" w:line="300" w:lineRule="exact"/>
        <w:ind w:left="0" w:firstLine="0"/>
        <w:rPr>
          <w:rFonts w:asciiTheme="minorHAnsi" w:hAnsiTheme="minorHAnsi" w:cstheme="minorHAnsi"/>
        </w:rPr>
      </w:pPr>
      <w:r w:rsidRPr="008F18EC">
        <w:rPr>
          <w:rFonts w:asciiTheme="minorHAnsi" w:hAnsiTheme="minorHAnsi" w:cstheme="minorHAnsi"/>
        </w:rPr>
        <w:lastRenderedPageBreak/>
        <w:t>No caso d</w:t>
      </w:r>
      <w:r w:rsidR="000B3CD2" w:rsidRPr="008F18EC">
        <w:rPr>
          <w:rFonts w:asciiTheme="minorHAnsi" w:hAnsiTheme="minorHAnsi" w:cstheme="minorHAnsi"/>
        </w:rPr>
        <w:t>e</w:t>
      </w:r>
      <w:r w:rsidRPr="008F18EC">
        <w:rPr>
          <w:rFonts w:asciiTheme="minorHAnsi" w:hAnsiTheme="minorHAnsi" w:cstheme="minorHAnsi"/>
        </w:rPr>
        <w:t xml:space="preserve"> </w:t>
      </w:r>
      <w:r w:rsidRPr="008F18EC">
        <w:rPr>
          <w:rFonts w:asciiTheme="minorHAnsi" w:hAnsiTheme="minorHAnsi" w:cstheme="minorHAnsi"/>
          <w:b/>
          <w:bCs/>
        </w:rPr>
        <w:t>Garantia da Proposta</w:t>
      </w:r>
      <w:r w:rsidRPr="008F18EC">
        <w:rPr>
          <w:rFonts w:asciiTheme="minorHAnsi" w:hAnsiTheme="minorHAnsi" w:cstheme="minorHAnsi"/>
          <w:spacing w:val="-13"/>
        </w:rPr>
        <w:t xml:space="preserve"> </w:t>
      </w:r>
      <w:r w:rsidRPr="008F18EC">
        <w:rPr>
          <w:rFonts w:asciiTheme="minorHAnsi" w:hAnsiTheme="minorHAnsi" w:cstheme="minorHAnsi"/>
        </w:rPr>
        <w:t>aportada sob a modalidade de caução de títulos públicos</w:t>
      </w:r>
      <w:r w:rsidRPr="008F18EC">
        <w:rPr>
          <w:rFonts w:asciiTheme="minorHAnsi" w:hAnsiTheme="minorHAnsi" w:cstheme="minorHAnsi"/>
          <w:spacing w:val="-20"/>
        </w:rPr>
        <w:t xml:space="preserve"> </w:t>
      </w:r>
      <w:r w:rsidRPr="008F18EC">
        <w:rPr>
          <w:rFonts w:asciiTheme="minorHAnsi" w:hAnsiTheme="minorHAnsi" w:cstheme="minorHAnsi"/>
        </w:rPr>
        <w:t>federais:</w:t>
      </w:r>
    </w:p>
    <w:p w14:paraId="4329B66D" w14:textId="15803262"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Proponente</w:t>
      </w:r>
      <w:r w:rsidRPr="008F18EC">
        <w:rPr>
          <w:rFonts w:asciiTheme="minorHAnsi" w:hAnsiTheme="minorHAnsi" w:cstheme="minorHAnsi"/>
        </w:rPr>
        <w:t xml:space="preserve"> detentora de carteira própria de títulos públicos federais deverá proceder ao aporte da </w:t>
      </w:r>
      <w:r w:rsidRPr="008F18EC">
        <w:rPr>
          <w:rFonts w:asciiTheme="minorHAnsi" w:hAnsiTheme="minorHAnsi" w:cstheme="minorHAnsi"/>
          <w:b/>
          <w:bCs/>
        </w:rPr>
        <w:t>Garantia da Proposta</w:t>
      </w:r>
      <w:r w:rsidRPr="008F18EC">
        <w:rPr>
          <w:rFonts w:asciiTheme="minorHAnsi" w:hAnsiTheme="minorHAnsi" w:cstheme="minorHAnsi"/>
        </w:rPr>
        <w:t xml:space="preserve"> mediante a transferência desses títulos no Sistema Especial de Liquidação e Custódia (SELIC), para a conta mantida pela </w:t>
      </w:r>
      <w:r w:rsidRPr="008F18EC">
        <w:rPr>
          <w:rFonts w:asciiTheme="minorHAnsi" w:hAnsiTheme="minorHAnsi" w:cstheme="minorHAnsi"/>
          <w:b/>
          <w:bCs/>
        </w:rPr>
        <w:t>B3</w:t>
      </w:r>
      <w:r w:rsidRPr="008F18EC">
        <w:rPr>
          <w:rFonts w:asciiTheme="minorHAnsi" w:hAnsiTheme="minorHAnsi" w:cstheme="minorHAnsi"/>
        </w:rPr>
        <w:t xml:space="preserve"> no</w:t>
      </w:r>
      <w:r w:rsidRPr="008F18EC">
        <w:rPr>
          <w:rFonts w:asciiTheme="minorHAnsi" w:hAnsiTheme="minorHAnsi" w:cstheme="minorHAnsi"/>
          <w:spacing w:val="-23"/>
        </w:rPr>
        <w:t xml:space="preserve"> </w:t>
      </w:r>
      <w:r w:rsidRPr="008F18EC">
        <w:rPr>
          <w:rFonts w:asciiTheme="minorHAnsi" w:hAnsiTheme="minorHAnsi" w:cstheme="minorHAnsi"/>
        </w:rPr>
        <w:t>sistema;</w:t>
      </w:r>
    </w:p>
    <w:p w14:paraId="32484605" w14:textId="77777777"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os títulos públicos serão valorados diariamente pelo seu valor econômico, conforme definido pelo Ministério da Fazenda e apurado pela </w:t>
      </w:r>
      <w:r w:rsidRPr="008F18EC">
        <w:rPr>
          <w:rFonts w:asciiTheme="minorHAnsi" w:hAnsiTheme="minorHAnsi" w:cstheme="minorHAnsi"/>
          <w:b/>
          <w:bCs/>
        </w:rPr>
        <w:t>B3</w:t>
      </w:r>
      <w:r w:rsidRPr="008F18EC">
        <w:rPr>
          <w:rFonts w:asciiTheme="minorHAnsi" w:hAnsiTheme="minorHAnsi" w:cstheme="minorHAnsi"/>
        </w:rPr>
        <w:t>; e</w:t>
      </w:r>
    </w:p>
    <w:p w14:paraId="19B3002A" w14:textId="77777777"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serão aceitos apenas os seguintes títulos públicos federais: (i) Tesouro Prefixado (Letras do Tesouro Nacional – LTN); (</w:t>
      </w:r>
      <w:proofErr w:type="spellStart"/>
      <w:r w:rsidRPr="008F18EC">
        <w:rPr>
          <w:rFonts w:asciiTheme="minorHAnsi" w:hAnsiTheme="minorHAnsi" w:cstheme="minorHAnsi"/>
        </w:rPr>
        <w:t>ii</w:t>
      </w:r>
      <w:proofErr w:type="spellEnd"/>
      <w:r w:rsidRPr="008F18EC">
        <w:rPr>
          <w:rFonts w:asciiTheme="minorHAnsi" w:hAnsiTheme="minorHAnsi" w:cstheme="minorHAnsi"/>
        </w:rPr>
        <w:t>) Tesouro SELIC (Letras Financeiras do Tesouro – LFT); (</w:t>
      </w:r>
      <w:proofErr w:type="spellStart"/>
      <w:r w:rsidRPr="008F18EC">
        <w:rPr>
          <w:rFonts w:asciiTheme="minorHAnsi" w:hAnsiTheme="minorHAnsi" w:cstheme="minorHAnsi"/>
        </w:rPr>
        <w:t>iii</w:t>
      </w:r>
      <w:proofErr w:type="spellEnd"/>
      <w:r w:rsidRPr="008F18EC">
        <w:rPr>
          <w:rFonts w:asciiTheme="minorHAnsi" w:hAnsiTheme="minorHAnsi" w:cstheme="minorHAnsi"/>
        </w:rPr>
        <w:t>) Tesouro IPCA+ com Juros Semestrais (Notas do Tesouro Nacional - série B - NTN -</w:t>
      </w:r>
      <w:proofErr w:type="gramStart"/>
      <w:r w:rsidRPr="008F18EC">
        <w:rPr>
          <w:rFonts w:asciiTheme="minorHAnsi" w:hAnsiTheme="minorHAnsi" w:cstheme="minorHAnsi"/>
        </w:rPr>
        <w:t>B )</w:t>
      </w:r>
      <w:proofErr w:type="gramEnd"/>
      <w:r w:rsidRPr="008F18EC">
        <w:rPr>
          <w:rFonts w:asciiTheme="minorHAnsi" w:hAnsiTheme="minorHAnsi" w:cstheme="minorHAnsi"/>
        </w:rPr>
        <w:t>; ou (</w:t>
      </w:r>
      <w:proofErr w:type="spellStart"/>
      <w:r w:rsidRPr="008F18EC">
        <w:rPr>
          <w:rFonts w:asciiTheme="minorHAnsi" w:hAnsiTheme="minorHAnsi" w:cstheme="minorHAnsi"/>
        </w:rPr>
        <w:t>iv</w:t>
      </w:r>
      <w:proofErr w:type="spellEnd"/>
      <w:r w:rsidRPr="008F18EC">
        <w:rPr>
          <w:rFonts w:asciiTheme="minorHAnsi" w:hAnsiTheme="minorHAnsi" w:cstheme="minorHAnsi"/>
        </w:rPr>
        <w:t>) Tesouro Prefixado com Juros Semestrais (Notas do Tesouro Nacional - série F - NTN-F).</w:t>
      </w:r>
    </w:p>
    <w:p w14:paraId="2416B4D1" w14:textId="57FE58AE" w:rsidR="00F500AE" w:rsidRPr="008F18EC" w:rsidRDefault="00F500AE" w:rsidP="00F500AE">
      <w:pPr>
        <w:pStyle w:val="PargrafodaLista"/>
        <w:numPr>
          <w:ilvl w:val="1"/>
          <w:numId w:val="7"/>
        </w:numPr>
        <w:tabs>
          <w:tab w:val="left" w:pos="2664"/>
        </w:tabs>
        <w:spacing w:before="240" w:after="240" w:line="300" w:lineRule="exact"/>
        <w:rPr>
          <w:rFonts w:asciiTheme="minorHAnsi" w:hAnsiTheme="minorHAnsi" w:cstheme="minorHAnsi"/>
        </w:rPr>
      </w:pPr>
      <w:r w:rsidRPr="008F18EC">
        <w:rPr>
          <w:rFonts w:asciiTheme="minorHAnsi" w:hAnsiTheme="minorHAnsi" w:cstheme="minorHAnsi"/>
        </w:rPr>
        <w:t>No caso d</w:t>
      </w:r>
      <w:r w:rsidR="000B3CD2" w:rsidRPr="008F18EC">
        <w:rPr>
          <w:rFonts w:asciiTheme="minorHAnsi" w:hAnsiTheme="minorHAnsi" w:cstheme="minorHAnsi"/>
        </w:rPr>
        <w:t>e</w:t>
      </w:r>
      <w:r w:rsidRPr="008F18EC">
        <w:rPr>
          <w:rFonts w:asciiTheme="minorHAnsi" w:hAnsiTheme="minorHAnsi" w:cstheme="minorHAnsi"/>
        </w:rPr>
        <w:t xml:space="preserve"> </w:t>
      </w:r>
      <w:r w:rsidRPr="008F18EC">
        <w:rPr>
          <w:rFonts w:asciiTheme="minorHAnsi" w:hAnsiTheme="minorHAnsi" w:cstheme="minorHAnsi"/>
          <w:b/>
          <w:bCs/>
        </w:rPr>
        <w:t>Garantia d</w:t>
      </w:r>
      <w:r w:rsidR="000B3CD2" w:rsidRPr="008F18EC">
        <w:rPr>
          <w:rFonts w:asciiTheme="minorHAnsi" w:hAnsiTheme="minorHAnsi" w:cstheme="minorHAnsi"/>
          <w:b/>
          <w:bCs/>
        </w:rPr>
        <w:t>a</w:t>
      </w:r>
      <w:r w:rsidRPr="008F18EC">
        <w:rPr>
          <w:rFonts w:asciiTheme="minorHAnsi" w:hAnsiTheme="minorHAnsi" w:cstheme="minorHAnsi"/>
          <w:b/>
          <w:bCs/>
        </w:rPr>
        <w:t xml:space="preserve"> Proposta</w:t>
      </w:r>
      <w:r w:rsidRPr="008F18EC">
        <w:rPr>
          <w:rFonts w:asciiTheme="minorHAnsi" w:hAnsiTheme="minorHAnsi" w:cstheme="minorHAnsi"/>
        </w:rPr>
        <w:t xml:space="preserve"> aportada sob a modalidade título de capitalização:</w:t>
      </w:r>
    </w:p>
    <w:p w14:paraId="162379F7" w14:textId="7CAC752F" w:rsidR="00F500AE" w:rsidRPr="008F18EC" w:rsidRDefault="000B3CD2" w:rsidP="00F500AE">
      <w:pPr>
        <w:pStyle w:val="PargrafodaLista"/>
        <w:numPr>
          <w:ilvl w:val="2"/>
          <w:numId w:val="7"/>
        </w:numPr>
        <w:tabs>
          <w:tab w:val="left" w:pos="1843"/>
        </w:tabs>
        <w:spacing w:before="240" w:after="240" w:line="300" w:lineRule="exact"/>
        <w:ind w:left="567" w:firstLine="0"/>
        <w:rPr>
          <w:rFonts w:asciiTheme="minorHAnsi" w:hAnsiTheme="minorHAnsi" w:cstheme="minorHAnsi"/>
        </w:rPr>
      </w:pPr>
      <w:r w:rsidRPr="008F18EC">
        <w:rPr>
          <w:rFonts w:asciiTheme="minorHAnsi" w:hAnsiTheme="minorHAnsi" w:cstheme="minorHAnsi"/>
        </w:rPr>
        <w:t>s</w:t>
      </w:r>
      <w:r w:rsidR="00F500AE" w:rsidRPr="008F18EC">
        <w:rPr>
          <w:rFonts w:asciiTheme="minorHAnsi" w:hAnsiTheme="minorHAnsi" w:cstheme="minorHAnsi"/>
        </w:rPr>
        <w:t>erá custeada por pagamento único, com resgate pelo valor total, e deverão ser observados o Decreto-</w:t>
      </w:r>
      <w:r w:rsidR="00051497" w:rsidRPr="008F18EC">
        <w:rPr>
          <w:rFonts w:asciiTheme="minorHAnsi" w:hAnsiTheme="minorHAnsi" w:cstheme="minorHAnsi"/>
        </w:rPr>
        <w:t>Lei Federal nº</w:t>
      </w:r>
      <w:r w:rsidR="00F500AE" w:rsidRPr="008F18EC">
        <w:rPr>
          <w:rFonts w:asciiTheme="minorHAnsi" w:hAnsiTheme="minorHAnsi" w:cstheme="minorHAnsi"/>
        </w:rPr>
        <w:t xml:space="preserve"> 261, de</w:t>
      </w:r>
      <w:r w:rsidR="0050439C" w:rsidRPr="008F18EC">
        <w:rPr>
          <w:rFonts w:asciiTheme="minorHAnsi" w:hAnsiTheme="minorHAnsi" w:cstheme="minorHAnsi"/>
        </w:rPr>
        <w:t xml:space="preserve"> 28 de fevereiro de</w:t>
      </w:r>
      <w:r w:rsidR="00F500AE" w:rsidRPr="008F18EC">
        <w:rPr>
          <w:rFonts w:asciiTheme="minorHAnsi" w:hAnsiTheme="minorHAnsi" w:cstheme="minorHAnsi"/>
        </w:rPr>
        <w:t xml:space="preserve"> 1967, a Resolução CNSP nº 384, de </w:t>
      </w:r>
      <w:r w:rsidR="00DC1B13" w:rsidRPr="008F18EC">
        <w:rPr>
          <w:rFonts w:asciiTheme="minorHAnsi" w:hAnsiTheme="minorHAnsi" w:cstheme="minorHAnsi"/>
        </w:rPr>
        <w:t xml:space="preserve">9 de junho de </w:t>
      </w:r>
      <w:r w:rsidR="00F500AE" w:rsidRPr="008F18EC">
        <w:rPr>
          <w:rFonts w:asciiTheme="minorHAnsi" w:hAnsiTheme="minorHAnsi" w:cstheme="minorHAnsi"/>
        </w:rPr>
        <w:t xml:space="preserve">2020, e a Circular Susep nº 656, de </w:t>
      </w:r>
      <w:r w:rsidR="001E003D" w:rsidRPr="008F18EC">
        <w:rPr>
          <w:rFonts w:asciiTheme="minorHAnsi" w:hAnsiTheme="minorHAnsi" w:cstheme="minorHAnsi"/>
        </w:rPr>
        <w:t xml:space="preserve">11 de março de </w:t>
      </w:r>
      <w:r w:rsidR="00F500AE" w:rsidRPr="008F18EC">
        <w:rPr>
          <w:rFonts w:asciiTheme="minorHAnsi" w:hAnsiTheme="minorHAnsi" w:cstheme="minorHAnsi"/>
        </w:rPr>
        <w:t>2022;</w:t>
      </w:r>
    </w:p>
    <w:p w14:paraId="6A0AA982" w14:textId="7F187D96" w:rsidR="00F500AE" w:rsidRPr="008F18EC" w:rsidRDefault="000B3CD2" w:rsidP="00F500AE">
      <w:pPr>
        <w:pStyle w:val="PargrafodaLista"/>
        <w:numPr>
          <w:ilvl w:val="2"/>
          <w:numId w:val="7"/>
        </w:numPr>
        <w:tabs>
          <w:tab w:val="left" w:pos="1843"/>
        </w:tabs>
        <w:spacing w:before="240" w:after="240" w:line="300" w:lineRule="exact"/>
        <w:ind w:left="567" w:firstLine="0"/>
        <w:rPr>
          <w:rFonts w:asciiTheme="minorHAnsi" w:hAnsiTheme="minorHAnsi" w:cstheme="minorHAnsi"/>
        </w:rPr>
      </w:pPr>
      <w:r w:rsidRPr="008F18EC">
        <w:rPr>
          <w:rFonts w:asciiTheme="minorHAnsi" w:hAnsiTheme="minorHAnsi" w:cstheme="minorHAnsi"/>
        </w:rPr>
        <w:t>o</w:t>
      </w:r>
      <w:r w:rsidR="00F500AE" w:rsidRPr="008F18EC">
        <w:rPr>
          <w:rFonts w:asciiTheme="minorHAnsi" w:hAnsiTheme="minorHAnsi" w:cstheme="minorHAnsi"/>
        </w:rPr>
        <w:t xml:space="preserve"> contrato, a ser celebrado entre a </w:t>
      </w:r>
      <w:r w:rsidR="00F500AE" w:rsidRPr="008F18EC">
        <w:rPr>
          <w:rFonts w:asciiTheme="minorHAnsi" w:hAnsiTheme="minorHAnsi" w:cstheme="minorHAnsi"/>
          <w:b/>
          <w:bCs/>
        </w:rPr>
        <w:t>Proponente</w:t>
      </w:r>
      <w:r w:rsidR="00F500AE" w:rsidRPr="008F18EC">
        <w:rPr>
          <w:rFonts w:asciiTheme="minorHAnsi" w:hAnsiTheme="minorHAnsi" w:cstheme="minorHAnsi"/>
        </w:rPr>
        <w:t xml:space="preserve"> e uma Sociedade de Capitalização, regularmente autorizada a operar pela </w:t>
      </w:r>
      <w:r w:rsidR="004F26E9" w:rsidRPr="008F18EC">
        <w:rPr>
          <w:rFonts w:asciiTheme="minorHAnsi" w:hAnsiTheme="minorHAnsi" w:cstheme="minorHAnsi"/>
          <w:b/>
          <w:bCs/>
        </w:rPr>
        <w:t>SUSEP</w:t>
      </w:r>
      <w:r w:rsidR="00F500AE" w:rsidRPr="008F18EC">
        <w:rPr>
          <w:rFonts w:asciiTheme="minorHAnsi" w:hAnsiTheme="minorHAnsi" w:cstheme="minorHAnsi"/>
        </w:rPr>
        <w:t>, deve ser estruturado nos moldes de Instrumento de Garantia, e deve conter cláusulas obrigatórias relativas à finalidade da garantia e ao estabelecimento de pagamento único pelo valor total do título, não sendo admitidos instrumentos com previsão de pagamento parcelado (seja do prêmio ou da cota);</w:t>
      </w:r>
      <w:r w:rsidR="004F26E9" w:rsidRPr="008F18EC">
        <w:rPr>
          <w:rFonts w:asciiTheme="minorHAnsi" w:hAnsiTheme="minorHAnsi" w:cstheme="minorHAnsi"/>
        </w:rPr>
        <w:t xml:space="preserve"> e</w:t>
      </w:r>
    </w:p>
    <w:p w14:paraId="0B17B3A3" w14:textId="6996EAE3" w:rsidR="00F500AE" w:rsidRPr="008F18EC" w:rsidRDefault="000B3CD2" w:rsidP="007D6A54">
      <w:pPr>
        <w:pStyle w:val="PargrafodaLista"/>
        <w:numPr>
          <w:ilvl w:val="2"/>
          <w:numId w:val="7"/>
        </w:numPr>
        <w:tabs>
          <w:tab w:val="left" w:pos="1843"/>
        </w:tabs>
        <w:spacing w:before="240" w:after="240" w:line="300" w:lineRule="exact"/>
        <w:ind w:left="567" w:firstLine="0"/>
        <w:rPr>
          <w:rFonts w:asciiTheme="minorHAnsi" w:hAnsiTheme="minorHAnsi" w:cstheme="minorHAnsi"/>
        </w:rPr>
      </w:pPr>
      <w:r w:rsidRPr="008F18EC">
        <w:rPr>
          <w:rFonts w:asciiTheme="minorHAnsi" w:hAnsiTheme="minorHAnsi" w:cstheme="minorHAnsi"/>
        </w:rPr>
        <w:t>a</w:t>
      </w:r>
      <w:r w:rsidR="00F500AE" w:rsidRPr="008F18EC">
        <w:rPr>
          <w:rFonts w:asciiTheme="minorHAnsi" w:hAnsiTheme="minorHAnsi" w:cstheme="minorHAnsi"/>
        </w:rPr>
        <w:t>s obrigações decorrentes do contrato celebrado de título de capitalização devem estar garantidas mediante a constituição de provisões técnicas, na forma estabelecida pelo Conselho Nacional de Seguros Privados (CNSP).</w:t>
      </w:r>
    </w:p>
    <w:p w14:paraId="031A16A4" w14:textId="3380EA63"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B3</w:t>
      </w:r>
      <w:r w:rsidRPr="008F18EC">
        <w:rPr>
          <w:rFonts w:asciiTheme="minorHAnsi" w:hAnsiTheme="minorHAnsi" w:cstheme="minorHAnsi"/>
        </w:rPr>
        <w:t xml:space="preserve"> analisará a regularidade e</w:t>
      </w:r>
      <w:r w:rsidR="00A65AC3" w:rsidRPr="008F18EC">
        <w:rPr>
          <w:rFonts w:asciiTheme="minorHAnsi" w:hAnsiTheme="minorHAnsi" w:cstheme="minorHAnsi"/>
        </w:rPr>
        <w:t xml:space="preserve"> a</w:t>
      </w:r>
      <w:r w:rsidRPr="008F18EC">
        <w:rPr>
          <w:rFonts w:asciiTheme="minorHAnsi" w:hAnsiTheme="minorHAnsi" w:cstheme="minorHAnsi"/>
        </w:rPr>
        <w:t xml:space="preserve"> efetividade das </w:t>
      </w:r>
      <w:r w:rsidRPr="008F18EC">
        <w:rPr>
          <w:rFonts w:asciiTheme="minorHAnsi" w:hAnsiTheme="minorHAnsi" w:cstheme="minorHAnsi"/>
          <w:b/>
          <w:bCs/>
        </w:rPr>
        <w:t>Garantias d</w:t>
      </w:r>
      <w:r w:rsidR="006A29E7" w:rsidRPr="008F18EC">
        <w:rPr>
          <w:rFonts w:asciiTheme="minorHAnsi" w:hAnsiTheme="minorHAnsi" w:cstheme="minorHAnsi"/>
          <w:b/>
          <w:bCs/>
        </w:rPr>
        <w:t>a</w:t>
      </w:r>
      <w:r w:rsidRPr="008F18EC">
        <w:rPr>
          <w:rFonts w:asciiTheme="minorHAnsi" w:hAnsiTheme="minorHAnsi" w:cstheme="minorHAnsi"/>
          <w:b/>
          <w:bCs/>
        </w:rPr>
        <w:t xml:space="preserve"> Proposta</w:t>
      </w:r>
      <w:r w:rsidRPr="008F18EC">
        <w:rPr>
          <w:rFonts w:asciiTheme="minorHAnsi" w:hAnsiTheme="minorHAnsi" w:cstheme="minorHAnsi"/>
        </w:rPr>
        <w:t xml:space="preserve"> apresentadas, comunicando à </w:t>
      </w:r>
      <w:del w:id="388" w:author="Isabela Alves Pereira Oliveira" w:date="2025-10-18T12:34:00Z" w16du:dateUtc="2025-10-18T15:34:00Z">
        <w:r w:rsidRPr="008F18EC" w:rsidDel="00565610">
          <w:rPr>
            <w:rFonts w:asciiTheme="minorHAnsi" w:hAnsiTheme="minorHAnsi" w:cstheme="minorHAnsi"/>
            <w:b/>
            <w:bCs/>
          </w:rPr>
          <w:delText>Comissão de Licitação</w:delText>
        </w:r>
      </w:del>
      <w:ins w:id="389" w:author="Isabela Alves Pereira Oliveira" w:date="2025-10-18T12:34:00Z" w16du:dateUtc="2025-10-18T15:34:00Z">
        <w:r w:rsidR="00565610">
          <w:rPr>
            <w:rFonts w:asciiTheme="minorHAnsi" w:hAnsiTheme="minorHAnsi" w:cstheme="minorHAnsi"/>
            <w:b/>
            <w:bCs/>
          </w:rPr>
          <w:t>CPLA</w:t>
        </w:r>
      </w:ins>
      <w:r w:rsidRPr="008F18EC">
        <w:rPr>
          <w:rFonts w:asciiTheme="minorHAnsi" w:hAnsiTheme="minorHAnsi" w:cstheme="minorHAnsi"/>
        </w:rPr>
        <w:t xml:space="preserve"> o resultado de tal análise. Caberá à </w:t>
      </w:r>
      <w:del w:id="390" w:author="Isabela Alves Pereira Oliveira" w:date="2025-10-18T12:34:00Z" w16du:dateUtc="2025-10-18T15:34:00Z">
        <w:r w:rsidRPr="008F18EC" w:rsidDel="00565610">
          <w:rPr>
            <w:rFonts w:asciiTheme="minorHAnsi" w:hAnsiTheme="minorHAnsi" w:cstheme="minorHAnsi"/>
            <w:b/>
            <w:bCs/>
          </w:rPr>
          <w:delText>Comissão de Licitação</w:delText>
        </w:r>
      </w:del>
      <w:ins w:id="391" w:author="Isabela Alves Pereira Oliveira" w:date="2025-10-18T12:34:00Z" w16du:dateUtc="2025-10-18T15:34:00Z">
        <w:r w:rsidR="00565610">
          <w:rPr>
            <w:rFonts w:asciiTheme="minorHAnsi" w:hAnsiTheme="minorHAnsi" w:cstheme="minorHAnsi"/>
            <w:b/>
            <w:bCs/>
          </w:rPr>
          <w:t>C</w:t>
        </w:r>
      </w:ins>
      <w:ins w:id="392" w:author="Isabela Alves Pereira Oliveira" w:date="2025-10-18T12:35:00Z" w16du:dateUtc="2025-10-18T15:35:00Z">
        <w:r w:rsidR="00565610">
          <w:rPr>
            <w:rFonts w:asciiTheme="minorHAnsi" w:hAnsiTheme="minorHAnsi" w:cstheme="minorHAnsi"/>
            <w:b/>
            <w:bCs/>
          </w:rPr>
          <w:t>PLA</w:t>
        </w:r>
      </w:ins>
      <w:r w:rsidRPr="008F18EC">
        <w:rPr>
          <w:rFonts w:asciiTheme="minorHAnsi" w:hAnsiTheme="minorHAnsi" w:cstheme="minorHAnsi"/>
        </w:rPr>
        <w:t xml:space="preserve"> a decisão final sobre a aceitação das </w:t>
      </w:r>
      <w:r w:rsidRPr="008F18EC">
        <w:rPr>
          <w:rFonts w:asciiTheme="minorHAnsi" w:hAnsiTheme="minorHAnsi" w:cstheme="minorHAnsi"/>
          <w:b/>
          <w:bCs/>
        </w:rPr>
        <w:t>Garantias de Proposta</w:t>
      </w:r>
      <w:r w:rsidRPr="008F18EC">
        <w:rPr>
          <w:rFonts w:asciiTheme="minorHAnsi" w:hAnsiTheme="minorHAnsi" w:cstheme="minorHAnsi"/>
          <w:b/>
          <w:bCs/>
          <w:spacing w:val="-5"/>
        </w:rPr>
        <w:t xml:space="preserve"> </w:t>
      </w:r>
      <w:r w:rsidRPr="008F18EC">
        <w:rPr>
          <w:rFonts w:asciiTheme="minorHAnsi" w:hAnsiTheme="minorHAnsi" w:cstheme="minorHAnsi"/>
        </w:rPr>
        <w:t>apresentadas.</w:t>
      </w:r>
    </w:p>
    <w:p w14:paraId="1AE33AB7" w14:textId="7A9CE356"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Garantia da Proposta</w:t>
      </w:r>
      <w:r w:rsidRPr="008F18EC">
        <w:rPr>
          <w:rFonts w:asciiTheme="minorHAnsi" w:hAnsiTheme="minorHAnsi" w:cstheme="minorHAnsi"/>
        </w:rPr>
        <w:t xml:space="preserve"> </w:t>
      </w:r>
      <w:r w:rsidR="008C3F4A" w:rsidRPr="008F18EC">
        <w:rPr>
          <w:rFonts w:asciiTheme="minorHAnsi" w:hAnsiTheme="minorHAnsi" w:cstheme="minorHAnsi"/>
        </w:rPr>
        <w:t xml:space="preserve">será devolvida pela </w:t>
      </w:r>
      <w:r w:rsidR="008C3F4A" w:rsidRPr="008F18EC">
        <w:rPr>
          <w:rFonts w:asciiTheme="minorHAnsi" w:hAnsiTheme="minorHAnsi" w:cstheme="minorHAnsi"/>
          <w:b/>
          <w:bCs/>
        </w:rPr>
        <w:t>ANTAQ</w:t>
      </w:r>
      <w:r w:rsidR="008C3F4A" w:rsidRPr="008F18EC">
        <w:rPr>
          <w:rFonts w:asciiTheme="minorHAnsi" w:hAnsiTheme="minorHAnsi" w:cstheme="minorHAnsi"/>
        </w:rPr>
        <w:t>, com assessoria da B3, às</w:t>
      </w:r>
      <w:r w:rsidR="008C3F4A" w:rsidRPr="008F18EC">
        <w:rPr>
          <w:rFonts w:asciiTheme="minorHAnsi" w:hAnsiTheme="minorHAnsi" w:cstheme="minorHAnsi"/>
          <w:b/>
          <w:bCs/>
        </w:rPr>
        <w:t xml:space="preserve"> Proponentes</w:t>
      </w:r>
      <w:r w:rsidR="008C3F4A" w:rsidRPr="008F18EC">
        <w:rPr>
          <w:rFonts w:asciiTheme="minorHAnsi" w:hAnsiTheme="minorHAnsi" w:cstheme="minorHAnsi"/>
        </w:rPr>
        <w:t xml:space="preserve"> no prazo de 10 (dez) dias úteis, contado da assinatura do </w:t>
      </w:r>
      <w:r w:rsidR="008C3F4A" w:rsidRPr="008F18EC">
        <w:rPr>
          <w:rFonts w:asciiTheme="minorHAnsi" w:hAnsiTheme="minorHAnsi" w:cstheme="minorHAnsi"/>
          <w:b/>
          <w:bCs/>
        </w:rPr>
        <w:t>Contrato de Concessão</w:t>
      </w:r>
      <w:r w:rsidR="008C3F4A" w:rsidRPr="008F18EC">
        <w:rPr>
          <w:rFonts w:asciiTheme="minorHAnsi" w:hAnsiTheme="minorHAnsi" w:cstheme="minorHAnsi"/>
        </w:rPr>
        <w:t xml:space="preserve"> ou da data em que for declarada fracassada a licitação</w:t>
      </w:r>
      <w:r w:rsidRPr="008F18EC">
        <w:rPr>
          <w:rFonts w:asciiTheme="minorHAnsi" w:hAnsiTheme="minorHAnsi" w:cstheme="minorHAnsi"/>
        </w:rPr>
        <w:t>.</w:t>
      </w:r>
    </w:p>
    <w:p w14:paraId="1A504D9C" w14:textId="59A05301"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As </w:t>
      </w:r>
      <w:r w:rsidRPr="008F18EC">
        <w:rPr>
          <w:rFonts w:asciiTheme="minorHAnsi" w:hAnsiTheme="minorHAnsi" w:cstheme="minorHAnsi"/>
          <w:b/>
          <w:bCs/>
        </w:rPr>
        <w:t>Garantias d</w:t>
      </w:r>
      <w:r w:rsidR="006A29E7" w:rsidRPr="008F18EC">
        <w:rPr>
          <w:rFonts w:asciiTheme="minorHAnsi" w:hAnsiTheme="minorHAnsi" w:cstheme="minorHAnsi"/>
          <w:b/>
          <w:bCs/>
        </w:rPr>
        <w:t>a</w:t>
      </w:r>
      <w:r w:rsidRPr="008F18EC">
        <w:rPr>
          <w:rFonts w:asciiTheme="minorHAnsi" w:hAnsiTheme="minorHAnsi" w:cstheme="minorHAnsi"/>
          <w:b/>
          <w:bCs/>
        </w:rPr>
        <w:t xml:space="preserve"> Proposta</w:t>
      </w:r>
      <w:r w:rsidRPr="008F18EC">
        <w:rPr>
          <w:rFonts w:asciiTheme="minorHAnsi" w:hAnsiTheme="minorHAnsi" w:cstheme="minorHAnsi"/>
        </w:rPr>
        <w:t xml:space="preserve"> apresentadas em favor da </w:t>
      </w:r>
      <w:r w:rsidRPr="008F18EC">
        <w:rPr>
          <w:rFonts w:asciiTheme="minorHAnsi" w:hAnsiTheme="minorHAnsi" w:cstheme="minorHAnsi"/>
          <w:b/>
          <w:bCs/>
        </w:rPr>
        <w:t>ANTAQ</w:t>
      </w:r>
      <w:r w:rsidRPr="008F18EC">
        <w:rPr>
          <w:rFonts w:asciiTheme="minorHAnsi" w:hAnsiTheme="minorHAnsi" w:cstheme="minorHAnsi"/>
        </w:rPr>
        <w:t xml:space="preserve"> poderão ser executadas, após prévio contraditório em processo administrativo, sem prejuízo das demais penalidades previstas no Capítulo X e na legislação aplicável, nas seguintes hipóteses:</w:t>
      </w:r>
    </w:p>
    <w:p w14:paraId="15BE1CF6" w14:textId="2838365D" w:rsidR="00A176F8" w:rsidRPr="008F18EC" w:rsidRDefault="00A176F8" w:rsidP="00C041E5">
      <w:pPr>
        <w:pStyle w:val="PargrafodaLista"/>
        <w:numPr>
          <w:ilvl w:val="2"/>
          <w:numId w:val="7"/>
        </w:numPr>
        <w:tabs>
          <w:tab w:val="left" w:pos="2664"/>
        </w:tabs>
        <w:spacing w:before="240" w:after="240" w:line="300" w:lineRule="exact"/>
        <w:ind w:left="753" w:firstLine="0"/>
        <w:rPr>
          <w:rFonts w:asciiTheme="minorHAnsi" w:hAnsiTheme="minorHAnsi" w:cstheme="minorHAnsi"/>
        </w:rPr>
      </w:pPr>
      <w:bookmarkStart w:id="393" w:name="_Hlk72170765"/>
      <w:r w:rsidRPr="008F18EC">
        <w:rPr>
          <w:rFonts w:asciiTheme="minorHAnsi" w:hAnsiTheme="minorHAnsi" w:cstheme="minorHAnsi"/>
        </w:rPr>
        <w:t xml:space="preserve">inadimplemento total ou parcial, por parte da </w:t>
      </w:r>
      <w:r w:rsidRPr="008F18EC">
        <w:rPr>
          <w:rFonts w:asciiTheme="minorHAnsi" w:hAnsiTheme="minorHAnsi" w:cstheme="minorHAnsi"/>
          <w:b/>
          <w:bCs/>
        </w:rPr>
        <w:t>Proponente</w:t>
      </w:r>
      <w:r w:rsidRPr="008F18EC">
        <w:rPr>
          <w:rFonts w:asciiTheme="minorHAnsi" w:hAnsiTheme="minorHAnsi" w:cstheme="minorHAnsi"/>
        </w:rPr>
        <w:t>, das obrigações por ela assumida em virtude de sua participação no</w:t>
      </w:r>
      <w:r w:rsidRPr="008F18EC">
        <w:rPr>
          <w:rFonts w:asciiTheme="minorHAnsi" w:hAnsiTheme="minorHAnsi" w:cstheme="minorHAnsi"/>
          <w:spacing w:val="-24"/>
        </w:rPr>
        <w:t xml:space="preserve"> </w:t>
      </w:r>
      <w:r w:rsidRPr="008F18EC">
        <w:rPr>
          <w:rFonts w:asciiTheme="minorHAnsi" w:hAnsiTheme="minorHAnsi" w:cstheme="minorHAnsi"/>
          <w:b/>
          <w:bCs/>
        </w:rPr>
        <w:t>Leilão</w:t>
      </w:r>
      <w:r w:rsidRPr="008F18EC">
        <w:rPr>
          <w:rFonts w:asciiTheme="minorHAnsi" w:hAnsiTheme="minorHAnsi" w:cstheme="minorHAnsi"/>
        </w:rPr>
        <w:t>;</w:t>
      </w:r>
    </w:p>
    <w:p w14:paraId="3969C131" w14:textId="77777777" w:rsidR="00A176F8" w:rsidRPr="008F18EC" w:rsidRDefault="00A176F8" w:rsidP="00C041E5">
      <w:pPr>
        <w:pStyle w:val="PargrafodaLista"/>
        <w:numPr>
          <w:ilvl w:val="2"/>
          <w:numId w:val="7"/>
        </w:numPr>
        <w:tabs>
          <w:tab w:val="left" w:pos="2664"/>
        </w:tabs>
        <w:spacing w:before="240" w:after="240" w:line="300" w:lineRule="exact"/>
        <w:ind w:left="753" w:firstLine="0"/>
        <w:rPr>
          <w:rFonts w:asciiTheme="minorHAnsi" w:hAnsiTheme="minorHAnsi" w:cstheme="minorHAnsi"/>
        </w:rPr>
      </w:pPr>
      <w:r w:rsidRPr="008F18EC">
        <w:rPr>
          <w:rFonts w:asciiTheme="minorHAnsi" w:hAnsiTheme="minorHAnsi" w:cstheme="minorHAnsi"/>
        </w:rPr>
        <w:lastRenderedPageBreak/>
        <w:t xml:space="preserve">apresentação, pela </w:t>
      </w:r>
      <w:r w:rsidRPr="008F18EC">
        <w:rPr>
          <w:rFonts w:asciiTheme="minorHAnsi" w:hAnsiTheme="minorHAnsi" w:cstheme="minorHAnsi"/>
          <w:b/>
          <w:bCs/>
        </w:rPr>
        <w:t>Proponente</w:t>
      </w:r>
      <w:r w:rsidRPr="008F18EC">
        <w:rPr>
          <w:rFonts w:asciiTheme="minorHAnsi" w:hAnsiTheme="minorHAnsi" w:cstheme="minorHAnsi"/>
        </w:rPr>
        <w:t>, de documentos em desconformidade com o estabelecido neste</w:t>
      </w:r>
      <w:r w:rsidRPr="008F18EC">
        <w:rPr>
          <w:rFonts w:asciiTheme="minorHAnsi" w:hAnsiTheme="minorHAnsi" w:cstheme="minorHAnsi"/>
          <w:spacing w:val="-11"/>
        </w:rPr>
        <w:t xml:space="preserve"> </w:t>
      </w:r>
      <w:r w:rsidRPr="008F18EC">
        <w:rPr>
          <w:rFonts w:asciiTheme="minorHAnsi" w:hAnsiTheme="minorHAnsi" w:cstheme="minorHAnsi"/>
          <w:b/>
          <w:bCs/>
        </w:rPr>
        <w:t>Edital</w:t>
      </w:r>
      <w:r w:rsidRPr="008F18EC">
        <w:rPr>
          <w:rFonts w:asciiTheme="minorHAnsi" w:hAnsiTheme="minorHAnsi" w:cstheme="minorHAnsi"/>
        </w:rPr>
        <w:t>;</w:t>
      </w:r>
    </w:p>
    <w:p w14:paraId="292534A4" w14:textId="77777777" w:rsidR="00A176F8" w:rsidRPr="008F18EC" w:rsidRDefault="00A176F8" w:rsidP="00C041E5">
      <w:pPr>
        <w:pStyle w:val="PargrafodaLista"/>
        <w:numPr>
          <w:ilvl w:val="2"/>
          <w:numId w:val="7"/>
        </w:numPr>
        <w:tabs>
          <w:tab w:val="left" w:pos="2664"/>
        </w:tabs>
        <w:spacing w:before="240" w:after="240" w:line="300" w:lineRule="exact"/>
        <w:ind w:left="753" w:firstLine="0"/>
        <w:rPr>
          <w:rFonts w:asciiTheme="minorHAnsi" w:hAnsiTheme="minorHAnsi" w:cstheme="minorHAnsi"/>
        </w:rPr>
      </w:pPr>
      <w:r w:rsidRPr="008F18EC">
        <w:rPr>
          <w:rFonts w:asciiTheme="minorHAnsi" w:hAnsiTheme="minorHAnsi" w:cstheme="minorHAnsi"/>
        </w:rPr>
        <w:t xml:space="preserve">ausência de ratificação de proposta pela </w:t>
      </w:r>
      <w:r w:rsidRPr="008F18EC">
        <w:rPr>
          <w:rFonts w:asciiTheme="minorHAnsi" w:hAnsiTheme="minorHAnsi" w:cstheme="minorHAnsi"/>
          <w:b/>
          <w:bCs/>
        </w:rPr>
        <w:t>Proponente</w:t>
      </w:r>
      <w:r w:rsidRPr="008F18EC">
        <w:rPr>
          <w:rFonts w:asciiTheme="minorHAnsi" w:hAnsiTheme="minorHAnsi" w:cstheme="minorHAnsi"/>
        </w:rPr>
        <w:t>, conforme o</w:t>
      </w:r>
      <w:r w:rsidRPr="008F18EC">
        <w:rPr>
          <w:rFonts w:asciiTheme="minorHAnsi" w:hAnsiTheme="minorHAnsi" w:cstheme="minorHAnsi"/>
          <w:spacing w:val="-3"/>
        </w:rPr>
        <w:t xml:space="preserve"> </w:t>
      </w:r>
      <w:r w:rsidRPr="008F18EC">
        <w:rPr>
          <w:rFonts w:asciiTheme="minorHAnsi" w:hAnsiTheme="minorHAnsi" w:cstheme="minorHAnsi"/>
        </w:rPr>
        <w:t>caso;</w:t>
      </w:r>
    </w:p>
    <w:p w14:paraId="13614821" w14:textId="77777777" w:rsidR="00A176F8" w:rsidRPr="008F18EC" w:rsidRDefault="00A176F8" w:rsidP="00C041E5">
      <w:pPr>
        <w:pStyle w:val="PargrafodaLista"/>
        <w:numPr>
          <w:ilvl w:val="2"/>
          <w:numId w:val="7"/>
        </w:numPr>
        <w:tabs>
          <w:tab w:val="left" w:pos="2127"/>
        </w:tabs>
        <w:spacing w:before="240" w:after="240" w:line="300" w:lineRule="exact"/>
        <w:ind w:left="753" w:hanging="33"/>
        <w:rPr>
          <w:rFonts w:asciiTheme="minorHAnsi" w:hAnsiTheme="minorHAnsi" w:cstheme="minorHAnsi"/>
        </w:rPr>
      </w:pPr>
      <w:r w:rsidRPr="008F18EC">
        <w:rPr>
          <w:rFonts w:asciiTheme="minorHAnsi" w:hAnsiTheme="minorHAnsi" w:cstheme="minorHAnsi"/>
        </w:rPr>
        <w:t xml:space="preserve">retirada da </w:t>
      </w:r>
      <w:r w:rsidRPr="008F18EC">
        <w:rPr>
          <w:rFonts w:asciiTheme="minorHAnsi" w:hAnsiTheme="minorHAnsi" w:cstheme="minorHAnsi"/>
          <w:b/>
          <w:bCs/>
        </w:rPr>
        <w:t>Proposta Econômica</w:t>
      </w:r>
      <w:r w:rsidRPr="008F18EC">
        <w:rPr>
          <w:rFonts w:asciiTheme="minorHAnsi" w:hAnsiTheme="minorHAnsi" w:cstheme="minorHAnsi"/>
        </w:rPr>
        <w:t xml:space="preserve">, pela </w:t>
      </w:r>
      <w:r w:rsidRPr="008F18EC">
        <w:rPr>
          <w:rFonts w:asciiTheme="minorHAnsi" w:hAnsiTheme="minorHAnsi" w:cstheme="minorHAnsi"/>
          <w:b/>
          <w:bCs/>
        </w:rPr>
        <w:t>Proponente</w:t>
      </w:r>
      <w:r w:rsidRPr="008F18EC">
        <w:rPr>
          <w:rFonts w:asciiTheme="minorHAnsi" w:hAnsiTheme="minorHAnsi" w:cstheme="minorHAnsi"/>
        </w:rPr>
        <w:t>, no período de</w:t>
      </w:r>
      <w:r w:rsidRPr="008F18EC">
        <w:rPr>
          <w:rFonts w:asciiTheme="minorHAnsi" w:hAnsiTheme="minorHAnsi" w:cstheme="minorHAnsi"/>
          <w:spacing w:val="-19"/>
        </w:rPr>
        <w:t xml:space="preserve"> </w:t>
      </w:r>
      <w:r w:rsidRPr="008F18EC">
        <w:rPr>
          <w:rFonts w:asciiTheme="minorHAnsi" w:hAnsiTheme="minorHAnsi" w:cstheme="minorHAnsi"/>
        </w:rPr>
        <w:t>validade;</w:t>
      </w:r>
    </w:p>
    <w:p w14:paraId="1618D795" w14:textId="77777777" w:rsidR="00A176F8" w:rsidRPr="008F18EC" w:rsidRDefault="00A176F8" w:rsidP="00C041E5">
      <w:pPr>
        <w:pStyle w:val="PargrafodaLista"/>
        <w:numPr>
          <w:ilvl w:val="2"/>
          <w:numId w:val="7"/>
        </w:numPr>
        <w:tabs>
          <w:tab w:val="left" w:pos="2664"/>
        </w:tabs>
        <w:spacing w:before="240" w:after="240" w:line="300" w:lineRule="exact"/>
        <w:ind w:left="720" w:firstLine="0"/>
        <w:rPr>
          <w:rFonts w:asciiTheme="minorHAnsi" w:hAnsiTheme="minorHAnsi" w:cstheme="minorHAnsi"/>
        </w:rPr>
      </w:pPr>
      <w:r w:rsidRPr="008F18EC">
        <w:rPr>
          <w:rFonts w:asciiTheme="minorHAnsi" w:hAnsiTheme="minorHAnsi" w:cstheme="minorHAnsi"/>
        </w:rPr>
        <w:t xml:space="preserve">ausência de apresentação de </w:t>
      </w:r>
      <w:r w:rsidRPr="008F18EC">
        <w:rPr>
          <w:rFonts w:asciiTheme="minorHAnsi" w:hAnsiTheme="minorHAnsi" w:cstheme="minorHAnsi"/>
          <w:b/>
          <w:bCs/>
        </w:rPr>
        <w:t>Proposta Econômica</w:t>
      </w:r>
      <w:r w:rsidRPr="008F18EC">
        <w:rPr>
          <w:rFonts w:asciiTheme="minorHAnsi" w:hAnsiTheme="minorHAnsi" w:cstheme="minorHAnsi"/>
        </w:rPr>
        <w:t xml:space="preserve"> ou manifestação de ausência de interesse pela</w:t>
      </w:r>
      <w:r w:rsidRPr="008F18EC">
        <w:rPr>
          <w:rFonts w:asciiTheme="minorHAnsi" w:hAnsiTheme="minorHAnsi" w:cstheme="minorHAnsi"/>
          <w:spacing w:val="-5"/>
        </w:rPr>
        <w:t xml:space="preserve"> </w:t>
      </w:r>
      <w:r w:rsidRPr="008F18EC">
        <w:rPr>
          <w:rFonts w:asciiTheme="minorHAnsi" w:hAnsiTheme="minorHAnsi" w:cstheme="minorHAnsi"/>
          <w:b/>
          <w:bCs/>
        </w:rPr>
        <w:t>Proponente</w:t>
      </w:r>
      <w:r w:rsidRPr="008F18EC">
        <w:rPr>
          <w:rFonts w:asciiTheme="minorHAnsi" w:hAnsiTheme="minorHAnsi" w:cstheme="minorHAnsi"/>
        </w:rPr>
        <w:t>;</w:t>
      </w:r>
    </w:p>
    <w:p w14:paraId="52132E71" w14:textId="41C03642" w:rsidR="00A176F8" w:rsidRPr="008F18EC" w:rsidRDefault="00A176F8" w:rsidP="00C041E5">
      <w:pPr>
        <w:pStyle w:val="PargrafodaLista"/>
        <w:numPr>
          <w:ilvl w:val="2"/>
          <w:numId w:val="7"/>
        </w:numPr>
        <w:tabs>
          <w:tab w:val="left" w:pos="2664"/>
        </w:tabs>
        <w:spacing w:before="240" w:after="240" w:line="300" w:lineRule="exact"/>
        <w:ind w:left="720" w:firstLine="0"/>
        <w:rPr>
          <w:rFonts w:asciiTheme="minorHAnsi" w:hAnsiTheme="minorHAnsi" w:cstheme="minorHAnsi"/>
        </w:rPr>
      </w:pPr>
      <w:r w:rsidRPr="008F18EC">
        <w:rPr>
          <w:rFonts w:asciiTheme="minorHAnsi" w:hAnsiTheme="minorHAnsi" w:cstheme="minorHAnsi"/>
        </w:rPr>
        <w:t xml:space="preserve">não cumprimento, pela </w:t>
      </w:r>
      <w:r w:rsidRPr="008F18EC">
        <w:rPr>
          <w:rFonts w:asciiTheme="minorHAnsi" w:hAnsiTheme="minorHAnsi" w:cstheme="minorHAnsi"/>
          <w:b/>
          <w:bCs/>
        </w:rPr>
        <w:t>Proponente</w:t>
      </w:r>
      <w:r w:rsidRPr="008F18EC">
        <w:rPr>
          <w:rFonts w:asciiTheme="minorHAnsi" w:hAnsiTheme="minorHAnsi" w:cstheme="minorHAnsi"/>
        </w:rPr>
        <w:t xml:space="preserve">, das obrigações prévias à assinatura do </w:t>
      </w:r>
      <w:r w:rsidRPr="008F18EC">
        <w:rPr>
          <w:rFonts w:asciiTheme="minorHAnsi" w:hAnsiTheme="minorHAnsi" w:cstheme="minorHAnsi"/>
          <w:b/>
          <w:bCs/>
        </w:rPr>
        <w:t>Contrato de Concessão</w:t>
      </w:r>
      <w:r w:rsidRPr="008F18EC">
        <w:rPr>
          <w:rFonts w:asciiTheme="minorHAnsi" w:hAnsiTheme="minorHAnsi" w:cstheme="minorHAnsi"/>
        </w:rPr>
        <w:t>;</w:t>
      </w:r>
    </w:p>
    <w:p w14:paraId="44E9918C" w14:textId="77777777" w:rsidR="00A176F8" w:rsidRPr="008F18EC" w:rsidRDefault="00A176F8" w:rsidP="00C041E5">
      <w:pPr>
        <w:pStyle w:val="PargrafodaLista"/>
        <w:numPr>
          <w:ilvl w:val="2"/>
          <w:numId w:val="7"/>
        </w:numPr>
        <w:tabs>
          <w:tab w:val="left" w:pos="2664"/>
        </w:tabs>
        <w:spacing w:before="240" w:after="240" w:line="300" w:lineRule="exact"/>
        <w:ind w:left="720" w:firstLine="0"/>
        <w:rPr>
          <w:rFonts w:asciiTheme="minorHAnsi" w:hAnsiTheme="minorHAnsi" w:cstheme="minorHAnsi"/>
        </w:rPr>
      </w:pPr>
      <w:r w:rsidRPr="008F18EC">
        <w:rPr>
          <w:rFonts w:asciiTheme="minorHAnsi" w:hAnsiTheme="minorHAnsi" w:cstheme="minorHAnsi"/>
        </w:rPr>
        <w:t xml:space="preserve">recusa da </w:t>
      </w:r>
      <w:r w:rsidRPr="008F18EC">
        <w:rPr>
          <w:rFonts w:asciiTheme="minorHAnsi" w:hAnsiTheme="minorHAnsi" w:cstheme="minorHAnsi"/>
          <w:b/>
          <w:bCs/>
        </w:rPr>
        <w:t xml:space="preserve">Adjudicatária </w:t>
      </w:r>
      <w:r w:rsidRPr="008F18EC">
        <w:rPr>
          <w:rFonts w:asciiTheme="minorHAnsi" w:hAnsiTheme="minorHAnsi" w:cstheme="minorHAnsi"/>
        </w:rPr>
        <w:t xml:space="preserve">em celebrar o </w:t>
      </w:r>
      <w:r w:rsidRPr="008F18EC">
        <w:rPr>
          <w:rFonts w:asciiTheme="minorHAnsi" w:hAnsiTheme="minorHAnsi" w:cstheme="minorHAnsi"/>
          <w:b/>
          <w:bCs/>
        </w:rPr>
        <w:t>Contrato de Concessão</w:t>
      </w:r>
      <w:r w:rsidRPr="008F18EC">
        <w:rPr>
          <w:rFonts w:asciiTheme="minorHAnsi" w:hAnsiTheme="minorHAnsi" w:cstheme="minorHAnsi"/>
        </w:rPr>
        <w:t>;</w:t>
      </w:r>
    </w:p>
    <w:p w14:paraId="4F81824C" w14:textId="4C152E5E" w:rsidR="00A176F8" w:rsidRPr="008F18EC" w:rsidRDefault="00A176F8" w:rsidP="00C041E5">
      <w:pPr>
        <w:pStyle w:val="PargrafodaLista"/>
        <w:numPr>
          <w:ilvl w:val="2"/>
          <w:numId w:val="7"/>
        </w:numPr>
        <w:tabs>
          <w:tab w:val="left" w:pos="2664"/>
        </w:tabs>
        <w:spacing w:before="240" w:after="240" w:line="300" w:lineRule="exact"/>
        <w:ind w:left="720" w:firstLine="0"/>
        <w:rPr>
          <w:rFonts w:asciiTheme="minorHAnsi" w:hAnsiTheme="minorHAnsi" w:cstheme="minorHAnsi"/>
        </w:rPr>
      </w:pPr>
      <w:r w:rsidRPr="008F18EC">
        <w:rPr>
          <w:rFonts w:asciiTheme="minorHAnsi" w:hAnsiTheme="minorHAnsi" w:cstheme="minorHAnsi"/>
        </w:rPr>
        <w:t xml:space="preserve">recusa em efetuar o pagamento integral e tempestivo dos valores previstos neste </w:t>
      </w:r>
      <w:r w:rsidRPr="008F18EC">
        <w:rPr>
          <w:rFonts w:asciiTheme="minorHAnsi" w:hAnsiTheme="minorHAnsi" w:cstheme="minorHAnsi"/>
          <w:b/>
          <w:bCs/>
        </w:rPr>
        <w:t>Edital</w:t>
      </w:r>
      <w:r w:rsidR="00391094" w:rsidRPr="008F18EC">
        <w:rPr>
          <w:rFonts w:asciiTheme="minorHAnsi" w:hAnsiTheme="minorHAnsi" w:cstheme="minorHAnsi"/>
        </w:rPr>
        <w:t xml:space="preserve">, </w:t>
      </w:r>
      <w:r w:rsidRPr="008F18EC">
        <w:rPr>
          <w:rFonts w:asciiTheme="minorHAnsi" w:hAnsiTheme="minorHAnsi" w:cstheme="minorHAnsi"/>
        </w:rPr>
        <w:t xml:space="preserve">ainda que a recusa seja manifestada somente por consorciada integrante de </w:t>
      </w:r>
      <w:r w:rsidRPr="008F18EC">
        <w:rPr>
          <w:rFonts w:asciiTheme="minorHAnsi" w:hAnsiTheme="minorHAnsi" w:cstheme="minorHAnsi"/>
          <w:b/>
          <w:bCs/>
        </w:rPr>
        <w:t>Consórcio</w:t>
      </w:r>
      <w:r w:rsidRPr="008F18EC">
        <w:rPr>
          <w:rFonts w:asciiTheme="minorHAnsi" w:hAnsiTheme="minorHAnsi" w:cstheme="minorHAnsi"/>
        </w:rPr>
        <w:t>;</w:t>
      </w:r>
    </w:p>
    <w:p w14:paraId="367080AA" w14:textId="1D9DF139" w:rsidR="00A176F8" w:rsidRPr="008F18EC" w:rsidRDefault="00A176F8" w:rsidP="00C041E5">
      <w:pPr>
        <w:pStyle w:val="PargrafodaLista"/>
        <w:numPr>
          <w:ilvl w:val="2"/>
          <w:numId w:val="7"/>
        </w:numPr>
        <w:tabs>
          <w:tab w:val="left" w:pos="2664"/>
        </w:tabs>
        <w:spacing w:before="240" w:after="240" w:line="300" w:lineRule="exact"/>
        <w:ind w:left="720" w:firstLine="0"/>
        <w:rPr>
          <w:rFonts w:asciiTheme="minorHAnsi" w:hAnsiTheme="minorHAnsi" w:cstheme="minorHAnsi"/>
        </w:rPr>
      </w:pPr>
      <w:r w:rsidRPr="008F18EC">
        <w:rPr>
          <w:rFonts w:asciiTheme="minorHAnsi" w:hAnsiTheme="minorHAnsi" w:cstheme="minorHAnsi"/>
        </w:rPr>
        <w:t xml:space="preserve">prática de atos visando fraudar o </w:t>
      </w:r>
      <w:r w:rsidRPr="008F18EC">
        <w:rPr>
          <w:rFonts w:asciiTheme="minorHAnsi" w:hAnsiTheme="minorHAnsi" w:cstheme="minorHAnsi"/>
          <w:b/>
          <w:bCs/>
        </w:rPr>
        <w:t xml:space="preserve">Leilão </w:t>
      </w:r>
      <w:r w:rsidRPr="008F18EC">
        <w:rPr>
          <w:rFonts w:asciiTheme="minorHAnsi" w:hAnsiTheme="minorHAnsi" w:cstheme="minorHAnsi"/>
        </w:rPr>
        <w:t>ou frustrar os seus objetivos;</w:t>
      </w:r>
    </w:p>
    <w:p w14:paraId="1504D88C" w14:textId="4AD600E2" w:rsidR="00A176F8" w:rsidRPr="008F18EC" w:rsidRDefault="00A176F8" w:rsidP="00C041E5">
      <w:pPr>
        <w:pStyle w:val="PargrafodaLista"/>
        <w:numPr>
          <w:ilvl w:val="2"/>
          <w:numId w:val="7"/>
        </w:numPr>
        <w:tabs>
          <w:tab w:val="left" w:pos="2664"/>
        </w:tabs>
        <w:spacing w:before="240" w:after="240" w:line="300" w:lineRule="exact"/>
        <w:ind w:left="720" w:firstLine="0"/>
        <w:rPr>
          <w:rFonts w:asciiTheme="minorHAnsi" w:hAnsiTheme="minorHAnsi" w:cstheme="minorHAnsi"/>
        </w:rPr>
      </w:pPr>
      <w:r w:rsidRPr="008F18EC">
        <w:rPr>
          <w:rFonts w:asciiTheme="minorHAnsi" w:hAnsiTheme="minorHAnsi" w:cstheme="minorHAnsi"/>
        </w:rPr>
        <w:t xml:space="preserve">cobertura de multas, penalidades, remuneração da </w:t>
      </w:r>
      <w:r w:rsidRPr="008F18EC">
        <w:rPr>
          <w:rFonts w:asciiTheme="minorHAnsi" w:hAnsiTheme="minorHAnsi" w:cstheme="minorHAnsi"/>
          <w:b/>
          <w:bCs/>
        </w:rPr>
        <w:t>B3</w:t>
      </w:r>
      <w:r w:rsidRPr="008F18EC">
        <w:rPr>
          <w:rFonts w:asciiTheme="minorHAnsi" w:hAnsiTheme="minorHAnsi" w:cstheme="minorHAnsi"/>
        </w:rPr>
        <w:t xml:space="preserve"> e indenizações eventualmente devidas à </w:t>
      </w:r>
      <w:r w:rsidRPr="008F18EC">
        <w:rPr>
          <w:rFonts w:asciiTheme="minorHAnsi" w:hAnsiTheme="minorHAnsi" w:cstheme="minorHAnsi"/>
          <w:b/>
          <w:bCs/>
        </w:rPr>
        <w:t>ANTAQ</w:t>
      </w:r>
      <w:r w:rsidRPr="008F18EC">
        <w:rPr>
          <w:rFonts w:asciiTheme="minorHAnsi" w:hAnsiTheme="minorHAnsi" w:cstheme="minorHAnsi"/>
        </w:rPr>
        <w:t xml:space="preserve">, sem prejuízo de eventuais outras consequências, conforme aplicáveis a cada caso, tais como execução específica, aplicação de outras penalidades, e/ou responsabilização da </w:t>
      </w:r>
      <w:r w:rsidRPr="008F18EC">
        <w:rPr>
          <w:rFonts w:asciiTheme="minorHAnsi" w:hAnsiTheme="minorHAnsi" w:cstheme="minorHAnsi"/>
          <w:b/>
          <w:bCs/>
        </w:rPr>
        <w:t>Proponente</w:t>
      </w:r>
      <w:r w:rsidR="006A29E7" w:rsidRPr="008F18EC">
        <w:rPr>
          <w:rFonts w:asciiTheme="minorHAnsi" w:hAnsiTheme="minorHAnsi" w:cstheme="minorHAnsi"/>
        </w:rPr>
        <w:t xml:space="preserve"> ou suas consorciadas</w:t>
      </w:r>
      <w:r w:rsidRPr="008F18EC">
        <w:rPr>
          <w:rFonts w:asciiTheme="minorHAnsi" w:hAnsiTheme="minorHAnsi" w:cstheme="minorHAnsi"/>
        </w:rPr>
        <w:t xml:space="preserve"> por valores devidos ou indenizáveis que extrapolem a </w:t>
      </w:r>
      <w:r w:rsidRPr="008F18EC">
        <w:rPr>
          <w:rFonts w:asciiTheme="minorHAnsi" w:hAnsiTheme="minorHAnsi" w:cstheme="minorHAnsi"/>
          <w:b/>
          <w:bCs/>
        </w:rPr>
        <w:t>Garantia da Proposta</w:t>
      </w:r>
      <w:r w:rsidRPr="008F18EC">
        <w:rPr>
          <w:rFonts w:asciiTheme="minorHAnsi" w:hAnsiTheme="minorHAnsi" w:cstheme="minorHAnsi"/>
        </w:rPr>
        <w:t>; e</w:t>
      </w:r>
    </w:p>
    <w:p w14:paraId="75F41DB7" w14:textId="74C8A13A" w:rsidR="00A176F8" w:rsidRPr="008F18EC" w:rsidRDefault="00A176F8" w:rsidP="00C041E5">
      <w:pPr>
        <w:pStyle w:val="PargrafodaLista"/>
        <w:numPr>
          <w:ilvl w:val="2"/>
          <w:numId w:val="7"/>
        </w:numPr>
        <w:tabs>
          <w:tab w:val="left" w:pos="2664"/>
        </w:tabs>
        <w:spacing w:before="240" w:after="240" w:line="300" w:lineRule="exact"/>
        <w:ind w:left="720" w:firstLine="0"/>
        <w:rPr>
          <w:rFonts w:asciiTheme="minorHAnsi" w:hAnsiTheme="minorHAnsi" w:cstheme="minorHAnsi"/>
        </w:rPr>
      </w:pPr>
      <w:r w:rsidRPr="008F18EC">
        <w:rPr>
          <w:rFonts w:asciiTheme="minorHAnsi" w:hAnsiTheme="minorHAnsi" w:cstheme="minorHAnsi"/>
        </w:rPr>
        <w:t>recusa em fornecer esclarecimentos e documentos</w:t>
      </w:r>
      <w:r w:rsidR="006A29E7" w:rsidRPr="008F18EC">
        <w:rPr>
          <w:rFonts w:asciiTheme="minorHAnsi" w:hAnsiTheme="minorHAnsi" w:cstheme="minorHAnsi"/>
        </w:rPr>
        <w:t>,</w:t>
      </w:r>
      <w:r w:rsidRPr="008F18EC">
        <w:rPr>
          <w:rFonts w:asciiTheme="minorHAnsi" w:hAnsiTheme="minorHAnsi" w:cstheme="minorHAnsi"/>
        </w:rPr>
        <w:t xml:space="preserve"> ou em cumprir as exigências solicitadas pela </w:t>
      </w:r>
      <w:del w:id="394" w:author="Isabela Alves Pereira Oliveira" w:date="2025-10-18T12:35:00Z" w16du:dateUtc="2025-10-18T15:35:00Z">
        <w:r w:rsidRPr="008F18EC" w:rsidDel="00565610">
          <w:rPr>
            <w:rFonts w:asciiTheme="minorHAnsi" w:hAnsiTheme="minorHAnsi" w:cstheme="minorHAnsi"/>
            <w:b/>
            <w:bCs/>
          </w:rPr>
          <w:delText>Comissão de Licitação</w:delText>
        </w:r>
      </w:del>
      <w:ins w:id="395" w:author="Isabela Alves Pereira Oliveira" w:date="2025-10-18T12:35:00Z" w16du:dateUtc="2025-10-18T15:35:00Z">
        <w:r w:rsidR="00565610">
          <w:rPr>
            <w:rFonts w:asciiTheme="minorHAnsi" w:hAnsiTheme="minorHAnsi" w:cstheme="minorHAnsi"/>
            <w:b/>
            <w:bCs/>
          </w:rPr>
          <w:t>CPLA</w:t>
        </w:r>
      </w:ins>
      <w:r w:rsidRPr="008F18EC">
        <w:rPr>
          <w:rFonts w:asciiTheme="minorHAnsi" w:hAnsiTheme="minorHAnsi" w:cstheme="minorHAnsi"/>
        </w:rPr>
        <w:t xml:space="preserve">, nos prazos por ela determinados e de acordo com os termos deste </w:t>
      </w:r>
      <w:r w:rsidRPr="008F18EC">
        <w:rPr>
          <w:rFonts w:asciiTheme="minorHAnsi" w:hAnsiTheme="minorHAnsi" w:cstheme="minorHAnsi"/>
          <w:b/>
          <w:bCs/>
        </w:rPr>
        <w:t>Edital</w:t>
      </w:r>
      <w:r w:rsidRPr="008F18EC">
        <w:rPr>
          <w:rFonts w:asciiTheme="minorHAnsi" w:hAnsiTheme="minorHAnsi" w:cstheme="minorHAnsi"/>
        </w:rPr>
        <w:t>.</w:t>
      </w:r>
    </w:p>
    <w:p w14:paraId="3124F1CA" w14:textId="5E6FCB15" w:rsidR="00A176F8" w:rsidRPr="008F18EC" w:rsidRDefault="00A176F8" w:rsidP="0D5207EE">
      <w:pPr>
        <w:pStyle w:val="Seo"/>
        <w:rPr>
          <w:rFonts w:asciiTheme="minorHAnsi" w:hAnsiTheme="minorHAnsi"/>
        </w:rPr>
      </w:pPr>
      <w:bookmarkStart w:id="396" w:name="_Toc825658287"/>
      <w:bookmarkStart w:id="397" w:name="_Toc211683474"/>
      <w:bookmarkEnd w:id="393"/>
      <w:r w:rsidRPr="008F18EC">
        <w:rPr>
          <w:rFonts w:asciiTheme="minorHAnsi" w:hAnsiTheme="minorHAnsi"/>
        </w:rPr>
        <w:t>Seção V – Habilitação</w:t>
      </w:r>
      <w:bookmarkEnd w:id="396"/>
      <w:bookmarkEnd w:id="397"/>
    </w:p>
    <w:p w14:paraId="715C930B" w14:textId="77777777"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Os </w:t>
      </w:r>
      <w:r w:rsidRPr="008F18EC">
        <w:rPr>
          <w:rFonts w:asciiTheme="minorHAnsi" w:hAnsiTheme="minorHAnsi" w:cstheme="minorHAnsi"/>
          <w:b/>
          <w:bCs/>
        </w:rPr>
        <w:t>Documentos de Habilitação</w:t>
      </w:r>
      <w:r w:rsidRPr="008F18EC">
        <w:rPr>
          <w:rFonts w:asciiTheme="minorHAnsi" w:hAnsiTheme="minorHAnsi" w:cstheme="minorHAnsi"/>
        </w:rPr>
        <w:t xml:space="preserve"> serão compostos por documentos que comprovem a regularidade jurídica, fiscal, trabalhista e econômico-financeira das </w:t>
      </w:r>
      <w:r w:rsidRPr="008F18EC">
        <w:rPr>
          <w:rFonts w:asciiTheme="minorHAnsi" w:hAnsiTheme="minorHAnsi" w:cstheme="minorHAnsi"/>
          <w:b/>
          <w:bCs/>
        </w:rPr>
        <w:t>Proponentes</w:t>
      </w:r>
      <w:r w:rsidRPr="008F18EC">
        <w:rPr>
          <w:rFonts w:asciiTheme="minorHAnsi" w:hAnsiTheme="minorHAnsi" w:cstheme="minorHAnsi"/>
        </w:rPr>
        <w:t>.</w:t>
      </w:r>
    </w:p>
    <w:p w14:paraId="078203D6" w14:textId="2EA14243"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As </w:t>
      </w:r>
      <w:r w:rsidRPr="008F18EC">
        <w:rPr>
          <w:rFonts w:asciiTheme="minorHAnsi" w:hAnsiTheme="minorHAnsi" w:cstheme="minorHAnsi"/>
          <w:b/>
          <w:bCs/>
        </w:rPr>
        <w:t>Proponentes</w:t>
      </w:r>
      <w:r w:rsidRPr="008F18EC">
        <w:rPr>
          <w:rFonts w:asciiTheme="minorHAnsi" w:hAnsiTheme="minorHAnsi" w:cstheme="minorHAnsi"/>
        </w:rPr>
        <w:t xml:space="preserve"> estrangeiras deverão apresentar os documentos equivalentes aos exigidos neste </w:t>
      </w:r>
      <w:r w:rsidRPr="008F18EC">
        <w:rPr>
          <w:rFonts w:asciiTheme="minorHAnsi" w:hAnsiTheme="minorHAnsi" w:cstheme="minorHAnsi"/>
          <w:b/>
          <w:bCs/>
        </w:rPr>
        <w:t>Edital</w:t>
      </w:r>
      <w:r w:rsidRPr="008F18EC">
        <w:rPr>
          <w:rFonts w:asciiTheme="minorHAnsi" w:hAnsiTheme="minorHAnsi" w:cstheme="minorHAnsi"/>
        </w:rPr>
        <w:t xml:space="preserve">, conforme instruções previstas no </w:t>
      </w:r>
      <w:r w:rsidR="00622CFC" w:rsidRPr="008F18EC">
        <w:rPr>
          <w:rFonts w:asciiTheme="minorHAnsi" w:hAnsiTheme="minorHAnsi" w:cstheme="minorHAnsi"/>
        </w:rPr>
        <w:t>Item</w:t>
      </w:r>
      <w:r w:rsidRPr="008F18EC">
        <w:rPr>
          <w:rFonts w:asciiTheme="minorHAnsi" w:hAnsiTheme="minorHAnsi" w:cstheme="minorHAnsi"/>
        </w:rPr>
        <w:t xml:space="preserve"> </w:t>
      </w:r>
      <w:r w:rsidR="00E8076B" w:rsidRPr="008F18EC">
        <w:rPr>
          <w:rFonts w:asciiTheme="minorHAnsi" w:hAnsiTheme="minorHAnsi" w:cstheme="minorHAnsi"/>
        </w:rPr>
        <w:fldChar w:fldCharType="begin"/>
      </w:r>
      <w:r w:rsidR="00E8076B" w:rsidRPr="008F18EC">
        <w:rPr>
          <w:rFonts w:asciiTheme="minorHAnsi" w:hAnsiTheme="minorHAnsi" w:cstheme="minorHAnsi"/>
        </w:rPr>
        <w:instrText xml:space="preserve"> REF _Ref197354708 \r \h </w:instrText>
      </w:r>
      <w:r w:rsidR="00E8076B" w:rsidRPr="008F18EC">
        <w:rPr>
          <w:rFonts w:asciiTheme="minorHAnsi" w:hAnsiTheme="minorHAnsi" w:cstheme="minorHAnsi"/>
        </w:rPr>
      </w:r>
      <w:r w:rsidR="00E8076B" w:rsidRPr="008F18EC">
        <w:rPr>
          <w:rFonts w:asciiTheme="minorHAnsi" w:hAnsiTheme="minorHAnsi" w:cstheme="minorHAnsi"/>
        </w:rPr>
        <w:fldChar w:fldCharType="separate"/>
      </w:r>
      <w:r w:rsidR="002D2ECE" w:rsidRPr="008F18EC">
        <w:rPr>
          <w:rFonts w:asciiTheme="minorHAnsi" w:hAnsiTheme="minorHAnsi" w:cstheme="minorHAnsi"/>
        </w:rPr>
        <w:t>1.25</w:t>
      </w:r>
      <w:r w:rsidR="00E8076B" w:rsidRPr="008F18EC">
        <w:rPr>
          <w:rFonts w:asciiTheme="minorHAnsi" w:hAnsiTheme="minorHAnsi" w:cstheme="minorHAnsi"/>
        </w:rPr>
        <w:fldChar w:fldCharType="end"/>
      </w:r>
      <w:r w:rsidR="00E8076B" w:rsidRPr="008F18EC">
        <w:rPr>
          <w:rFonts w:asciiTheme="minorHAnsi" w:hAnsiTheme="minorHAnsi" w:cstheme="minorHAnsi"/>
        </w:rPr>
        <w:t xml:space="preserve"> </w:t>
      </w:r>
      <w:r w:rsidR="001557B0" w:rsidRPr="008F18EC">
        <w:rPr>
          <w:rFonts w:asciiTheme="minorHAnsi" w:hAnsiTheme="minorHAnsi" w:cstheme="minorHAnsi"/>
        </w:rPr>
        <w:t>e seguintes</w:t>
      </w:r>
      <w:r w:rsidRPr="008F18EC">
        <w:rPr>
          <w:rFonts w:asciiTheme="minorHAnsi" w:hAnsiTheme="minorHAnsi" w:cstheme="minorHAnsi"/>
        </w:rPr>
        <w:t>.</w:t>
      </w:r>
    </w:p>
    <w:p w14:paraId="21D9DF84" w14:textId="383C6C1B" w:rsidR="00A176F8" w:rsidRPr="008F18EC" w:rsidRDefault="00A176F8" w:rsidP="00C041E5">
      <w:pPr>
        <w:pStyle w:val="PargrafodaLista"/>
        <w:numPr>
          <w:ilvl w:val="1"/>
          <w:numId w:val="7"/>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Caso alguma das certidões relacionadas no Capítulo IV, Seção V, seja positiva, e nela não esteja consignada a situação atualizada do processo, deverá estar acompanhada de prova de quitação e/ou de certidões que tragam a situação atualizada da ação ou dos procedimentos administrativos que comprovem a regularidade fiscal, com prazo de, no máximo, </w:t>
      </w:r>
      <w:r w:rsidR="00E8076B" w:rsidRPr="008F18EC">
        <w:rPr>
          <w:rFonts w:asciiTheme="minorHAnsi" w:hAnsiTheme="minorHAnsi" w:cstheme="minorHAnsi"/>
        </w:rPr>
        <w:t>[</w:t>
      </w:r>
      <w:r w:rsidRPr="008F18EC">
        <w:rPr>
          <w:rFonts w:asciiTheme="minorHAnsi" w:hAnsiTheme="minorHAnsi" w:cstheme="minorHAnsi"/>
          <w:highlight w:val="yellow"/>
        </w:rPr>
        <w:t>90 (noventa) dias</w:t>
      </w:r>
      <w:r w:rsidR="00E8076B" w:rsidRPr="008F18EC">
        <w:rPr>
          <w:rFonts w:asciiTheme="minorHAnsi" w:hAnsiTheme="minorHAnsi" w:cstheme="minorHAnsi"/>
        </w:rPr>
        <w:t>]</w:t>
      </w:r>
      <w:r w:rsidRPr="008F18EC">
        <w:rPr>
          <w:rFonts w:asciiTheme="minorHAnsi" w:hAnsiTheme="minorHAnsi" w:cstheme="minorHAnsi"/>
        </w:rPr>
        <w:t xml:space="preserve"> anteriores à data da </w:t>
      </w:r>
      <w:r w:rsidRPr="008F18EC">
        <w:rPr>
          <w:rFonts w:asciiTheme="minorHAnsi" w:hAnsiTheme="minorHAnsi" w:cstheme="minorHAnsi"/>
          <w:b/>
          <w:bCs/>
        </w:rPr>
        <w:t>Sessão Pública do</w:t>
      </w:r>
      <w:r w:rsidRPr="008F18EC">
        <w:rPr>
          <w:rFonts w:asciiTheme="minorHAnsi" w:hAnsiTheme="minorHAnsi" w:cstheme="minorHAnsi"/>
          <w:b/>
          <w:bCs/>
          <w:spacing w:val="-1"/>
        </w:rPr>
        <w:t xml:space="preserve"> </w:t>
      </w:r>
      <w:r w:rsidRPr="008F18EC">
        <w:rPr>
          <w:rFonts w:asciiTheme="minorHAnsi" w:hAnsiTheme="minorHAnsi" w:cstheme="minorHAnsi"/>
          <w:b/>
          <w:bCs/>
        </w:rPr>
        <w:t>Leilão</w:t>
      </w:r>
      <w:r w:rsidRPr="008F18EC">
        <w:rPr>
          <w:rFonts w:asciiTheme="minorHAnsi" w:hAnsiTheme="minorHAnsi" w:cstheme="minorHAnsi"/>
        </w:rPr>
        <w:t>.</w:t>
      </w:r>
    </w:p>
    <w:p w14:paraId="3E609C53" w14:textId="26C95A05" w:rsidR="00A176F8" w:rsidRPr="008F18EC" w:rsidRDefault="00A176F8" w:rsidP="0D5207EE">
      <w:pPr>
        <w:pStyle w:val="Subseo"/>
        <w:rPr>
          <w:rFonts w:asciiTheme="minorHAnsi" w:hAnsiTheme="minorHAnsi"/>
        </w:rPr>
      </w:pPr>
      <w:bookmarkStart w:id="398" w:name="_Toc531549736"/>
      <w:bookmarkStart w:id="399" w:name="_Toc211683475"/>
      <w:r w:rsidRPr="008F18EC">
        <w:rPr>
          <w:rFonts w:asciiTheme="minorHAnsi" w:hAnsiTheme="minorHAnsi"/>
        </w:rPr>
        <w:t>Subseção I – Habilitação Jurídica</w:t>
      </w:r>
      <w:bookmarkEnd w:id="398"/>
      <w:bookmarkEnd w:id="399"/>
    </w:p>
    <w:p w14:paraId="1B5A0009" w14:textId="77777777" w:rsidR="00A176F8" w:rsidRPr="008F18EC" w:rsidRDefault="00A176F8" w:rsidP="00C041E5">
      <w:pPr>
        <w:pStyle w:val="PargrafodaLista"/>
        <w:numPr>
          <w:ilvl w:val="1"/>
          <w:numId w:val="7"/>
        </w:numPr>
        <w:tabs>
          <w:tab w:val="left" w:pos="1811"/>
          <w:tab w:val="left" w:pos="1812"/>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As </w:t>
      </w:r>
      <w:r w:rsidRPr="008F18EC">
        <w:rPr>
          <w:rFonts w:asciiTheme="minorHAnsi" w:hAnsiTheme="minorHAnsi" w:cstheme="minorHAnsi"/>
          <w:b/>
          <w:bCs/>
        </w:rPr>
        <w:t>Proponentes</w:t>
      </w:r>
      <w:r w:rsidRPr="008F18EC">
        <w:rPr>
          <w:rFonts w:asciiTheme="minorHAnsi" w:hAnsiTheme="minorHAnsi" w:cstheme="minorHAnsi"/>
        </w:rPr>
        <w:t xml:space="preserve"> deverão apresentar os documentos a seguir listados, em vias física e</w:t>
      </w:r>
      <w:r w:rsidRPr="008F18EC">
        <w:rPr>
          <w:rFonts w:asciiTheme="minorHAnsi" w:hAnsiTheme="minorHAnsi" w:cstheme="minorHAnsi"/>
          <w:spacing w:val="-2"/>
        </w:rPr>
        <w:t xml:space="preserve"> </w:t>
      </w:r>
      <w:r w:rsidRPr="008F18EC">
        <w:rPr>
          <w:rFonts w:asciiTheme="minorHAnsi" w:hAnsiTheme="minorHAnsi" w:cstheme="minorHAnsi"/>
        </w:rPr>
        <w:t>eletrônica:</w:t>
      </w:r>
    </w:p>
    <w:p w14:paraId="66C0119D" w14:textId="09585064"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bookmarkStart w:id="400" w:name="_Ref73048561"/>
      <w:r w:rsidRPr="008F18EC">
        <w:rPr>
          <w:rFonts w:asciiTheme="minorHAnsi" w:hAnsiTheme="minorHAnsi" w:cstheme="minorHAnsi"/>
        </w:rPr>
        <w:lastRenderedPageBreak/>
        <w:t>Para qualquer tipo de sociedade, ato constitutivo, estatuto ou contrato social, acompanhado de prova dos administradores em exercício (últimos atos de eleição dos diretores e do conselho de administração que elegeu a última diretoria, bem como respectivos termos de posse, conforme o caso), devidamente registrados na junta comercial ou cartório de registro competentes, e certidão expedida pela junta comercial ou cartório de registro competente com informações atualizadas sobre o registro da</w:t>
      </w:r>
      <w:r w:rsidRPr="008F18EC">
        <w:rPr>
          <w:rFonts w:asciiTheme="minorHAnsi" w:hAnsiTheme="minorHAnsi" w:cstheme="minorHAnsi"/>
          <w:spacing w:val="-26"/>
        </w:rPr>
        <w:t xml:space="preserve"> </w:t>
      </w:r>
      <w:r w:rsidRPr="008F18EC">
        <w:rPr>
          <w:rFonts w:asciiTheme="minorHAnsi" w:hAnsiTheme="minorHAnsi" w:cstheme="minorHAnsi"/>
        </w:rPr>
        <w:t>sociedade;</w:t>
      </w:r>
      <w:bookmarkEnd w:id="400"/>
    </w:p>
    <w:p w14:paraId="7170A4A6" w14:textId="2B0B574C"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No caso de instituição financeira, comprovação de autorização de funcionamento pelo Banco Central do Brasil, além dos demais documentos aplicáveis previstos no </w:t>
      </w:r>
      <w:r w:rsidR="00622CFC" w:rsidRPr="008F18EC">
        <w:rPr>
          <w:rFonts w:asciiTheme="minorHAnsi" w:hAnsiTheme="minorHAnsi" w:cstheme="minorHAnsi"/>
        </w:rPr>
        <w:t>Item</w:t>
      </w:r>
      <w:r w:rsidRPr="008F18EC">
        <w:rPr>
          <w:rFonts w:asciiTheme="minorHAnsi" w:hAnsiTheme="minorHAnsi" w:cstheme="minorHAnsi"/>
        </w:rPr>
        <w:t xml:space="preserve"> </w:t>
      </w:r>
      <w:r w:rsidR="00297979" w:rsidRPr="008F18EC">
        <w:rPr>
          <w:rFonts w:asciiTheme="minorHAnsi" w:hAnsiTheme="minorHAnsi" w:cstheme="minorHAnsi"/>
        </w:rPr>
        <w:fldChar w:fldCharType="begin"/>
      </w:r>
      <w:r w:rsidR="00297979" w:rsidRPr="008F18EC">
        <w:rPr>
          <w:rFonts w:asciiTheme="minorHAnsi" w:hAnsiTheme="minorHAnsi" w:cstheme="minorHAnsi"/>
        </w:rPr>
        <w:instrText xml:space="preserve"> REF _Ref73048561 \r \h  \* MERGEFORMAT </w:instrText>
      </w:r>
      <w:r w:rsidR="00297979" w:rsidRPr="008F18EC">
        <w:rPr>
          <w:rFonts w:asciiTheme="minorHAnsi" w:hAnsiTheme="minorHAnsi" w:cstheme="minorHAnsi"/>
        </w:rPr>
      </w:r>
      <w:r w:rsidR="00297979" w:rsidRPr="008F18EC">
        <w:rPr>
          <w:rFonts w:asciiTheme="minorHAnsi" w:hAnsiTheme="minorHAnsi" w:cstheme="minorHAnsi"/>
        </w:rPr>
        <w:fldChar w:fldCharType="separate"/>
      </w:r>
      <w:r w:rsidR="00297979" w:rsidRPr="008F18EC">
        <w:rPr>
          <w:rFonts w:asciiTheme="minorHAnsi" w:hAnsiTheme="minorHAnsi" w:cstheme="minorHAnsi"/>
        </w:rPr>
        <w:t>4.50.1</w:t>
      </w:r>
      <w:r w:rsidR="00297979" w:rsidRPr="008F18EC">
        <w:rPr>
          <w:rFonts w:asciiTheme="minorHAnsi" w:hAnsiTheme="minorHAnsi" w:cstheme="minorHAnsi"/>
        </w:rPr>
        <w:fldChar w:fldCharType="end"/>
      </w:r>
      <w:r w:rsidRPr="008F18EC">
        <w:rPr>
          <w:rFonts w:asciiTheme="minorHAnsi" w:hAnsiTheme="minorHAnsi" w:cstheme="minorHAnsi"/>
        </w:rPr>
        <w:t>;</w:t>
      </w:r>
    </w:p>
    <w:p w14:paraId="096974BC" w14:textId="76027C9B"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No caso de </w:t>
      </w:r>
      <w:r w:rsidRPr="008F18EC">
        <w:rPr>
          <w:rFonts w:asciiTheme="minorHAnsi" w:hAnsiTheme="minorHAnsi" w:cstheme="minorHAnsi"/>
          <w:b/>
          <w:bCs/>
        </w:rPr>
        <w:t>FIP</w:t>
      </w:r>
      <w:r w:rsidRPr="008F18EC">
        <w:rPr>
          <w:rFonts w:asciiTheme="minorHAnsi" w:hAnsiTheme="minorHAnsi" w:cstheme="minorHAnsi"/>
        </w:rPr>
        <w:t xml:space="preserve">, a seguinte documentação adicional, além dos demais documentos aplicáveis previstos no </w:t>
      </w:r>
      <w:r w:rsidR="00622CFC" w:rsidRPr="008F18EC">
        <w:rPr>
          <w:rFonts w:asciiTheme="minorHAnsi" w:hAnsiTheme="minorHAnsi" w:cstheme="minorHAnsi"/>
        </w:rPr>
        <w:t>Item</w:t>
      </w:r>
      <w:r w:rsidRPr="008F18EC">
        <w:rPr>
          <w:rFonts w:asciiTheme="minorHAnsi" w:hAnsiTheme="minorHAnsi" w:cstheme="minorHAnsi"/>
        </w:rPr>
        <w:t xml:space="preserve"> </w:t>
      </w:r>
      <w:r w:rsidRPr="008F18EC">
        <w:rPr>
          <w:rFonts w:asciiTheme="minorHAnsi" w:hAnsiTheme="minorHAnsi" w:cstheme="minorHAnsi"/>
        </w:rPr>
        <w:fldChar w:fldCharType="begin"/>
      </w:r>
      <w:r w:rsidRPr="008F18EC">
        <w:rPr>
          <w:rFonts w:asciiTheme="minorHAnsi" w:hAnsiTheme="minorHAnsi" w:cstheme="minorHAnsi"/>
        </w:rPr>
        <w:instrText xml:space="preserve"> REF _Ref73048561 \r \h  \* MERGEFORMAT </w:instrText>
      </w:r>
      <w:r w:rsidRPr="008F18EC">
        <w:rPr>
          <w:rFonts w:asciiTheme="minorHAnsi" w:hAnsiTheme="minorHAnsi" w:cstheme="minorHAnsi"/>
        </w:rPr>
      </w:r>
      <w:r w:rsidRPr="008F18EC">
        <w:rPr>
          <w:rFonts w:asciiTheme="minorHAnsi" w:hAnsiTheme="minorHAnsi" w:cstheme="minorHAnsi"/>
        </w:rPr>
        <w:fldChar w:fldCharType="separate"/>
      </w:r>
      <w:r w:rsidR="00297979" w:rsidRPr="008F18EC">
        <w:rPr>
          <w:rFonts w:asciiTheme="minorHAnsi" w:hAnsiTheme="minorHAnsi" w:cstheme="minorHAnsi"/>
        </w:rPr>
        <w:t>4.50.1</w:t>
      </w:r>
      <w:r w:rsidRPr="008F18EC">
        <w:rPr>
          <w:rFonts w:asciiTheme="minorHAnsi" w:hAnsiTheme="minorHAnsi" w:cstheme="minorHAnsi"/>
        </w:rPr>
        <w:fldChar w:fldCharType="end"/>
      </w:r>
      <w:r w:rsidRPr="008F18EC">
        <w:rPr>
          <w:rFonts w:asciiTheme="minorHAnsi" w:hAnsiTheme="minorHAnsi" w:cstheme="minorHAnsi"/>
        </w:rPr>
        <w:t>:</w:t>
      </w:r>
    </w:p>
    <w:p w14:paraId="2DB010A9" w14:textId="77777777" w:rsidR="00A176F8" w:rsidRPr="008F18EC" w:rsidRDefault="00A176F8"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cópia autenticada do instrumento de constituição e do inteiro teor do Regulamento em vigor, devidamente acompanhados de certidão comprobatória de seu registro em Cartório de Registro de Títulos e Documentos;</w:t>
      </w:r>
    </w:p>
    <w:p w14:paraId="567BFE5B" w14:textId="77777777" w:rsidR="00A176F8" w:rsidRPr="008F18EC" w:rsidRDefault="00A176F8"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cópia autenticada do comprovante de registro de funcionamento do </w:t>
      </w:r>
      <w:r w:rsidRPr="008F18EC">
        <w:rPr>
          <w:rFonts w:asciiTheme="minorHAnsi" w:hAnsiTheme="minorHAnsi" w:cstheme="minorHAnsi"/>
          <w:b/>
          <w:bCs/>
        </w:rPr>
        <w:t>FIP</w:t>
      </w:r>
      <w:r w:rsidRPr="008F18EC">
        <w:rPr>
          <w:rFonts w:asciiTheme="minorHAnsi" w:hAnsiTheme="minorHAnsi" w:cstheme="minorHAnsi"/>
        </w:rPr>
        <w:t xml:space="preserve"> junto à </w:t>
      </w:r>
      <w:r w:rsidRPr="008F18EC">
        <w:rPr>
          <w:rFonts w:asciiTheme="minorHAnsi" w:hAnsiTheme="minorHAnsi" w:cstheme="minorHAnsi"/>
          <w:b/>
          <w:bCs/>
        </w:rPr>
        <w:t>CVM</w:t>
      </w:r>
      <w:r w:rsidRPr="008F18EC">
        <w:rPr>
          <w:rFonts w:asciiTheme="minorHAnsi" w:hAnsiTheme="minorHAnsi" w:cstheme="minorHAnsi"/>
        </w:rPr>
        <w:t>;</w:t>
      </w:r>
    </w:p>
    <w:p w14:paraId="6DD9D687" w14:textId="77777777" w:rsidR="00A176F8" w:rsidRPr="008F18EC" w:rsidRDefault="00A176F8"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prova de contratação de gestor, se houver, bem como de eleição do administrador em exercício;</w:t>
      </w:r>
    </w:p>
    <w:p w14:paraId="5907E158" w14:textId="77777777" w:rsidR="00A176F8" w:rsidRPr="008F18EC" w:rsidRDefault="00A176F8"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comprovante de registro do administrador e, se houver, do gestor do </w:t>
      </w:r>
      <w:r w:rsidRPr="008F18EC">
        <w:rPr>
          <w:rFonts w:asciiTheme="minorHAnsi" w:hAnsiTheme="minorHAnsi" w:cstheme="minorHAnsi"/>
          <w:b/>
          <w:bCs/>
        </w:rPr>
        <w:t>FIP</w:t>
      </w:r>
      <w:r w:rsidRPr="008F18EC">
        <w:rPr>
          <w:rFonts w:asciiTheme="minorHAnsi" w:hAnsiTheme="minorHAnsi" w:cstheme="minorHAnsi"/>
        </w:rPr>
        <w:t xml:space="preserve">, perante a </w:t>
      </w:r>
      <w:r w:rsidRPr="008F18EC">
        <w:rPr>
          <w:rFonts w:asciiTheme="minorHAnsi" w:hAnsiTheme="minorHAnsi" w:cstheme="minorHAnsi"/>
          <w:b/>
          <w:bCs/>
        </w:rPr>
        <w:t>CVM</w:t>
      </w:r>
      <w:r w:rsidRPr="008F18EC">
        <w:rPr>
          <w:rFonts w:asciiTheme="minorHAnsi" w:hAnsiTheme="minorHAnsi" w:cstheme="minorHAnsi"/>
        </w:rPr>
        <w:t>; e</w:t>
      </w:r>
    </w:p>
    <w:p w14:paraId="1E5CC0D1" w14:textId="2627F3F2" w:rsidR="00A176F8" w:rsidRPr="008F18EC" w:rsidRDefault="00A176F8"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comprovação de que o </w:t>
      </w:r>
      <w:r w:rsidRPr="008F18EC">
        <w:rPr>
          <w:rFonts w:asciiTheme="minorHAnsi" w:hAnsiTheme="minorHAnsi" w:cstheme="minorHAnsi"/>
          <w:b/>
          <w:bCs/>
        </w:rPr>
        <w:t>FIP</w:t>
      </w:r>
      <w:r w:rsidRPr="008F18EC">
        <w:rPr>
          <w:rFonts w:asciiTheme="minorHAnsi" w:hAnsiTheme="minorHAnsi" w:cstheme="minorHAnsi"/>
        </w:rPr>
        <w:t xml:space="preserve"> </w:t>
      </w:r>
      <w:r w:rsidR="001E21FB" w:rsidRPr="008F18EC">
        <w:rPr>
          <w:rFonts w:asciiTheme="minorHAnsi" w:hAnsiTheme="minorHAnsi" w:cstheme="minorHAnsi"/>
        </w:rPr>
        <w:t>se encontra</w:t>
      </w:r>
      <w:r w:rsidRPr="008F18EC">
        <w:rPr>
          <w:rFonts w:asciiTheme="minorHAnsi" w:hAnsiTheme="minorHAnsi" w:cstheme="minorHAnsi"/>
        </w:rPr>
        <w:t xml:space="preserve"> devidamente autorizado a participar do </w:t>
      </w:r>
      <w:r w:rsidRPr="008F18EC">
        <w:rPr>
          <w:rFonts w:asciiTheme="minorHAnsi" w:hAnsiTheme="minorHAnsi" w:cstheme="minorHAnsi"/>
          <w:b/>
          <w:bCs/>
        </w:rPr>
        <w:t>Leilão</w:t>
      </w:r>
      <w:r w:rsidRPr="008F18EC">
        <w:rPr>
          <w:rFonts w:asciiTheme="minorHAnsi" w:hAnsiTheme="minorHAnsi" w:cstheme="minorHAnsi"/>
        </w:rPr>
        <w:t xml:space="preserve"> e que o seu administrador pode representá-lo em todos os atos e para todos os efeitos do </w:t>
      </w:r>
      <w:r w:rsidRPr="008F18EC">
        <w:rPr>
          <w:rFonts w:asciiTheme="minorHAnsi" w:hAnsiTheme="minorHAnsi" w:cstheme="minorHAnsi"/>
          <w:b/>
          <w:bCs/>
        </w:rPr>
        <w:t>Leilão</w:t>
      </w:r>
      <w:r w:rsidRPr="008F18EC">
        <w:rPr>
          <w:rFonts w:asciiTheme="minorHAnsi" w:hAnsiTheme="minorHAnsi" w:cstheme="minorHAnsi"/>
        </w:rPr>
        <w:t xml:space="preserve">, assumindo em nome do </w:t>
      </w:r>
      <w:r w:rsidRPr="008F18EC">
        <w:rPr>
          <w:rFonts w:asciiTheme="minorHAnsi" w:hAnsiTheme="minorHAnsi" w:cstheme="minorHAnsi"/>
          <w:b/>
          <w:bCs/>
        </w:rPr>
        <w:t>FIP</w:t>
      </w:r>
      <w:r w:rsidRPr="008F18EC">
        <w:rPr>
          <w:rFonts w:asciiTheme="minorHAnsi" w:hAnsiTheme="minorHAnsi" w:cstheme="minorHAnsi"/>
        </w:rPr>
        <w:t xml:space="preserve"> todas as obrigações e direitos que decorrem do </w:t>
      </w:r>
      <w:r w:rsidRPr="008F18EC">
        <w:rPr>
          <w:rFonts w:asciiTheme="minorHAnsi" w:hAnsiTheme="minorHAnsi" w:cstheme="minorHAnsi"/>
          <w:b/>
          <w:bCs/>
        </w:rPr>
        <w:t>Leilão</w:t>
      </w:r>
      <w:r w:rsidRPr="008F18EC">
        <w:rPr>
          <w:rFonts w:asciiTheme="minorHAnsi" w:hAnsiTheme="minorHAnsi" w:cstheme="minorHAnsi"/>
        </w:rPr>
        <w:t>.</w:t>
      </w:r>
    </w:p>
    <w:p w14:paraId="675DCF37" w14:textId="2AD79AEA"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No caso de entidade aberta ou fechada de previdência complementar, comprovação de autorização específica quanto à sua constituição e funcionamento, expedida pelo respectivo órgão fiscalizador e declaração emitida pela Superintendência Nacional de Previdência Complementar (PREVIC), do </w:t>
      </w:r>
      <w:r w:rsidR="009633B3" w:rsidRPr="008F18EC">
        <w:rPr>
          <w:rFonts w:asciiTheme="minorHAnsi" w:hAnsiTheme="minorHAnsi" w:cstheme="minorHAnsi"/>
        </w:rPr>
        <w:t>Ministério da Fazenda</w:t>
      </w:r>
      <w:r w:rsidRPr="008F18EC">
        <w:rPr>
          <w:rFonts w:asciiTheme="minorHAnsi" w:hAnsiTheme="minorHAnsi" w:cstheme="minorHAnsi"/>
        </w:rPr>
        <w:t xml:space="preserve">, de que os planos e benefícios por ela administrados não se encontram sob liquidação ou intervenção, além dos demais documentos aplicáveis previstos no </w:t>
      </w:r>
      <w:r w:rsidR="00622CFC" w:rsidRPr="008F18EC">
        <w:rPr>
          <w:rFonts w:asciiTheme="minorHAnsi" w:hAnsiTheme="minorHAnsi" w:cstheme="minorHAnsi"/>
        </w:rPr>
        <w:t>Item</w:t>
      </w:r>
      <w:r w:rsidRPr="008F18EC">
        <w:rPr>
          <w:rFonts w:asciiTheme="minorHAnsi" w:hAnsiTheme="minorHAnsi" w:cstheme="minorHAnsi"/>
        </w:rPr>
        <w:t xml:space="preserve"> </w:t>
      </w:r>
      <w:r w:rsidRPr="008F18EC">
        <w:rPr>
          <w:rFonts w:asciiTheme="minorHAnsi" w:hAnsiTheme="minorHAnsi" w:cstheme="minorHAnsi"/>
        </w:rPr>
        <w:fldChar w:fldCharType="begin"/>
      </w:r>
      <w:r w:rsidRPr="008F18EC">
        <w:rPr>
          <w:rFonts w:asciiTheme="minorHAnsi" w:hAnsiTheme="minorHAnsi" w:cstheme="minorHAnsi"/>
        </w:rPr>
        <w:instrText xml:space="preserve"> REF _Ref73048561 \r \h  \* MERGEFORMAT </w:instrText>
      </w:r>
      <w:r w:rsidRPr="008F18EC">
        <w:rPr>
          <w:rFonts w:asciiTheme="minorHAnsi" w:hAnsiTheme="minorHAnsi" w:cstheme="minorHAnsi"/>
        </w:rPr>
      </w:r>
      <w:r w:rsidRPr="008F18EC">
        <w:rPr>
          <w:rFonts w:asciiTheme="minorHAnsi" w:hAnsiTheme="minorHAnsi" w:cstheme="minorHAnsi"/>
        </w:rPr>
        <w:fldChar w:fldCharType="separate"/>
      </w:r>
      <w:r w:rsidR="002F0EAD" w:rsidRPr="008F18EC">
        <w:rPr>
          <w:rFonts w:asciiTheme="minorHAnsi" w:hAnsiTheme="minorHAnsi" w:cstheme="minorHAnsi"/>
        </w:rPr>
        <w:t>4.50.1</w:t>
      </w:r>
      <w:r w:rsidRPr="008F18EC">
        <w:rPr>
          <w:rFonts w:asciiTheme="minorHAnsi" w:hAnsiTheme="minorHAnsi" w:cstheme="minorHAnsi"/>
        </w:rPr>
        <w:fldChar w:fldCharType="end"/>
      </w:r>
      <w:r w:rsidRPr="008F18EC">
        <w:rPr>
          <w:rFonts w:asciiTheme="minorHAnsi" w:hAnsiTheme="minorHAnsi" w:cstheme="minorHAnsi"/>
        </w:rPr>
        <w:t>;</w:t>
      </w:r>
    </w:p>
    <w:p w14:paraId="14E36127" w14:textId="576B26A1"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No caso de </w:t>
      </w:r>
      <w:r w:rsidRPr="008F18EC">
        <w:rPr>
          <w:rFonts w:asciiTheme="minorHAnsi" w:hAnsiTheme="minorHAnsi" w:cstheme="minorHAnsi"/>
          <w:b/>
          <w:bCs/>
        </w:rPr>
        <w:t>Proponentes</w:t>
      </w:r>
      <w:r w:rsidRPr="008F18EC">
        <w:rPr>
          <w:rFonts w:asciiTheme="minorHAnsi" w:hAnsiTheme="minorHAnsi" w:cstheme="minorHAnsi"/>
        </w:rPr>
        <w:t xml:space="preserve"> estrangeiras em funcionamento no Brasil, serão exigidos ato de autorização e ato de registro para funcionamento, expedidos pelos órgãos competentes, quando a atividade assim o</w:t>
      </w:r>
      <w:r w:rsidRPr="008F18EC">
        <w:rPr>
          <w:rFonts w:asciiTheme="minorHAnsi" w:hAnsiTheme="minorHAnsi" w:cstheme="minorHAnsi"/>
          <w:spacing w:val="-15"/>
        </w:rPr>
        <w:t xml:space="preserve"> </w:t>
      </w:r>
      <w:r w:rsidRPr="008F18EC">
        <w:rPr>
          <w:rFonts w:asciiTheme="minorHAnsi" w:hAnsiTheme="minorHAnsi" w:cstheme="minorHAnsi"/>
        </w:rPr>
        <w:t xml:space="preserve">exigir, além dos demais documentos aplicáveis previstos no </w:t>
      </w:r>
      <w:r w:rsidR="00622CFC" w:rsidRPr="008F18EC">
        <w:rPr>
          <w:rFonts w:asciiTheme="minorHAnsi" w:hAnsiTheme="minorHAnsi" w:cstheme="minorHAnsi"/>
        </w:rPr>
        <w:t>Item</w:t>
      </w:r>
      <w:r w:rsidRPr="008F18EC">
        <w:rPr>
          <w:rFonts w:asciiTheme="minorHAnsi" w:hAnsiTheme="minorHAnsi" w:cstheme="minorHAnsi"/>
        </w:rPr>
        <w:t xml:space="preserve"> </w:t>
      </w:r>
      <w:r w:rsidRPr="008F18EC">
        <w:rPr>
          <w:rFonts w:asciiTheme="minorHAnsi" w:hAnsiTheme="minorHAnsi" w:cstheme="minorHAnsi"/>
        </w:rPr>
        <w:fldChar w:fldCharType="begin"/>
      </w:r>
      <w:r w:rsidRPr="008F18EC">
        <w:rPr>
          <w:rFonts w:asciiTheme="minorHAnsi" w:hAnsiTheme="minorHAnsi" w:cstheme="minorHAnsi"/>
        </w:rPr>
        <w:instrText xml:space="preserve"> REF _Ref73048561 \r \h  \* MERGEFORMAT </w:instrText>
      </w:r>
      <w:r w:rsidRPr="008F18EC">
        <w:rPr>
          <w:rFonts w:asciiTheme="minorHAnsi" w:hAnsiTheme="minorHAnsi" w:cstheme="minorHAnsi"/>
        </w:rPr>
      </w:r>
      <w:r w:rsidRPr="008F18EC">
        <w:rPr>
          <w:rFonts w:asciiTheme="minorHAnsi" w:hAnsiTheme="minorHAnsi" w:cstheme="minorHAnsi"/>
        </w:rPr>
        <w:fldChar w:fldCharType="separate"/>
      </w:r>
      <w:r w:rsidR="00EA673D" w:rsidRPr="008F18EC">
        <w:rPr>
          <w:rFonts w:asciiTheme="minorHAnsi" w:hAnsiTheme="minorHAnsi" w:cstheme="minorHAnsi"/>
        </w:rPr>
        <w:t>4.50.1</w:t>
      </w:r>
      <w:r w:rsidRPr="008F18EC">
        <w:rPr>
          <w:rFonts w:asciiTheme="minorHAnsi" w:hAnsiTheme="minorHAnsi" w:cstheme="minorHAnsi"/>
        </w:rPr>
        <w:fldChar w:fldCharType="end"/>
      </w:r>
      <w:r w:rsidRPr="008F18EC">
        <w:rPr>
          <w:rFonts w:asciiTheme="minorHAnsi" w:hAnsiTheme="minorHAnsi" w:cstheme="minorHAnsi"/>
        </w:rPr>
        <w:t>; e</w:t>
      </w:r>
    </w:p>
    <w:p w14:paraId="7212C56B" w14:textId="69E81D86"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bookmarkStart w:id="401" w:name="_Ref70228971"/>
      <w:r w:rsidRPr="008F18EC">
        <w:rPr>
          <w:rFonts w:asciiTheme="minorHAnsi" w:hAnsiTheme="minorHAnsi" w:cstheme="minorHAnsi"/>
        </w:rPr>
        <w:t xml:space="preserve">Para todas as </w:t>
      </w:r>
      <w:r w:rsidRPr="008F18EC">
        <w:rPr>
          <w:rFonts w:asciiTheme="minorHAnsi" w:hAnsiTheme="minorHAnsi" w:cstheme="minorHAnsi"/>
          <w:b/>
          <w:bCs/>
        </w:rPr>
        <w:t>Proponentes</w:t>
      </w:r>
      <w:r w:rsidRPr="008F18EC">
        <w:rPr>
          <w:rFonts w:asciiTheme="minorHAnsi" w:hAnsiTheme="minorHAnsi" w:cstheme="minorHAnsi"/>
        </w:rPr>
        <w:t xml:space="preserve">, individuais ou em </w:t>
      </w:r>
      <w:r w:rsidRPr="008F18EC">
        <w:rPr>
          <w:rFonts w:asciiTheme="minorHAnsi" w:hAnsiTheme="minorHAnsi" w:cstheme="minorHAnsi"/>
          <w:b/>
          <w:bCs/>
        </w:rPr>
        <w:t>Consórcio</w:t>
      </w:r>
      <w:r w:rsidRPr="008F18EC">
        <w:rPr>
          <w:rFonts w:asciiTheme="minorHAnsi" w:hAnsiTheme="minorHAnsi" w:cstheme="minorHAnsi"/>
        </w:rPr>
        <w:t>, Termo de Compromisso de Constituição de Sociedade de Propósito Específico, público ou particular</w:t>
      </w:r>
      <w:r w:rsidR="00FA21C3" w:rsidRPr="008F18EC">
        <w:rPr>
          <w:rFonts w:asciiTheme="minorHAnsi" w:hAnsiTheme="minorHAnsi" w:cstheme="minorHAnsi"/>
        </w:rPr>
        <w:t>,</w:t>
      </w:r>
      <w:r w:rsidR="008A2D4B" w:rsidRPr="008F18EC">
        <w:rPr>
          <w:rFonts w:asciiTheme="minorHAnsi" w:hAnsiTheme="minorHAnsi" w:cstheme="minorHAnsi"/>
        </w:rPr>
        <w:t xml:space="preserve"> para a administração e exploração do </w:t>
      </w:r>
      <w:r w:rsidR="00FA21C3" w:rsidRPr="008F18EC">
        <w:rPr>
          <w:rFonts w:asciiTheme="minorHAnsi" w:hAnsiTheme="minorHAnsi" w:cstheme="minorHAnsi"/>
          <w:b/>
          <w:bCs/>
        </w:rPr>
        <w:t>A</w:t>
      </w:r>
      <w:r w:rsidR="008A2D4B" w:rsidRPr="008F18EC">
        <w:rPr>
          <w:rFonts w:asciiTheme="minorHAnsi" w:hAnsiTheme="minorHAnsi" w:cstheme="minorHAnsi"/>
          <w:b/>
          <w:bCs/>
        </w:rPr>
        <w:t xml:space="preserve">cesso </w:t>
      </w:r>
      <w:r w:rsidR="00FA21C3" w:rsidRPr="008F18EC">
        <w:rPr>
          <w:rFonts w:asciiTheme="minorHAnsi" w:hAnsiTheme="minorHAnsi" w:cstheme="minorHAnsi"/>
          <w:b/>
          <w:bCs/>
        </w:rPr>
        <w:t>A</w:t>
      </w:r>
      <w:r w:rsidR="008A2D4B" w:rsidRPr="008F18EC">
        <w:rPr>
          <w:rFonts w:asciiTheme="minorHAnsi" w:hAnsiTheme="minorHAnsi" w:cstheme="minorHAnsi"/>
          <w:b/>
          <w:bCs/>
        </w:rPr>
        <w:t xml:space="preserve">quaviário </w:t>
      </w:r>
      <w:r w:rsidR="00971E5A" w:rsidRPr="008F18EC">
        <w:rPr>
          <w:rFonts w:asciiTheme="minorHAnsi" w:hAnsiTheme="minorHAnsi" w:cstheme="minorHAnsi"/>
          <w:b/>
          <w:bCs/>
        </w:rPr>
        <w:t>ao</w:t>
      </w:r>
      <w:r w:rsidR="00971E5A" w:rsidRPr="008F18EC">
        <w:rPr>
          <w:rFonts w:asciiTheme="minorHAnsi" w:hAnsiTheme="minorHAnsi" w:cstheme="minorHAnsi"/>
        </w:rPr>
        <w:t xml:space="preserve"> </w:t>
      </w:r>
      <w:r w:rsidR="008A2D4B" w:rsidRPr="008F18EC">
        <w:rPr>
          <w:rFonts w:asciiTheme="minorHAnsi" w:hAnsiTheme="minorHAnsi" w:cstheme="minorHAnsi"/>
          <w:b/>
        </w:rPr>
        <w:t xml:space="preserve">Porto </w:t>
      </w:r>
      <w:r w:rsidR="00FA21C3" w:rsidRPr="008F18EC">
        <w:rPr>
          <w:rFonts w:asciiTheme="minorHAnsi" w:hAnsiTheme="minorHAnsi" w:cstheme="minorHAnsi"/>
          <w:b/>
        </w:rPr>
        <w:t xml:space="preserve">de </w:t>
      </w:r>
      <w:r w:rsidR="00C1735A" w:rsidRPr="008F18EC">
        <w:rPr>
          <w:rFonts w:asciiTheme="minorHAnsi" w:hAnsiTheme="minorHAnsi" w:cstheme="minorHAnsi"/>
          <w:b/>
        </w:rPr>
        <w:t>Santos</w:t>
      </w:r>
      <w:r w:rsidR="008A2D4B" w:rsidRPr="008F18EC">
        <w:rPr>
          <w:rFonts w:asciiTheme="minorHAnsi" w:hAnsiTheme="minorHAnsi" w:cstheme="minorHAnsi"/>
        </w:rPr>
        <w:t>,</w:t>
      </w:r>
      <w:r w:rsidRPr="008F18EC">
        <w:rPr>
          <w:rFonts w:asciiTheme="minorHAnsi" w:hAnsiTheme="minorHAnsi" w:cstheme="minorHAnsi"/>
        </w:rPr>
        <w:t xml:space="preserve"> na forma do </w:t>
      </w:r>
      <w:r w:rsidR="006124BF" w:rsidRPr="008F18EC">
        <w:rPr>
          <w:rFonts w:asciiTheme="minorHAnsi" w:hAnsiTheme="minorHAnsi" w:cstheme="minorHAnsi"/>
          <w:b/>
          <w:bCs/>
        </w:rPr>
        <w:t xml:space="preserve">Anexo </w:t>
      </w:r>
      <w:r w:rsidR="006124BF" w:rsidRPr="008F18EC">
        <w:rPr>
          <w:rFonts w:asciiTheme="minorHAnsi" w:hAnsiTheme="minorHAnsi" w:cstheme="minorHAnsi"/>
          <w:b/>
          <w:bCs/>
        </w:rPr>
        <w:lastRenderedPageBreak/>
        <w:t>10</w:t>
      </w:r>
      <w:r w:rsidRPr="008F18EC">
        <w:rPr>
          <w:rFonts w:asciiTheme="minorHAnsi" w:hAnsiTheme="minorHAnsi" w:cstheme="minorHAnsi"/>
        </w:rPr>
        <w:t>.</w:t>
      </w:r>
      <w:bookmarkEnd w:id="401"/>
    </w:p>
    <w:p w14:paraId="552C992C" w14:textId="7F87102F" w:rsidR="00A176F8" w:rsidRPr="008F18EC" w:rsidRDefault="00A176F8" w:rsidP="0D5207EE">
      <w:pPr>
        <w:pStyle w:val="Subseo"/>
        <w:rPr>
          <w:rFonts w:asciiTheme="minorHAnsi" w:hAnsiTheme="minorHAnsi"/>
        </w:rPr>
      </w:pPr>
      <w:bookmarkStart w:id="402" w:name="_Toc1137491159"/>
      <w:bookmarkStart w:id="403" w:name="_Toc211683476"/>
      <w:r w:rsidRPr="008F18EC">
        <w:rPr>
          <w:rFonts w:asciiTheme="minorHAnsi" w:hAnsiTheme="minorHAnsi"/>
        </w:rPr>
        <w:t xml:space="preserve">Subseção II – </w:t>
      </w:r>
      <w:r w:rsidR="00A65AC3" w:rsidRPr="008F18EC">
        <w:rPr>
          <w:rFonts w:asciiTheme="minorHAnsi" w:hAnsiTheme="minorHAnsi"/>
        </w:rPr>
        <w:t>Habilitação</w:t>
      </w:r>
      <w:r w:rsidRPr="008F18EC">
        <w:rPr>
          <w:rFonts w:asciiTheme="minorHAnsi" w:hAnsiTheme="minorHAnsi"/>
        </w:rPr>
        <w:t xml:space="preserve"> Econômico-Financeira</w:t>
      </w:r>
      <w:bookmarkEnd w:id="402"/>
      <w:bookmarkEnd w:id="403"/>
    </w:p>
    <w:p w14:paraId="2AFD1E34" w14:textId="021CAB7E" w:rsidR="00A176F8" w:rsidRPr="008F18EC" w:rsidRDefault="00A176F8" w:rsidP="00C041E5">
      <w:pPr>
        <w:pStyle w:val="PargrafodaLista"/>
        <w:numPr>
          <w:ilvl w:val="1"/>
          <w:numId w:val="7"/>
        </w:numPr>
        <w:tabs>
          <w:tab w:val="left" w:pos="1812"/>
        </w:tabs>
        <w:spacing w:before="240" w:after="240" w:line="300" w:lineRule="exact"/>
        <w:ind w:left="853" w:hanging="853"/>
        <w:rPr>
          <w:rFonts w:asciiTheme="minorHAnsi" w:hAnsiTheme="minorHAnsi" w:cstheme="minorHAnsi"/>
        </w:rPr>
      </w:pPr>
      <w:bookmarkStart w:id="404" w:name="_Ref197363162"/>
      <w:r w:rsidRPr="008F18EC">
        <w:rPr>
          <w:rFonts w:asciiTheme="minorHAnsi" w:hAnsiTheme="minorHAnsi" w:cstheme="minorHAnsi"/>
        </w:rPr>
        <w:t xml:space="preserve">A </w:t>
      </w:r>
      <w:r w:rsidRPr="008F18EC">
        <w:rPr>
          <w:rFonts w:asciiTheme="minorHAnsi" w:hAnsiTheme="minorHAnsi" w:cstheme="minorHAnsi"/>
          <w:b/>
          <w:bCs/>
        </w:rPr>
        <w:t>Proponente</w:t>
      </w:r>
      <w:r w:rsidRPr="008F18EC">
        <w:rPr>
          <w:rFonts w:asciiTheme="minorHAnsi" w:hAnsiTheme="minorHAnsi" w:cstheme="minorHAnsi"/>
        </w:rPr>
        <w:t xml:space="preserve"> deverá apresentar os documentos a seguir</w:t>
      </w:r>
      <w:r w:rsidRPr="008F18EC">
        <w:rPr>
          <w:rFonts w:asciiTheme="minorHAnsi" w:hAnsiTheme="minorHAnsi" w:cstheme="minorHAnsi"/>
          <w:spacing w:val="-12"/>
        </w:rPr>
        <w:t xml:space="preserve"> </w:t>
      </w:r>
      <w:r w:rsidRPr="008F18EC">
        <w:rPr>
          <w:rFonts w:asciiTheme="minorHAnsi" w:hAnsiTheme="minorHAnsi" w:cstheme="minorHAnsi"/>
        </w:rPr>
        <w:t>listados:</w:t>
      </w:r>
      <w:bookmarkEnd w:id="404"/>
    </w:p>
    <w:p w14:paraId="4B7C75F9" w14:textId="6D86B3FC" w:rsidR="00A176F8" w:rsidRPr="008F18EC" w:rsidRDefault="008F591E"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P</w:t>
      </w:r>
      <w:r w:rsidR="00A176F8" w:rsidRPr="008F18EC">
        <w:rPr>
          <w:rFonts w:asciiTheme="minorHAnsi" w:hAnsiTheme="minorHAnsi" w:cstheme="minorHAnsi"/>
        </w:rPr>
        <w:t xml:space="preserve">ara qualquer tipo de sociedade empresária: Certidão Negativa de Pedido de Falência, Recuperação Judicial e Extrajudicial, expedida pelo Distribuidor Judicial da Comarca (Varas Cíveis) da cidade onde a sociedade empresária for sediada, com data de, no máximo, </w:t>
      </w:r>
      <w:r w:rsidRPr="008F18EC">
        <w:rPr>
          <w:rFonts w:asciiTheme="minorHAnsi" w:hAnsiTheme="minorHAnsi" w:cstheme="minorHAnsi"/>
        </w:rPr>
        <w:t>[</w:t>
      </w:r>
      <w:r w:rsidR="00A176F8" w:rsidRPr="008F18EC">
        <w:rPr>
          <w:rFonts w:asciiTheme="minorHAnsi" w:hAnsiTheme="minorHAnsi" w:cstheme="minorHAnsi"/>
          <w:highlight w:val="yellow"/>
        </w:rPr>
        <w:t>30 (trinta) dias</w:t>
      </w:r>
      <w:r w:rsidRPr="008F18EC">
        <w:rPr>
          <w:rFonts w:asciiTheme="minorHAnsi" w:hAnsiTheme="minorHAnsi" w:cstheme="minorHAnsi"/>
        </w:rPr>
        <w:t>]</w:t>
      </w:r>
      <w:r w:rsidR="00A176F8" w:rsidRPr="008F18EC">
        <w:rPr>
          <w:rFonts w:asciiTheme="minorHAnsi" w:hAnsiTheme="minorHAnsi" w:cstheme="minorHAnsi"/>
        </w:rPr>
        <w:t xml:space="preserve"> anteriores à data da </w:t>
      </w:r>
      <w:r w:rsidR="00A176F8" w:rsidRPr="008F18EC">
        <w:rPr>
          <w:rFonts w:asciiTheme="minorHAnsi" w:hAnsiTheme="minorHAnsi" w:cstheme="minorHAnsi"/>
          <w:b/>
          <w:bCs/>
        </w:rPr>
        <w:t>Sessão Pública do</w:t>
      </w:r>
      <w:r w:rsidR="00A176F8" w:rsidRPr="008F18EC">
        <w:rPr>
          <w:rFonts w:asciiTheme="minorHAnsi" w:hAnsiTheme="minorHAnsi" w:cstheme="minorHAnsi"/>
          <w:b/>
          <w:bCs/>
          <w:spacing w:val="-1"/>
        </w:rPr>
        <w:t xml:space="preserve"> </w:t>
      </w:r>
      <w:r w:rsidR="00A176F8" w:rsidRPr="008F18EC">
        <w:rPr>
          <w:rFonts w:asciiTheme="minorHAnsi" w:hAnsiTheme="minorHAnsi" w:cstheme="minorHAnsi"/>
          <w:b/>
          <w:bCs/>
        </w:rPr>
        <w:t>Leilão</w:t>
      </w:r>
      <w:r w:rsidR="00A65AC3" w:rsidRPr="008F18EC">
        <w:rPr>
          <w:rFonts w:asciiTheme="minorHAnsi" w:hAnsiTheme="minorHAnsi" w:cstheme="minorHAnsi"/>
        </w:rPr>
        <w:t>.</w:t>
      </w:r>
      <w:r w:rsidR="00A65AC3" w:rsidRPr="008F18EC">
        <w:rPr>
          <w:rFonts w:asciiTheme="minorHAnsi" w:hAnsiTheme="minorHAnsi" w:cstheme="minorHAnsi"/>
          <w:b/>
          <w:bCs/>
        </w:rPr>
        <w:t xml:space="preserve"> </w:t>
      </w:r>
      <w:r w:rsidR="00A65AC3" w:rsidRPr="008F18EC">
        <w:rPr>
          <w:rFonts w:asciiTheme="minorHAnsi" w:hAnsiTheme="minorHAnsi" w:cstheme="minorHAnsi"/>
        </w:rPr>
        <w:t xml:space="preserve">Em havendo ação judicial distribuída em nome da </w:t>
      </w:r>
      <w:r w:rsidR="00A65AC3" w:rsidRPr="008F18EC">
        <w:rPr>
          <w:rFonts w:asciiTheme="minorHAnsi" w:hAnsiTheme="minorHAnsi" w:cstheme="minorHAnsi"/>
          <w:b/>
          <w:bCs/>
        </w:rPr>
        <w:t>Proponente</w:t>
      </w:r>
      <w:r w:rsidR="00A65AC3" w:rsidRPr="008F18EC">
        <w:rPr>
          <w:rFonts w:asciiTheme="minorHAnsi" w:hAnsiTheme="minorHAnsi" w:cstheme="minorHAnsi"/>
        </w:rPr>
        <w:t xml:space="preserve"> ou ajuizada contra si tendo por objeto pedido de recuperação judicial, deverá ser juntada certidão narrativa do feito que aponte a situação do processo atualizado, compreendendo o período de </w:t>
      </w:r>
      <w:r w:rsidR="00DE15B5" w:rsidRPr="008F18EC">
        <w:rPr>
          <w:rFonts w:asciiTheme="minorHAnsi" w:hAnsiTheme="minorHAnsi" w:cstheme="minorHAnsi"/>
        </w:rPr>
        <w:t>[</w:t>
      </w:r>
      <w:r w:rsidR="00A65AC3" w:rsidRPr="008F18EC">
        <w:rPr>
          <w:rFonts w:asciiTheme="minorHAnsi" w:hAnsiTheme="minorHAnsi" w:cstheme="minorHAnsi"/>
          <w:highlight w:val="yellow"/>
        </w:rPr>
        <w:t>90 (noventa) dias</w:t>
      </w:r>
      <w:r w:rsidR="00DE15B5" w:rsidRPr="008F18EC">
        <w:rPr>
          <w:rFonts w:asciiTheme="minorHAnsi" w:hAnsiTheme="minorHAnsi" w:cstheme="minorHAnsi"/>
        </w:rPr>
        <w:t>]</w:t>
      </w:r>
      <w:r w:rsidR="00A65AC3" w:rsidRPr="008F18EC">
        <w:rPr>
          <w:rFonts w:asciiTheme="minorHAnsi" w:hAnsiTheme="minorHAnsi" w:cstheme="minorHAnsi"/>
        </w:rPr>
        <w:t xml:space="preserve"> antes da data da </w:t>
      </w:r>
      <w:r w:rsidR="00A65AC3" w:rsidRPr="008F18EC">
        <w:rPr>
          <w:rFonts w:asciiTheme="minorHAnsi" w:hAnsiTheme="minorHAnsi" w:cstheme="minorHAnsi"/>
          <w:b/>
          <w:bCs/>
        </w:rPr>
        <w:t>Sessão Pública do Leilão</w:t>
      </w:r>
      <w:r w:rsidR="00A176F8" w:rsidRPr="008F18EC">
        <w:rPr>
          <w:rFonts w:asciiTheme="minorHAnsi" w:hAnsiTheme="minorHAnsi" w:cstheme="minorHAnsi"/>
        </w:rPr>
        <w:t>;</w:t>
      </w:r>
    </w:p>
    <w:p w14:paraId="00C6BD6F" w14:textId="5EA6EFEF" w:rsidR="00A176F8" w:rsidRPr="008F18EC" w:rsidRDefault="00DE15B5"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P</w:t>
      </w:r>
      <w:r w:rsidR="00A176F8" w:rsidRPr="008F18EC">
        <w:rPr>
          <w:rFonts w:asciiTheme="minorHAnsi" w:hAnsiTheme="minorHAnsi" w:cstheme="minorHAnsi"/>
        </w:rPr>
        <w:t xml:space="preserve">ara sociedades simples: Certidão expedida pelo Distribuidor Judicial das Varas Cíveis em geral (Execução Patrimonial) da Comarca onde a sociedade simples for sediada, datada de, no máximo, </w:t>
      </w:r>
      <w:r w:rsidR="00342401" w:rsidRPr="008F18EC">
        <w:rPr>
          <w:rFonts w:asciiTheme="minorHAnsi" w:hAnsiTheme="minorHAnsi" w:cstheme="minorHAnsi"/>
        </w:rPr>
        <w:t>[</w:t>
      </w:r>
      <w:r w:rsidR="00A176F8" w:rsidRPr="008F18EC">
        <w:rPr>
          <w:rFonts w:asciiTheme="minorHAnsi" w:hAnsiTheme="minorHAnsi" w:cstheme="minorHAnsi"/>
          <w:highlight w:val="yellow"/>
        </w:rPr>
        <w:t>30 (trinta) dias</w:t>
      </w:r>
      <w:r w:rsidR="00342401" w:rsidRPr="008F18EC">
        <w:rPr>
          <w:rFonts w:asciiTheme="minorHAnsi" w:hAnsiTheme="minorHAnsi" w:cstheme="minorHAnsi"/>
        </w:rPr>
        <w:t>]</w:t>
      </w:r>
      <w:r w:rsidR="00A176F8" w:rsidRPr="008F18EC">
        <w:rPr>
          <w:rFonts w:asciiTheme="minorHAnsi" w:hAnsiTheme="minorHAnsi" w:cstheme="minorHAnsi"/>
        </w:rPr>
        <w:t xml:space="preserve"> anteriores à data da </w:t>
      </w:r>
      <w:r w:rsidR="00A176F8" w:rsidRPr="008F18EC">
        <w:rPr>
          <w:rFonts w:asciiTheme="minorHAnsi" w:hAnsiTheme="minorHAnsi" w:cstheme="minorHAnsi"/>
          <w:b/>
          <w:bCs/>
        </w:rPr>
        <w:t>Sessão Pública do Leilão</w:t>
      </w:r>
      <w:r w:rsidR="00A176F8" w:rsidRPr="008F18EC">
        <w:rPr>
          <w:rFonts w:asciiTheme="minorHAnsi" w:hAnsiTheme="minorHAnsi" w:cstheme="minorHAnsi"/>
        </w:rPr>
        <w:t>, bem como certidão listando todos os cartórios distribuidores cíveis do domicílio da</w:t>
      </w:r>
      <w:r w:rsidR="00A176F8" w:rsidRPr="008F18EC">
        <w:rPr>
          <w:rFonts w:asciiTheme="minorHAnsi" w:hAnsiTheme="minorHAnsi" w:cstheme="minorHAnsi"/>
          <w:spacing w:val="-1"/>
        </w:rPr>
        <w:t xml:space="preserve"> </w:t>
      </w:r>
      <w:r w:rsidR="00A176F8" w:rsidRPr="008F18EC">
        <w:rPr>
          <w:rFonts w:asciiTheme="minorHAnsi" w:hAnsiTheme="minorHAnsi" w:cstheme="minorHAnsi"/>
          <w:b/>
          <w:bCs/>
        </w:rPr>
        <w:t>Proponente</w:t>
      </w:r>
      <w:r w:rsidR="00A176F8" w:rsidRPr="008F18EC">
        <w:rPr>
          <w:rFonts w:asciiTheme="minorHAnsi" w:hAnsiTheme="minorHAnsi" w:cstheme="minorHAnsi"/>
        </w:rPr>
        <w:t>;</w:t>
      </w:r>
      <w:r w:rsidR="00342401" w:rsidRPr="008F18EC">
        <w:rPr>
          <w:rFonts w:asciiTheme="minorHAnsi" w:hAnsiTheme="minorHAnsi" w:cstheme="minorHAnsi"/>
        </w:rPr>
        <w:t xml:space="preserve"> e</w:t>
      </w:r>
    </w:p>
    <w:p w14:paraId="635DF4FC" w14:textId="370D25BA" w:rsidR="00A176F8" w:rsidRPr="008F18EC" w:rsidRDefault="00022894"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C</w:t>
      </w:r>
      <w:r w:rsidR="00A176F8" w:rsidRPr="008F18EC">
        <w:rPr>
          <w:rFonts w:asciiTheme="minorHAnsi" w:hAnsiTheme="minorHAnsi" w:cstheme="minorHAnsi"/>
        </w:rPr>
        <w:t xml:space="preserve">aso a sede não seja o principal estabelecimento da </w:t>
      </w:r>
      <w:r w:rsidR="00A176F8" w:rsidRPr="008F18EC">
        <w:rPr>
          <w:rFonts w:asciiTheme="minorHAnsi" w:hAnsiTheme="minorHAnsi" w:cstheme="minorHAnsi"/>
          <w:b/>
          <w:bCs/>
        </w:rPr>
        <w:t>Proponente</w:t>
      </w:r>
      <w:r w:rsidR="00A176F8" w:rsidRPr="008F18EC">
        <w:rPr>
          <w:rFonts w:asciiTheme="minorHAnsi" w:hAnsiTheme="minorHAnsi" w:cstheme="minorHAnsi"/>
        </w:rPr>
        <w:t>, deverão ser apresentadas certidões judiciais relativas ao principal estabelecimento, adicionalmente às certidões da</w:t>
      </w:r>
      <w:r w:rsidR="00A176F8" w:rsidRPr="008F18EC">
        <w:rPr>
          <w:rFonts w:asciiTheme="minorHAnsi" w:hAnsiTheme="minorHAnsi" w:cstheme="minorHAnsi"/>
          <w:spacing w:val="-5"/>
        </w:rPr>
        <w:t xml:space="preserve"> </w:t>
      </w:r>
      <w:r w:rsidR="00A176F8" w:rsidRPr="008F18EC">
        <w:rPr>
          <w:rFonts w:asciiTheme="minorHAnsi" w:hAnsiTheme="minorHAnsi" w:cstheme="minorHAnsi"/>
        </w:rPr>
        <w:t>sede.</w:t>
      </w:r>
    </w:p>
    <w:p w14:paraId="6D8E0A20" w14:textId="4C4836C1" w:rsidR="00170573" w:rsidRPr="008F18EC" w:rsidRDefault="00170573" w:rsidP="00C041E5">
      <w:pPr>
        <w:pStyle w:val="PargrafodaLista"/>
        <w:numPr>
          <w:ilvl w:val="1"/>
          <w:numId w:val="7"/>
        </w:numPr>
        <w:tabs>
          <w:tab w:val="left" w:pos="1812"/>
        </w:tabs>
        <w:spacing w:before="240" w:after="240" w:line="300" w:lineRule="exact"/>
        <w:ind w:left="532" w:hanging="532"/>
        <w:rPr>
          <w:rFonts w:asciiTheme="minorHAnsi" w:hAnsiTheme="minorHAnsi" w:cstheme="minorHAnsi"/>
        </w:rPr>
      </w:pPr>
      <w:r w:rsidRPr="008F18EC">
        <w:rPr>
          <w:rFonts w:asciiTheme="minorHAnsi" w:hAnsiTheme="minorHAnsi" w:cstheme="minorHAnsi"/>
        </w:rPr>
        <w:t xml:space="preserve"> Quando a </w:t>
      </w:r>
      <w:r w:rsidRPr="008F18EC">
        <w:rPr>
          <w:rFonts w:asciiTheme="minorHAnsi" w:hAnsiTheme="minorHAnsi" w:cstheme="minorHAnsi"/>
          <w:b/>
          <w:bCs/>
        </w:rPr>
        <w:t>Proponente</w:t>
      </w:r>
      <w:r w:rsidRPr="008F18EC">
        <w:rPr>
          <w:rFonts w:asciiTheme="minorHAnsi" w:hAnsiTheme="minorHAnsi" w:cstheme="minorHAnsi"/>
        </w:rPr>
        <w:t xml:space="preserve"> for uma entidade aberta ou fechada de previdência complementar, deverá apresentar, adicionalmente</w:t>
      </w:r>
      <w:r w:rsidR="00022894" w:rsidRPr="008F18EC">
        <w:rPr>
          <w:rFonts w:asciiTheme="minorHAnsi" w:hAnsiTheme="minorHAnsi" w:cstheme="minorHAnsi"/>
        </w:rPr>
        <w:t xml:space="preserve"> aos documentos previstos no Item </w:t>
      </w:r>
      <w:r w:rsidR="00022894" w:rsidRPr="008F18EC">
        <w:rPr>
          <w:rFonts w:asciiTheme="minorHAnsi" w:hAnsiTheme="minorHAnsi" w:cstheme="minorHAnsi"/>
        </w:rPr>
        <w:fldChar w:fldCharType="begin"/>
      </w:r>
      <w:r w:rsidR="00022894" w:rsidRPr="008F18EC">
        <w:rPr>
          <w:rFonts w:asciiTheme="minorHAnsi" w:hAnsiTheme="minorHAnsi" w:cstheme="minorHAnsi"/>
        </w:rPr>
        <w:instrText xml:space="preserve"> REF _Ref197363162 \r \h </w:instrText>
      </w:r>
      <w:r w:rsidR="00022894" w:rsidRPr="008F18EC">
        <w:rPr>
          <w:rFonts w:asciiTheme="minorHAnsi" w:hAnsiTheme="minorHAnsi" w:cstheme="minorHAnsi"/>
        </w:rPr>
      </w:r>
      <w:r w:rsidR="00022894" w:rsidRPr="008F18EC">
        <w:rPr>
          <w:rFonts w:asciiTheme="minorHAnsi" w:hAnsiTheme="minorHAnsi" w:cstheme="minorHAnsi"/>
        </w:rPr>
        <w:fldChar w:fldCharType="separate"/>
      </w:r>
      <w:r w:rsidR="002D2ECE" w:rsidRPr="008F18EC">
        <w:rPr>
          <w:rFonts w:asciiTheme="minorHAnsi" w:hAnsiTheme="minorHAnsi" w:cstheme="minorHAnsi"/>
        </w:rPr>
        <w:t>4.51</w:t>
      </w:r>
      <w:r w:rsidR="00022894" w:rsidRPr="008F18EC">
        <w:rPr>
          <w:rFonts w:asciiTheme="minorHAnsi" w:hAnsiTheme="minorHAnsi" w:cstheme="minorHAnsi"/>
        </w:rPr>
        <w:fldChar w:fldCharType="end"/>
      </w:r>
      <w:r w:rsidRPr="008F18EC">
        <w:rPr>
          <w:rFonts w:asciiTheme="minorHAnsi" w:hAnsiTheme="minorHAnsi" w:cstheme="minorHAnsi"/>
        </w:rPr>
        <w:t xml:space="preserve">, declaração de que os planos e benefícios por ela administrados não se encontram sob liquidação ou intervenção da Superintendência de Seguros Privados (SUSEP) ou da Superintendência Nacional de Previdência Complementar (PREVIC), ambas do </w:t>
      </w:r>
      <w:r w:rsidR="009633B3" w:rsidRPr="008F18EC">
        <w:rPr>
          <w:rFonts w:asciiTheme="minorHAnsi" w:hAnsiTheme="minorHAnsi" w:cstheme="minorHAnsi"/>
        </w:rPr>
        <w:t>Ministério da Fazenda</w:t>
      </w:r>
      <w:r w:rsidRPr="008F18EC">
        <w:rPr>
          <w:rFonts w:asciiTheme="minorHAnsi" w:hAnsiTheme="minorHAnsi" w:cstheme="minorHAnsi"/>
        </w:rPr>
        <w:t>.</w:t>
      </w:r>
    </w:p>
    <w:p w14:paraId="268C4117" w14:textId="51F82026" w:rsidR="00A176F8" w:rsidRPr="008F18EC" w:rsidRDefault="00A176F8" w:rsidP="0D5207EE">
      <w:pPr>
        <w:pStyle w:val="Subseo"/>
        <w:rPr>
          <w:rFonts w:asciiTheme="minorHAnsi" w:hAnsiTheme="minorHAnsi"/>
        </w:rPr>
      </w:pPr>
      <w:bookmarkStart w:id="405" w:name="_Toc993853475"/>
      <w:bookmarkStart w:id="406" w:name="_Toc211683477"/>
      <w:r w:rsidRPr="008F18EC">
        <w:rPr>
          <w:rFonts w:asciiTheme="minorHAnsi" w:hAnsiTheme="minorHAnsi"/>
        </w:rPr>
        <w:t>Subseção III – Habilitação Técnica</w:t>
      </w:r>
      <w:bookmarkEnd w:id="405"/>
      <w:bookmarkEnd w:id="406"/>
    </w:p>
    <w:p w14:paraId="6DA9D09E" w14:textId="04F09783" w:rsidR="00141206" w:rsidRPr="008F18EC" w:rsidRDefault="00AC27F5" w:rsidP="00C041E5">
      <w:pPr>
        <w:pStyle w:val="PargrafodaLista"/>
        <w:numPr>
          <w:ilvl w:val="1"/>
          <w:numId w:val="7"/>
        </w:numPr>
        <w:tabs>
          <w:tab w:val="left" w:pos="1814"/>
        </w:tabs>
        <w:spacing w:before="240" w:after="240" w:line="300" w:lineRule="exact"/>
        <w:ind w:left="0" w:firstLine="0"/>
        <w:rPr>
          <w:rFonts w:asciiTheme="minorHAnsi" w:hAnsiTheme="minorHAnsi" w:cstheme="minorBidi"/>
        </w:rPr>
      </w:pPr>
      <w:bookmarkStart w:id="407" w:name="_Ref197342385"/>
      <w:r w:rsidRPr="008F18EC">
        <w:rPr>
          <w:rFonts w:asciiTheme="minorHAnsi" w:hAnsiTheme="minorHAnsi"/>
        </w:rPr>
        <w:t>Para fins de qualificação técnica</w:t>
      </w:r>
      <w:r w:rsidR="00F87CCA" w:rsidRPr="008F18EC">
        <w:rPr>
          <w:rFonts w:asciiTheme="minorHAnsi" w:hAnsiTheme="minorHAnsi"/>
        </w:rPr>
        <w:t>,</w:t>
      </w:r>
      <w:r w:rsidRPr="008F18EC">
        <w:rPr>
          <w:rFonts w:asciiTheme="minorHAnsi" w:hAnsiTheme="minorHAnsi"/>
        </w:rPr>
        <w:t xml:space="preserve"> é necessário que</w:t>
      </w:r>
      <w:r w:rsidR="00F87CCA" w:rsidRPr="008F18EC">
        <w:rPr>
          <w:rFonts w:asciiTheme="minorHAnsi" w:hAnsiTheme="minorHAnsi"/>
        </w:rPr>
        <w:t xml:space="preserve"> a </w:t>
      </w:r>
      <w:r w:rsidR="00F87CCA" w:rsidRPr="008F18EC">
        <w:rPr>
          <w:rFonts w:asciiTheme="minorHAnsi" w:hAnsiTheme="minorHAnsi"/>
          <w:b/>
        </w:rPr>
        <w:t xml:space="preserve">Proponente </w:t>
      </w:r>
      <w:r w:rsidR="002401CB" w:rsidRPr="008F18EC">
        <w:rPr>
          <w:rFonts w:asciiTheme="minorHAnsi" w:hAnsiTheme="minorHAnsi"/>
          <w:bCs/>
        </w:rPr>
        <w:t>se enquadre</w:t>
      </w:r>
      <w:r w:rsidR="00600277" w:rsidRPr="008F18EC">
        <w:rPr>
          <w:rFonts w:asciiTheme="minorHAnsi" w:hAnsiTheme="minorHAnsi"/>
          <w:bCs/>
        </w:rPr>
        <w:t xml:space="preserve"> como uma</w:t>
      </w:r>
      <w:r w:rsidR="00600277" w:rsidRPr="008F18EC">
        <w:rPr>
          <w:rFonts w:asciiTheme="minorHAnsi" w:hAnsiTheme="minorHAnsi"/>
          <w:b/>
        </w:rPr>
        <w:t xml:space="preserve"> </w:t>
      </w:r>
      <w:r w:rsidR="00600277" w:rsidRPr="008F18EC">
        <w:rPr>
          <w:rFonts w:asciiTheme="minorHAnsi" w:hAnsiTheme="minorHAnsi" w:cstheme="minorBidi"/>
          <w:b/>
        </w:rPr>
        <w:t>Empresa de Dragagem</w:t>
      </w:r>
      <w:r w:rsidR="00600277" w:rsidRPr="008F18EC">
        <w:rPr>
          <w:rFonts w:asciiTheme="minorHAnsi" w:hAnsiTheme="minorHAnsi" w:cstheme="minorBidi"/>
        </w:rPr>
        <w:t>,</w:t>
      </w:r>
      <w:r w:rsidR="00600277" w:rsidRPr="008F18EC">
        <w:rPr>
          <w:rFonts w:asciiTheme="minorHAnsi" w:hAnsiTheme="minorHAnsi" w:cstheme="minorBidi"/>
          <w:b/>
        </w:rPr>
        <w:t xml:space="preserve"> </w:t>
      </w:r>
      <w:r w:rsidR="00600277" w:rsidRPr="008F18EC">
        <w:rPr>
          <w:rFonts w:asciiTheme="minorHAnsi" w:hAnsiTheme="minorHAnsi" w:cstheme="minorBidi"/>
        </w:rPr>
        <w:t>mediante a</w:t>
      </w:r>
      <w:r w:rsidR="00600277" w:rsidRPr="008F18EC">
        <w:rPr>
          <w:rFonts w:asciiTheme="minorHAnsi" w:hAnsiTheme="minorHAnsi" w:cstheme="minorBidi"/>
          <w:b/>
        </w:rPr>
        <w:t xml:space="preserve"> </w:t>
      </w:r>
      <w:r w:rsidR="00600277" w:rsidRPr="008F18EC">
        <w:rPr>
          <w:rFonts w:asciiTheme="minorHAnsi" w:hAnsiTheme="minorHAnsi"/>
        </w:rPr>
        <w:t>comprovação d</w:t>
      </w:r>
      <w:r w:rsidR="571FA3CC" w:rsidRPr="008F18EC">
        <w:rPr>
          <w:rFonts w:asciiTheme="minorHAnsi" w:hAnsiTheme="minorHAnsi"/>
        </w:rPr>
        <w:t>e</w:t>
      </w:r>
      <w:r w:rsidR="00F87CCA" w:rsidRPr="008F18EC">
        <w:rPr>
          <w:rFonts w:asciiTheme="minorHAnsi" w:hAnsiTheme="minorHAnsi"/>
        </w:rPr>
        <w:t xml:space="preserve"> atendimento </w:t>
      </w:r>
      <w:r w:rsidR="00585EC8" w:rsidRPr="008F18EC">
        <w:rPr>
          <w:rFonts w:asciiTheme="minorHAnsi" w:hAnsiTheme="minorHAnsi"/>
        </w:rPr>
        <w:t>a</w:t>
      </w:r>
      <w:r w:rsidR="1794F8AD" w:rsidRPr="008F18EC">
        <w:rPr>
          <w:rFonts w:asciiTheme="minorHAnsi" w:hAnsiTheme="minorHAnsi"/>
        </w:rPr>
        <w:t xml:space="preserve"> todos </w:t>
      </w:r>
      <w:r w:rsidR="00585EC8" w:rsidRPr="008F18EC">
        <w:rPr>
          <w:rFonts w:asciiTheme="minorHAnsi" w:hAnsiTheme="minorHAnsi"/>
        </w:rPr>
        <w:t>os</w:t>
      </w:r>
      <w:r w:rsidRPr="008F18EC">
        <w:rPr>
          <w:rFonts w:asciiTheme="minorHAnsi" w:hAnsiTheme="minorHAnsi"/>
        </w:rPr>
        <w:t xml:space="preserve"> </w:t>
      </w:r>
      <w:r w:rsidR="00600277" w:rsidRPr="008F18EC">
        <w:rPr>
          <w:rFonts w:asciiTheme="minorHAnsi" w:hAnsiTheme="minorHAnsi"/>
        </w:rPr>
        <w:t xml:space="preserve">seguintes </w:t>
      </w:r>
      <w:r w:rsidRPr="008F18EC">
        <w:rPr>
          <w:rFonts w:asciiTheme="minorHAnsi" w:hAnsiTheme="minorHAnsi"/>
        </w:rPr>
        <w:t>requisitos:</w:t>
      </w:r>
      <w:bookmarkEnd w:id="407"/>
    </w:p>
    <w:p w14:paraId="26B51F42" w14:textId="2FFA6AA1" w:rsidR="00141206" w:rsidRPr="008F18EC" w:rsidRDefault="00600277" w:rsidP="0D5207EE">
      <w:pPr>
        <w:pStyle w:val="PargrafodaLista"/>
        <w:numPr>
          <w:ilvl w:val="2"/>
          <w:numId w:val="7"/>
        </w:numPr>
        <w:tabs>
          <w:tab w:val="left" w:pos="1814"/>
        </w:tabs>
        <w:spacing w:before="240" w:after="240" w:line="300" w:lineRule="exact"/>
        <w:ind w:left="567" w:firstLine="0"/>
        <w:rPr>
          <w:rFonts w:asciiTheme="minorHAnsi" w:hAnsiTheme="minorHAnsi" w:cstheme="minorBidi"/>
        </w:rPr>
      </w:pPr>
      <w:bookmarkStart w:id="408" w:name="_Ref197363392"/>
      <w:r w:rsidRPr="008F18EC">
        <w:rPr>
          <w:rFonts w:asciiTheme="minorHAnsi" w:hAnsiTheme="minorHAnsi" w:cstheme="minorBidi"/>
        </w:rPr>
        <w:t>Atestado</w:t>
      </w:r>
      <w:r w:rsidR="00CA08C6" w:rsidRPr="008F18EC">
        <w:rPr>
          <w:rFonts w:asciiTheme="minorHAnsi" w:hAnsiTheme="minorHAnsi" w:cstheme="minorBidi"/>
        </w:rPr>
        <w:t>(</w:t>
      </w:r>
      <w:r w:rsidRPr="008F18EC">
        <w:rPr>
          <w:rFonts w:asciiTheme="minorHAnsi" w:hAnsiTheme="minorHAnsi" w:cstheme="minorBidi"/>
        </w:rPr>
        <w:t>s</w:t>
      </w:r>
      <w:r w:rsidR="00CA08C6" w:rsidRPr="008F18EC">
        <w:rPr>
          <w:rFonts w:asciiTheme="minorHAnsi" w:hAnsiTheme="minorHAnsi" w:cstheme="minorBidi"/>
        </w:rPr>
        <w:t>)</w:t>
      </w:r>
      <w:r w:rsidR="003E6732" w:rsidRPr="008F18EC">
        <w:rPr>
          <w:rFonts w:asciiTheme="minorHAnsi" w:hAnsiTheme="minorHAnsi" w:cstheme="minorBidi"/>
        </w:rPr>
        <w:t xml:space="preserve"> fornecido</w:t>
      </w:r>
      <w:r w:rsidR="00CA08C6" w:rsidRPr="008F18EC">
        <w:rPr>
          <w:rFonts w:asciiTheme="minorHAnsi" w:hAnsiTheme="minorHAnsi" w:cstheme="minorBidi"/>
        </w:rPr>
        <w:t>(</w:t>
      </w:r>
      <w:r w:rsidR="003E6732" w:rsidRPr="008F18EC">
        <w:rPr>
          <w:rFonts w:asciiTheme="minorHAnsi" w:hAnsiTheme="minorHAnsi" w:cstheme="minorBidi"/>
        </w:rPr>
        <w:t>s</w:t>
      </w:r>
      <w:r w:rsidR="00CA08C6" w:rsidRPr="008F18EC">
        <w:rPr>
          <w:rFonts w:asciiTheme="minorHAnsi" w:hAnsiTheme="minorHAnsi" w:cstheme="minorBidi"/>
        </w:rPr>
        <w:t>)</w:t>
      </w:r>
      <w:r w:rsidR="003E6732" w:rsidRPr="008F18EC">
        <w:rPr>
          <w:rFonts w:asciiTheme="minorHAnsi" w:hAnsiTheme="minorHAnsi" w:cstheme="minorBidi"/>
        </w:rPr>
        <w:t xml:space="preserve"> por </w:t>
      </w:r>
      <w:bookmarkStart w:id="409" w:name="_Hlk97310749"/>
      <w:r w:rsidR="003E6732" w:rsidRPr="008F18EC">
        <w:rPr>
          <w:rFonts w:asciiTheme="minorHAnsi" w:hAnsiTheme="minorHAnsi" w:cstheme="minorBidi"/>
        </w:rPr>
        <w:t>pessoa</w:t>
      </w:r>
      <w:r w:rsidR="00CA08C6" w:rsidRPr="008F18EC">
        <w:rPr>
          <w:rFonts w:asciiTheme="minorHAnsi" w:hAnsiTheme="minorHAnsi" w:cstheme="minorBidi"/>
        </w:rPr>
        <w:t>(</w:t>
      </w:r>
      <w:r w:rsidR="003E6732" w:rsidRPr="008F18EC">
        <w:rPr>
          <w:rFonts w:asciiTheme="minorHAnsi" w:hAnsiTheme="minorHAnsi" w:cstheme="minorBidi"/>
        </w:rPr>
        <w:t>s</w:t>
      </w:r>
      <w:r w:rsidR="00CA08C6" w:rsidRPr="008F18EC">
        <w:rPr>
          <w:rFonts w:asciiTheme="minorHAnsi" w:hAnsiTheme="minorHAnsi" w:cstheme="minorBidi"/>
        </w:rPr>
        <w:t>)</w:t>
      </w:r>
      <w:r w:rsidR="003E6732" w:rsidRPr="008F18EC">
        <w:rPr>
          <w:rFonts w:asciiTheme="minorHAnsi" w:hAnsiTheme="minorHAnsi" w:cstheme="minorBidi"/>
        </w:rPr>
        <w:t xml:space="preserve"> jurídica</w:t>
      </w:r>
      <w:r w:rsidR="00CA08C6" w:rsidRPr="008F18EC">
        <w:rPr>
          <w:rFonts w:asciiTheme="minorHAnsi" w:hAnsiTheme="minorHAnsi" w:cstheme="minorBidi"/>
        </w:rPr>
        <w:t>(</w:t>
      </w:r>
      <w:r w:rsidR="003E6732" w:rsidRPr="008F18EC">
        <w:rPr>
          <w:rFonts w:asciiTheme="minorHAnsi" w:hAnsiTheme="minorHAnsi" w:cstheme="minorBidi"/>
        </w:rPr>
        <w:t>s</w:t>
      </w:r>
      <w:r w:rsidR="00CA08C6" w:rsidRPr="008F18EC">
        <w:rPr>
          <w:rFonts w:asciiTheme="minorHAnsi" w:hAnsiTheme="minorHAnsi" w:cstheme="minorBidi"/>
        </w:rPr>
        <w:t>)</w:t>
      </w:r>
      <w:r w:rsidR="003E6732" w:rsidRPr="008F18EC">
        <w:rPr>
          <w:rFonts w:asciiTheme="minorHAnsi" w:hAnsiTheme="minorHAnsi" w:cstheme="minorBidi"/>
        </w:rPr>
        <w:t xml:space="preserve"> de direito público ou privado, em nome do responsável técnico pelo serviço</w:t>
      </w:r>
      <w:r w:rsidR="00C02170" w:rsidRPr="008F18EC">
        <w:rPr>
          <w:rFonts w:asciiTheme="minorHAnsi" w:hAnsiTheme="minorHAnsi" w:cstheme="minorBidi"/>
        </w:rPr>
        <w:t xml:space="preserve"> ou </w:t>
      </w:r>
      <w:r w:rsidRPr="008F18EC">
        <w:rPr>
          <w:rFonts w:asciiTheme="minorHAnsi" w:hAnsiTheme="minorHAnsi" w:cstheme="minorBidi"/>
        </w:rPr>
        <w:t>em nome d</w:t>
      </w:r>
      <w:r w:rsidR="00884ECC" w:rsidRPr="008F18EC">
        <w:rPr>
          <w:rFonts w:asciiTheme="minorHAnsi" w:hAnsiTheme="minorHAnsi" w:cstheme="minorBidi"/>
        </w:rPr>
        <w:t>a</w:t>
      </w:r>
      <w:r w:rsidRPr="008F18EC">
        <w:rPr>
          <w:rFonts w:asciiTheme="minorHAnsi" w:hAnsiTheme="minorHAnsi" w:cstheme="minorBidi"/>
        </w:rPr>
        <w:t xml:space="preserve"> </w:t>
      </w:r>
      <w:r w:rsidR="00884ECC" w:rsidRPr="008F18EC">
        <w:rPr>
          <w:rFonts w:asciiTheme="minorHAnsi" w:hAnsiTheme="minorHAnsi" w:cstheme="minorBidi"/>
          <w:b/>
          <w:bCs/>
        </w:rPr>
        <w:t>Proponente</w:t>
      </w:r>
      <w:bookmarkEnd w:id="409"/>
      <w:r w:rsidR="0045393D" w:rsidRPr="008F18EC">
        <w:rPr>
          <w:rFonts w:asciiTheme="minorHAnsi" w:hAnsiTheme="minorHAnsi" w:cstheme="minorBidi"/>
          <w:b/>
          <w:bCs/>
        </w:rPr>
        <w:t xml:space="preserve"> </w:t>
      </w:r>
      <w:r w:rsidR="0045393D" w:rsidRPr="008F18EC">
        <w:rPr>
          <w:rFonts w:asciiTheme="minorHAnsi" w:hAnsiTheme="minorHAnsi" w:cstheme="minorBidi"/>
        </w:rPr>
        <w:t xml:space="preserve">ou de consorciada que integre a </w:t>
      </w:r>
      <w:r w:rsidR="0045393D" w:rsidRPr="008F18EC">
        <w:rPr>
          <w:rFonts w:asciiTheme="minorHAnsi" w:hAnsiTheme="minorHAnsi" w:cstheme="minorBidi"/>
          <w:b/>
          <w:bCs/>
        </w:rPr>
        <w:t>Proponente</w:t>
      </w:r>
      <w:r w:rsidRPr="008F18EC">
        <w:rPr>
          <w:rFonts w:asciiTheme="minorHAnsi" w:hAnsiTheme="minorHAnsi" w:cstheme="minorBidi"/>
        </w:rPr>
        <w:t xml:space="preserve">, comprovando ter </w:t>
      </w:r>
      <w:bookmarkStart w:id="410" w:name="_Hlk97310761"/>
      <w:r w:rsidRPr="008F18EC">
        <w:rPr>
          <w:rFonts w:asciiTheme="minorHAnsi" w:hAnsiTheme="minorHAnsi" w:cstheme="minorBidi"/>
        </w:rPr>
        <w:t xml:space="preserve">executado, em qualquer tempo, serviços </w:t>
      </w:r>
      <w:r w:rsidR="003E6732" w:rsidRPr="008F18EC">
        <w:rPr>
          <w:rFonts w:asciiTheme="minorHAnsi" w:hAnsiTheme="minorHAnsi" w:cstheme="minorBidi"/>
        </w:rPr>
        <w:t xml:space="preserve">com equipamentos do tipo </w:t>
      </w:r>
      <w:r w:rsidR="00660EA6" w:rsidRPr="008F18EC">
        <w:rPr>
          <w:rFonts w:asciiTheme="minorHAnsi" w:hAnsiTheme="minorHAnsi" w:cstheme="minorBidi"/>
        </w:rPr>
        <w:t>[</w:t>
      </w:r>
      <w:r w:rsidR="003E6732" w:rsidRPr="008F18EC">
        <w:rPr>
          <w:rFonts w:asciiTheme="minorHAnsi" w:hAnsiTheme="minorHAnsi" w:cstheme="minorBidi"/>
          <w:highlight w:val="yellow"/>
        </w:rPr>
        <w:t xml:space="preserve">Draga </w:t>
      </w:r>
      <w:proofErr w:type="spellStart"/>
      <w:r w:rsidR="003E6732" w:rsidRPr="008F18EC">
        <w:rPr>
          <w:rFonts w:asciiTheme="minorHAnsi" w:hAnsiTheme="minorHAnsi" w:cstheme="minorBidi"/>
          <w:highlight w:val="yellow"/>
        </w:rPr>
        <w:t>Autotransportadora</w:t>
      </w:r>
      <w:proofErr w:type="spellEnd"/>
      <w:r w:rsidR="003E6732" w:rsidRPr="008F18EC">
        <w:rPr>
          <w:rFonts w:asciiTheme="minorHAnsi" w:hAnsiTheme="minorHAnsi" w:cstheme="minorBidi"/>
          <w:highlight w:val="yellow"/>
        </w:rPr>
        <w:t xml:space="preserve"> de Sucção e Arrasto (TSHD) e Dragas Mecânicas</w:t>
      </w:r>
      <w:r w:rsidR="00660EA6" w:rsidRPr="008F18EC">
        <w:rPr>
          <w:rFonts w:asciiTheme="minorHAnsi" w:hAnsiTheme="minorHAnsi" w:cstheme="minorBidi"/>
        </w:rPr>
        <w:t>]</w:t>
      </w:r>
      <w:r w:rsidR="003E6732" w:rsidRPr="008F18EC">
        <w:rPr>
          <w:rFonts w:asciiTheme="minorHAnsi" w:hAnsiTheme="minorHAnsi" w:cstheme="minorBidi"/>
        </w:rPr>
        <w:t>, totalizando um mínimo de</w:t>
      </w:r>
      <w:del w:id="411" w:author="Isabela Alves Pereira Oliveira" w:date="2025-10-18T12:28:00Z" w16du:dateUtc="2025-10-18T15:28:00Z">
        <w:r w:rsidR="003E6732" w:rsidRPr="008F18EC" w:rsidDel="002C1ABF">
          <w:rPr>
            <w:rFonts w:asciiTheme="minorHAnsi" w:hAnsiTheme="minorHAnsi" w:cstheme="minorBidi"/>
          </w:rPr>
          <w:delText xml:space="preserve"> </w:delText>
        </w:r>
        <w:bookmarkStart w:id="412" w:name="_Hlk126133739"/>
        <w:r w:rsidR="008162A4" w:rsidRPr="008F18EC" w:rsidDel="002C1ABF">
          <w:rPr>
            <w:rFonts w:asciiTheme="minorHAnsi" w:hAnsiTheme="minorHAnsi" w:cstheme="minorBidi"/>
          </w:rPr>
          <w:delText xml:space="preserve"> </w:delText>
        </w:r>
      </w:del>
      <w:ins w:id="413" w:author="Isabela Alves Pereira Oliveira" w:date="2025-10-18T12:28:00Z" w16du:dateUtc="2025-10-18T15:28:00Z">
        <w:r w:rsidR="002C1ABF">
          <w:rPr>
            <w:rFonts w:asciiTheme="minorHAnsi" w:hAnsiTheme="minorHAnsi" w:cstheme="minorBidi"/>
          </w:rPr>
          <w:t xml:space="preserve"> </w:t>
        </w:r>
      </w:ins>
      <w:r w:rsidR="360C10B2" w:rsidRPr="008F18EC">
        <w:rPr>
          <w:rFonts w:ascii="Calibri Light" w:eastAsia="Calibri Light" w:hAnsi="Calibri Light" w:cs="Calibri Light"/>
          <w:color w:val="008080"/>
          <w:u w:val="single"/>
        </w:rPr>
        <w:t>3.629.495,60</w:t>
      </w:r>
      <w:r w:rsidR="360C10B2" w:rsidRPr="008F18EC">
        <w:t xml:space="preserve"> </w:t>
      </w:r>
      <w:r w:rsidR="008162A4" w:rsidRPr="008F18EC">
        <w:rPr>
          <w:rFonts w:asciiTheme="minorHAnsi" w:hAnsiTheme="minorHAnsi" w:cstheme="minorBidi"/>
        </w:rPr>
        <w:t>m³ (</w:t>
      </w:r>
      <w:r w:rsidR="0AE5B7F3" w:rsidRPr="008F18EC">
        <w:rPr>
          <w:rFonts w:asciiTheme="minorHAnsi" w:hAnsiTheme="minorHAnsi" w:cstheme="minorBidi"/>
        </w:rPr>
        <w:t>três milhões, seiscentos e vinte e nove mil e quatrocentos e noventa e cinco inteiros e sessenta centésimos de</w:t>
      </w:r>
      <w:r w:rsidR="73745D48" w:rsidRPr="008F18EC">
        <w:rPr>
          <w:rFonts w:asciiTheme="minorHAnsi" w:hAnsiTheme="minorHAnsi" w:cstheme="minorBidi"/>
        </w:rPr>
        <w:t xml:space="preserve"> </w:t>
      </w:r>
      <w:r w:rsidR="008162A4" w:rsidRPr="008F18EC">
        <w:rPr>
          <w:rFonts w:asciiTheme="minorHAnsi" w:hAnsiTheme="minorHAnsi" w:cstheme="minorBidi"/>
        </w:rPr>
        <w:t>metros cúbicos)</w:t>
      </w:r>
      <w:bookmarkEnd w:id="412"/>
      <w:r w:rsidR="003E6732" w:rsidRPr="008F18EC">
        <w:rPr>
          <w:rFonts w:asciiTheme="minorHAnsi" w:hAnsiTheme="minorHAnsi" w:cstheme="minorBidi"/>
        </w:rPr>
        <w:t xml:space="preserve"> de material removido, referente a</w:t>
      </w:r>
      <w:r w:rsidR="008162A4" w:rsidRPr="008F18EC">
        <w:rPr>
          <w:rFonts w:asciiTheme="minorHAnsi" w:hAnsiTheme="minorHAnsi" w:cstheme="minorBidi"/>
        </w:rPr>
        <w:t xml:space="preserve"> aproximadamente </w:t>
      </w:r>
      <w:r w:rsidR="004E2DCC" w:rsidRPr="008F18EC">
        <w:rPr>
          <w:rFonts w:asciiTheme="minorHAnsi" w:hAnsiTheme="minorHAnsi" w:cstheme="minorBidi"/>
        </w:rPr>
        <w:t>[</w:t>
      </w:r>
      <w:r w:rsidR="008162A4" w:rsidRPr="008F18EC">
        <w:rPr>
          <w:rFonts w:asciiTheme="minorHAnsi" w:hAnsiTheme="minorHAnsi" w:cstheme="minorBidi"/>
          <w:highlight w:val="yellow"/>
        </w:rPr>
        <w:t xml:space="preserve">50% </w:t>
      </w:r>
      <w:r w:rsidR="0052372D" w:rsidRPr="008F18EC">
        <w:rPr>
          <w:rFonts w:asciiTheme="minorHAnsi" w:hAnsiTheme="minorHAnsi" w:cstheme="minorBidi"/>
          <w:highlight w:val="yellow"/>
        </w:rPr>
        <w:t>(cinquenta por cento)</w:t>
      </w:r>
      <w:r w:rsidR="004E2DCC" w:rsidRPr="008F18EC">
        <w:rPr>
          <w:rFonts w:asciiTheme="minorHAnsi" w:hAnsiTheme="minorHAnsi" w:cstheme="minorBidi"/>
        </w:rPr>
        <w:t>]</w:t>
      </w:r>
      <w:r w:rsidR="0052372D" w:rsidRPr="008F18EC">
        <w:rPr>
          <w:rFonts w:asciiTheme="minorHAnsi" w:hAnsiTheme="minorHAnsi" w:cstheme="minorBidi"/>
        </w:rPr>
        <w:t xml:space="preserve"> </w:t>
      </w:r>
      <w:r w:rsidR="008162A4" w:rsidRPr="008F18EC">
        <w:rPr>
          <w:rFonts w:asciiTheme="minorHAnsi" w:hAnsiTheme="minorHAnsi" w:cstheme="minorBidi"/>
        </w:rPr>
        <w:t>d</w:t>
      </w:r>
      <w:r w:rsidR="003E6732" w:rsidRPr="008F18EC">
        <w:rPr>
          <w:rFonts w:asciiTheme="minorHAnsi" w:hAnsiTheme="minorHAnsi" w:cstheme="minorBidi"/>
        </w:rPr>
        <w:t xml:space="preserve">o volume estimado </w:t>
      </w:r>
      <w:bookmarkEnd w:id="410"/>
      <w:r w:rsidR="1DD1D54B" w:rsidRPr="008F18EC">
        <w:rPr>
          <w:rFonts w:asciiTheme="minorHAnsi" w:hAnsiTheme="minorHAnsi" w:cstheme="minorBidi"/>
        </w:rPr>
        <w:t>para a 1ª Fase de implantação do empreendimento</w:t>
      </w:r>
      <w:r w:rsidRPr="008F18EC">
        <w:rPr>
          <w:rFonts w:asciiTheme="minorHAnsi" w:hAnsiTheme="minorHAnsi" w:cstheme="minorBidi"/>
        </w:rPr>
        <w:t>;</w:t>
      </w:r>
      <w:bookmarkEnd w:id="408"/>
      <w:r w:rsidRPr="008F18EC">
        <w:rPr>
          <w:rFonts w:asciiTheme="minorHAnsi" w:hAnsiTheme="minorHAnsi" w:cstheme="minorBidi"/>
        </w:rPr>
        <w:t xml:space="preserve"> </w:t>
      </w:r>
    </w:p>
    <w:p w14:paraId="7A6B3B05" w14:textId="139B54FB" w:rsidR="00784FCD" w:rsidRPr="008F18EC" w:rsidRDefault="00784FCD"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Será permitido o somatório de atestados para a comprovação de que trata o </w:t>
      </w:r>
      <w:r w:rsidR="00EB0360" w:rsidRPr="008F18EC">
        <w:rPr>
          <w:rFonts w:asciiTheme="minorHAnsi" w:hAnsiTheme="minorHAnsi" w:cstheme="minorHAnsi"/>
        </w:rPr>
        <w:t>Item</w:t>
      </w:r>
      <w:r w:rsidRPr="008F18EC">
        <w:rPr>
          <w:rFonts w:asciiTheme="minorHAnsi" w:hAnsiTheme="minorHAnsi" w:cstheme="minorHAnsi"/>
        </w:rPr>
        <w:t xml:space="preserve"> </w:t>
      </w:r>
      <w:r w:rsidR="007C246B" w:rsidRPr="008F18EC">
        <w:rPr>
          <w:rFonts w:asciiTheme="minorHAnsi" w:hAnsiTheme="minorHAnsi" w:cstheme="minorHAnsi"/>
        </w:rPr>
        <w:fldChar w:fldCharType="begin"/>
      </w:r>
      <w:r w:rsidR="007C246B" w:rsidRPr="008F18EC">
        <w:rPr>
          <w:rFonts w:asciiTheme="minorHAnsi" w:hAnsiTheme="minorHAnsi" w:cstheme="minorHAnsi"/>
        </w:rPr>
        <w:instrText xml:space="preserve"> REF _Ref197363392 \r \h </w:instrText>
      </w:r>
      <w:r w:rsidR="007C246B" w:rsidRPr="008F18EC">
        <w:rPr>
          <w:rFonts w:asciiTheme="minorHAnsi" w:hAnsiTheme="minorHAnsi" w:cstheme="minorHAnsi"/>
        </w:rPr>
      </w:r>
      <w:r w:rsidR="007C246B" w:rsidRPr="008F18EC">
        <w:rPr>
          <w:rFonts w:asciiTheme="minorHAnsi" w:hAnsiTheme="minorHAnsi" w:cstheme="minorHAnsi"/>
        </w:rPr>
        <w:fldChar w:fldCharType="separate"/>
      </w:r>
      <w:r w:rsidR="007C246B" w:rsidRPr="008F18EC">
        <w:rPr>
          <w:rFonts w:asciiTheme="minorHAnsi" w:hAnsiTheme="minorHAnsi" w:cstheme="minorHAnsi"/>
        </w:rPr>
        <w:t>4.53.1</w:t>
      </w:r>
      <w:r w:rsidR="007C246B" w:rsidRPr="008F18EC">
        <w:rPr>
          <w:rFonts w:asciiTheme="minorHAnsi" w:hAnsiTheme="minorHAnsi" w:cstheme="minorHAnsi"/>
        </w:rPr>
        <w:fldChar w:fldCharType="end"/>
      </w:r>
      <w:r w:rsidR="00AA7098" w:rsidRPr="008F18EC">
        <w:rPr>
          <w:rFonts w:asciiTheme="minorHAnsi" w:hAnsiTheme="minorHAnsi" w:cstheme="minorHAnsi"/>
        </w:rPr>
        <w:t>.</w:t>
      </w:r>
    </w:p>
    <w:p w14:paraId="173F98AA" w14:textId="2CF142B5" w:rsidR="00784FCD" w:rsidRPr="008F18EC" w:rsidRDefault="00784FCD"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lastRenderedPageBreak/>
        <w:t xml:space="preserve">Nos atestados de que trata </w:t>
      </w:r>
      <w:r w:rsidR="00EB0360" w:rsidRPr="008F18EC">
        <w:rPr>
          <w:rFonts w:asciiTheme="minorHAnsi" w:hAnsiTheme="minorHAnsi" w:cstheme="minorHAnsi"/>
        </w:rPr>
        <w:t xml:space="preserve">o </w:t>
      </w:r>
      <w:r w:rsidR="00E9120D" w:rsidRPr="008F18EC">
        <w:rPr>
          <w:rFonts w:asciiTheme="minorHAnsi" w:hAnsiTheme="minorHAnsi" w:cstheme="minorHAnsi"/>
        </w:rPr>
        <w:t>I</w:t>
      </w:r>
      <w:r w:rsidR="00EB0360" w:rsidRPr="008F18EC">
        <w:rPr>
          <w:rFonts w:asciiTheme="minorHAnsi" w:hAnsiTheme="minorHAnsi" w:cstheme="minorHAnsi"/>
        </w:rPr>
        <w:t xml:space="preserve">tem </w:t>
      </w:r>
      <w:r w:rsidR="0041049D" w:rsidRPr="008F18EC">
        <w:rPr>
          <w:rFonts w:asciiTheme="minorHAnsi" w:hAnsiTheme="minorHAnsi" w:cstheme="minorHAnsi"/>
        </w:rPr>
        <w:fldChar w:fldCharType="begin"/>
      </w:r>
      <w:r w:rsidR="0041049D" w:rsidRPr="008F18EC">
        <w:rPr>
          <w:rFonts w:asciiTheme="minorHAnsi" w:hAnsiTheme="minorHAnsi" w:cstheme="minorHAnsi"/>
        </w:rPr>
        <w:instrText xml:space="preserve"> REF _Ref197363392 \r \h </w:instrText>
      </w:r>
      <w:r w:rsidR="0041049D" w:rsidRPr="008F18EC">
        <w:rPr>
          <w:rFonts w:asciiTheme="minorHAnsi" w:hAnsiTheme="minorHAnsi" w:cstheme="minorHAnsi"/>
        </w:rPr>
      </w:r>
      <w:r w:rsidR="0041049D" w:rsidRPr="008F18EC">
        <w:rPr>
          <w:rFonts w:asciiTheme="minorHAnsi" w:hAnsiTheme="minorHAnsi" w:cstheme="minorHAnsi"/>
        </w:rPr>
        <w:fldChar w:fldCharType="separate"/>
      </w:r>
      <w:r w:rsidR="0041049D" w:rsidRPr="008F18EC">
        <w:rPr>
          <w:rFonts w:asciiTheme="minorHAnsi" w:hAnsiTheme="minorHAnsi" w:cstheme="minorHAnsi"/>
        </w:rPr>
        <w:t>4.53.1</w:t>
      </w:r>
      <w:r w:rsidR="0041049D" w:rsidRPr="008F18EC">
        <w:rPr>
          <w:rFonts w:asciiTheme="minorHAnsi" w:hAnsiTheme="minorHAnsi" w:cstheme="minorHAnsi"/>
        </w:rPr>
        <w:fldChar w:fldCharType="end"/>
      </w:r>
      <w:r w:rsidRPr="008F18EC">
        <w:rPr>
          <w:rFonts w:asciiTheme="minorHAnsi" w:hAnsiTheme="minorHAnsi" w:cstheme="minorHAnsi"/>
        </w:rPr>
        <w:t xml:space="preserve">, </w:t>
      </w:r>
      <w:r w:rsidR="0041049D" w:rsidRPr="008F18EC">
        <w:rPr>
          <w:rFonts w:asciiTheme="minorHAnsi" w:hAnsiTheme="minorHAnsi" w:cstheme="minorHAnsi"/>
        </w:rPr>
        <w:t>as informações de interesse para esta licitação devem ser</w:t>
      </w:r>
      <w:r w:rsidRPr="008F18EC">
        <w:rPr>
          <w:rFonts w:asciiTheme="minorHAnsi" w:hAnsiTheme="minorHAnsi" w:cstheme="minorHAnsi"/>
        </w:rPr>
        <w:t>, preferencialmente, destacadas</w:t>
      </w:r>
      <w:r w:rsidR="00AA7098" w:rsidRPr="008F18EC">
        <w:rPr>
          <w:rFonts w:asciiTheme="minorHAnsi" w:hAnsiTheme="minorHAnsi" w:cstheme="minorHAnsi"/>
        </w:rPr>
        <w:t>.</w:t>
      </w:r>
      <w:r w:rsidRPr="008F18EC">
        <w:rPr>
          <w:rFonts w:asciiTheme="minorHAnsi" w:hAnsiTheme="minorHAnsi" w:cstheme="minorHAnsi"/>
        </w:rPr>
        <w:t xml:space="preserve"> </w:t>
      </w:r>
    </w:p>
    <w:p w14:paraId="139CD5A3" w14:textId="7D2EA48A" w:rsidR="00884ECC" w:rsidRPr="008F18EC" w:rsidRDefault="00884ECC"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Nos atestados de serviços executados em</w:t>
      </w:r>
      <w:r w:rsidR="0045393D" w:rsidRPr="008F18EC">
        <w:rPr>
          <w:rFonts w:asciiTheme="minorHAnsi" w:hAnsiTheme="minorHAnsi" w:cstheme="minorHAnsi"/>
        </w:rPr>
        <w:t xml:space="preserve"> consórcio</w:t>
      </w:r>
      <w:r w:rsidRPr="008F18EC">
        <w:rPr>
          <w:rFonts w:asciiTheme="minorHAnsi" w:hAnsiTheme="minorHAnsi" w:cstheme="minorHAnsi"/>
        </w:rPr>
        <w:t xml:space="preserve"> serão considerados, para comprovação do quantitativo, os serviços executados pelo </w:t>
      </w:r>
      <w:r w:rsidRPr="008F18EC">
        <w:rPr>
          <w:rFonts w:asciiTheme="minorHAnsi" w:hAnsiTheme="minorHAnsi" w:cstheme="minorHAnsi"/>
          <w:b/>
          <w:bCs/>
        </w:rPr>
        <w:t>Proponente</w:t>
      </w:r>
      <w:r w:rsidRPr="008F18EC">
        <w:rPr>
          <w:rFonts w:asciiTheme="minorHAnsi" w:hAnsiTheme="minorHAnsi" w:cstheme="minorHAnsi"/>
        </w:rPr>
        <w:t xml:space="preserve"> </w:t>
      </w:r>
      <w:r w:rsidR="0045393D" w:rsidRPr="008F18EC">
        <w:rPr>
          <w:rFonts w:asciiTheme="minorHAnsi" w:hAnsiTheme="minorHAnsi" w:cstheme="minorHAnsi"/>
        </w:rPr>
        <w:t xml:space="preserve">ou pela(s) consorciada(s) que integra(m) o </w:t>
      </w:r>
      <w:r w:rsidR="0045393D" w:rsidRPr="008F18EC">
        <w:rPr>
          <w:rFonts w:asciiTheme="minorHAnsi" w:hAnsiTheme="minorHAnsi" w:cstheme="minorHAnsi"/>
          <w:b/>
          <w:bCs/>
        </w:rPr>
        <w:t>Consórcio</w:t>
      </w:r>
      <w:r w:rsidR="0045393D" w:rsidRPr="008F18EC">
        <w:rPr>
          <w:rFonts w:asciiTheme="minorHAnsi" w:hAnsiTheme="minorHAnsi" w:cstheme="minorHAnsi"/>
        </w:rPr>
        <w:t xml:space="preserve"> </w:t>
      </w:r>
      <w:r w:rsidRPr="008F18EC">
        <w:rPr>
          <w:rFonts w:asciiTheme="minorHAnsi" w:hAnsiTheme="minorHAnsi" w:cstheme="minorHAnsi"/>
        </w:rPr>
        <w:t>que estejam discriminados separadamente no atestado técnico, para cada participante do</w:t>
      </w:r>
      <w:r w:rsidR="0045393D" w:rsidRPr="008F18EC">
        <w:rPr>
          <w:rFonts w:asciiTheme="minorHAnsi" w:hAnsiTheme="minorHAnsi" w:cstheme="minorHAnsi"/>
        </w:rPr>
        <w:t xml:space="preserve"> consórcio</w:t>
      </w:r>
      <w:r w:rsidR="00AA7098" w:rsidRPr="008F18EC">
        <w:rPr>
          <w:rFonts w:asciiTheme="minorHAnsi" w:hAnsiTheme="minorHAnsi" w:cstheme="minorHAnsi"/>
        </w:rPr>
        <w:t>.</w:t>
      </w:r>
    </w:p>
    <w:p w14:paraId="7B89B05F" w14:textId="61C07EA2" w:rsidR="00884ECC" w:rsidRPr="008F18EC" w:rsidRDefault="00884ECC"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bookmarkStart w:id="414" w:name="_Ref197363542"/>
      <w:r w:rsidRPr="008F18EC">
        <w:rPr>
          <w:rFonts w:asciiTheme="minorHAnsi" w:hAnsiTheme="minorHAnsi" w:cstheme="minorHAnsi"/>
        </w:rPr>
        <w:t xml:space="preserve">Se as quantidades de serviços não estiverem discriminadas no corpo do atestado, serão considerados os quantitativos comprovados por </w:t>
      </w:r>
      <w:r w:rsidR="0045393D" w:rsidRPr="008F18EC">
        <w:rPr>
          <w:rFonts w:asciiTheme="minorHAnsi" w:hAnsiTheme="minorHAnsi" w:cstheme="minorHAnsi"/>
        </w:rPr>
        <w:t xml:space="preserve">tal </w:t>
      </w:r>
      <w:r w:rsidRPr="008F18EC">
        <w:rPr>
          <w:rFonts w:asciiTheme="minorHAnsi" w:hAnsiTheme="minorHAnsi" w:cstheme="minorHAnsi"/>
        </w:rPr>
        <w:t xml:space="preserve">documento na proporção da participação do </w:t>
      </w:r>
      <w:r w:rsidRPr="008F18EC">
        <w:rPr>
          <w:rFonts w:asciiTheme="minorHAnsi" w:hAnsiTheme="minorHAnsi" w:cstheme="minorHAnsi"/>
          <w:b/>
          <w:bCs/>
        </w:rPr>
        <w:t>Proponente</w:t>
      </w:r>
      <w:r w:rsidR="0045393D" w:rsidRPr="008F18EC">
        <w:rPr>
          <w:rFonts w:asciiTheme="minorHAnsi" w:hAnsiTheme="minorHAnsi" w:cstheme="minorHAnsi"/>
          <w:b/>
          <w:bCs/>
        </w:rPr>
        <w:t xml:space="preserve"> </w:t>
      </w:r>
      <w:r w:rsidR="0045393D" w:rsidRPr="008F18EC">
        <w:rPr>
          <w:rFonts w:asciiTheme="minorHAnsi" w:hAnsiTheme="minorHAnsi" w:cstheme="minorHAnsi"/>
        </w:rPr>
        <w:t xml:space="preserve">ou da(s) consorciada(s) que integra(m) o </w:t>
      </w:r>
      <w:r w:rsidR="0045393D" w:rsidRPr="008F18EC">
        <w:rPr>
          <w:rFonts w:asciiTheme="minorHAnsi" w:hAnsiTheme="minorHAnsi" w:cstheme="minorHAnsi"/>
          <w:b/>
          <w:bCs/>
        </w:rPr>
        <w:t>Consórcio</w:t>
      </w:r>
      <w:r w:rsidR="0045393D" w:rsidRPr="008F18EC">
        <w:rPr>
          <w:rFonts w:asciiTheme="minorHAnsi" w:hAnsiTheme="minorHAnsi" w:cstheme="minorHAnsi"/>
        </w:rPr>
        <w:t xml:space="preserve"> </w:t>
      </w:r>
      <w:r w:rsidRPr="008F18EC">
        <w:rPr>
          <w:rFonts w:asciiTheme="minorHAnsi" w:hAnsiTheme="minorHAnsi" w:cstheme="minorHAnsi"/>
        </w:rPr>
        <w:t>na composição inicial do</w:t>
      </w:r>
      <w:r w:rsidR="0045393D" w:rsidRPr="008F18EC">
        <w:rPr>
          <w:rFonts w:asciiTheme="minorHAnsi" w:hAnsiTheme="minorHAnsi" w:cstheme="minorHAnsi"/>
        </w:rPr>
        <w:t xml:space="preserve"> consórcio</w:t>
      </w:r>
      <w:bookmarkEnd w:id="414"/>
      <w:r w:rsidR="00AA7098" w:rsidRPr="008F18EC">
        <w:rPr>
          <w:rFonts w:asciiTheme="minorHAnsi" w:hAnsiTheme="minorHAnsi" w:cstheme="minorHAnsi"/>
        </w:rPr>
        <w:t>.</w:t>
      </w:r>
    </w:p>
    <w:p w14:paraId="4614BC8F" w14:textId="78A4EEA4" w:rsidR="00884ECC" w:rsidRPr="008F18EC" w:rsidRDefault="00884ECC"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Para o caso do Item </w:t>
      </w:r>
      <w:r w:rsidR="00AA5D47" w:rsidRPr="008F18EC">
        <w:rPr>
          <w:rFonts w:asciiTheme="minorHAnsi" w:hAnsiTheme="minorHAnsi" w:cstheme="minorHAnsi"/>
        </w:rPr>
        <w:fldChar w:fldCharType="begin"/>
      </w:r>
      <w:r w:rsidR="00AA5D47" w:rsidRPr="008F18EC">
        <w:rPr>
          <w:rFonts w:asciiTheme="minorHAnsi" w:hAnsiTheme="minorHAnsi" w:cstheme="minorHAnsi"/>
        </w:rPr>
        <w:instrText xml:space="preserve"> REF _Ref197363542 \r \h </w:instrText>
      </w:r>
      <w:r w:rsidR="00AA5D47" w:rsidRPr="008F18EC">
        <w:rPr>
          <w:rFonts w:asciiTheme="minorHAnsi" w:hAnsiTheme="minorHAnsi" w:cstheme="minorHAnsi"/>
        </w:rPr>
      </w:r>
      <w:r w:rsidR="00AA5D47" w:rsidRPr="008F18EC">
        <w:rPr>
          <w:rFonts w:asciiTheme="minorHAnsi" w:hAnsiTheme="minorHAnsi" w:cstheme="minorHAnsi"/>
        </w:rPr>
        <w:fldChar w:fldCharType="separate"/>
      </w:r>
      <w:r w:rsidR="005D426A" w:rsidRPr="008F18EC">
        <w:rPr>
          <w:rFonts w:asciiTheme="minorHAnsi" w:hAnsiTheme="minorHAnsi" w:cstheme="minorHAnsi"/>
        </w:rPr>
        <w:t>4.53.1.4</w:t>
      </w:r>
      <w:r w:rsidR="00AA5D47" w:rsidRPr="008F18EC">
        <w:rPr>
          <w:rFonts w:asciiTheme="minorHAnsi" w:hAnsiTheme="minorHAnsi" w:cstheme="minorHAnsi"/>
        </w:rPr>
        <w:fldChar w:fldCharType="end"/>
      </w:r>
      <w:r w:rsidRPr="008F18EC">
        <w:rPr>
          <w:rFonts w:asciiTheme="minorHAnsi" w:hAnsiTheme="minorHAnsi" w:cstheme="minorHAnsi"/>
        </w:rPr>
        <w:t>, para fins de comprovação do percentual de participação do consorciado nos serviços executados, deverá ser juntada ao atestado cópia do instrumento de constituição do</w:t>
      </w:r>
      <w:r w:rsidR="0045393D" w:rsidRPr="008F18EC">
        <w:rPr>
          <w:rFonts w:asciiTheme="minorHAnsi" w:hAnsiTheme="minorHAnsi" w:cstheme="minorHAnsi"/>
        </w:rPr>
        <w:t xml:space="preserve"> consórcio</w:t>
      </w:r>
      <w:r w:rsidR="00AA7098" w:rsidRPr="008F18EC">
        <w:rPr>
          <w:rFonts w:asciiTheme="minorHAnsi" w:hAnsiTheme="minorHAnsi" w:cstheme="minorHAnsi"/>
        </w:rPr>
        <w:t>.</w:t>
      </w:r>
    </w:p>
    <w:p w14:paraId="5B2DF343" w14:textId="601DBC35" w:rsidR="000666CF" w:rsidRPr="008F18EC" w:rsidRDefault="00884ECC"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Eventuais omissões no conteúdo dos documentos exigidos poderão ser supridas por atestado complementar da pessoa jurídica para a qual foi prestado o serviço, desde que devidamente registrado no CREA, de forma a atender inequivocamente às exigências deste </w:t>
      </w:r>
      <w:r w:rsidRPr="008F18EC">
        <w:rPr>
          <w:rFonts w:asciiTheme="minorHAnsi" w:hAnsiTheme="minorHAnsi" w:cstheme="minorHAnsi"/>
          <w:b/>
          <w:bCs/>
        </w:rPr>
        <w:t>Edital</w:t>
      </w:r>
      <w:r w:rsidRPr="008F18EC">
        <w:rPr>
          <w:rFonts w:asciiTheme="minorHAnsi" w:hAnsiTheme="minorHAnsi" w:cstheme="minorHAnsi"/>
        </w:rPr>
        <w:t xml:space="preserve"> quanto às características que deverão constar dos atestados de capacidade técnica</w:t>
      </w:r>
      <w:r w:rsidR="00AA7098" w:rsidRPr="008F18EC">
        <w:rPr>
          <w:rFonts w:asciiTheme="minorHAnsi" w:hAnsiTheme="minorHAnsi" w:cstheme="minorHAnsi"/>
        </w:rPr>
        <w:t>.</w:t>
      </w:r>
      <w:r w:rsidRPr="008F18EC">
        <w:rPr>
          <w:rFonts w:asciiTheme="minorHAnsi" w:hAnsiTheme="minorHAnsi" w:cstheme="minorHAnsi"/>
        </w:rPr>
        <w:t xml:space="preserve"> </w:t>
      </w:r>
    </w:p>
    <w:p w14:paraId="7DE826C9" w14:textId="233A3E52" w:rsidR="00507D96" w:rsidRPr="008F18EC" w:rsidRDefault="00507D96"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Nos atestados de que tratam </w:t>
      </w:r>
      <w:r w:rsidR="00EB0360" w:rsidRPr="008F18EC">
        <w:rPr>
          <w:rFonts w:asciiTheme="minorHAnsi" w:hAnsiTheme="minorHAnsi" w:cstheme="minorHAnsi"/>
        </w:rPr>
        <w:t xml:space="preserve">o </w:t>
      </w:r>
      <w:r w:rsidR="00E9120D" w:rsidRPr="008F18EC">
        <w:rPr>
          <w:rFonts w:asciiTheme="minorHAnsi" w:hAnsiTheme="minorHAnsi" w:cstheme="minorHAnsi"/>
        </w:rPr>
        <w:t>I</w:t>
      </w:r>
      <w:r w:rsidR="00EB0360" w:rsidRPr="008F18EC">
        <w:rPr>
          <w:rFonts w:asciiTheme="minorHAnsi" w:hAnsiTheme="minorHAnsi" w:cstheme="minorHAnsi"/>
        </w:rPr>
        <w:t xml:space="preserve">tem </w:t>
      </w:r>
      <w:r w:rsidR="00AA7098" w:rsidRPr="008F18EC">
        <w:rPr>
          <w:rFonts w:asciiTheme="minorHAnsi" w:hAnsiTheme="minorHAnsi" w:cstheme="minorHAnsi"/>
        </w:rPr>
        <w:fldChar w:fldCharType="begin"/>
      </w:r>
      <w:r w:rsidR="00AA7098" w:rsidRPr="008F18EC">
        <w:rPr>
          <w:rFonts w:asciiTheme="minorHAnsi" w:hAnsiTheme="minorHAnsi" w:cstheme="minorHAnsi"/>
        </w:rPr>
        <w:instrText xml:space="preserve"> REF _Ref197363392 \r \h </w:instrText>
      </w:r>
      <w:r w:rsidR="00AA7098" w:rsidRPr="008F18EC">
        <w:rPr>
          <w:rFonts w:asciiTheme="minorHAnsi" w:hAnsiTheme="minorHAnsi" w:cstheme="minorHAnsi"/>
        </w:rPr>
      </w:r>
      <w:r w:rsidR="00AA7098" w:rsidRPr="008F18EC">
        <w:rPr>
          <w:rFonts w:asciiTheme="minorHAnsi" w:hAnsiTheme="minorHAnsi" w:cstheme="minorHAnsi"/>
        </w:rPr>
        <w:fldChar w:fldCharType="separate"/>
      </w:r>
      <w:r w:rsidR="00AA7098" w:rsidRPr="008F18EC">
        <w:rPr>
          <w:rFonts w:asciiTheme="minorHAnsi" w:hAnsiTheme="minorHAnsi" w:cstheme="minorHAnsi"/>
        </w:rPr>
        <w:t>4.53.1</w:t>
      </w:r>
      <w:r w:rsidR="00AA7098" w:rsidRPr="008F18EC">
        <w:rPr>
          <w:rFonts w:asciiTheme="minorHAnsi" w:hAnsiTheme="minorHAnsi" w:cstheme="minorHAnsi"/>
        </w:rPr>
        <w:fldChar w:fldCharType="end"/>
      </w:r>
      <w:r w:rsidRPr="008F18EC">
        <w:rPr>
          <w:rFonts w:asciiTheme="minorHAnsi" w:hAnsiTheme="minorHAnsi" w:cstheme="minorHAnsi"/>
        </w:rPr>
        <w:t>, deverão estar explícitos, pelo menos: (a) o nome, o CNPJ, o endereço e os contatos de e-mail, telefone e representante legal da empresa fornecedora do atestado; (b) a especificação dos serviços executados; e (c) o tempo de duração do contrato.</w:t>
      </w:r>
    </w:p>
    <w:p w14:paraId="777E121B" w14:textId="3A3A7EFB" w:rsidR="00507D96" w:rsidRPr="008F18EC" w:rsidRDefault="00507D96"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Não serão aceitos atestados emitidos pela </w:t>
      </w:r>
      <w:r w:rsidRPr="008F18EC">
        <w:rPr>
          <w:rFonts w:asciiTheme="minorHAnsi" w:hAnsiTheme="minorHAnsi" w:cstheme="minorHAnsi"/>
          <w:b/>
          <w:bCs/>
        </w:rPr>
        <w:t>Proponente</w:t>
      </w:r>
      <w:r w:rsidR="00AA7098" w:rsidRPr="008F18EC">
        <w:rPr>
          <w:rFonts w:asciiTheme="minorHAnsi" w:hAnsiTheme="minorHAnsi" w:cstheme="minorHAnsi"/>
        </w:rPr>
        <w:t>.</w:t>
      </w:r>
    </w:p>
    <w:p w14:paraId="2117D9C3" w14:textId="637E5B29" w:rsidR="00884ECC" w:rsidRPr="008F18EC" w:rsidRDefault="00884ECC"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Não será aceito atestado de serviço/obra inacabada, executada parcialmente ou em andamento</w:t>
      </w:r>
      <w:r w:rsidR="00AA7098" w:rsidRPr="008F18EC">
        <w:rPr>
          <w:rFonts w:asciiTheme="minorHAnsi" w:hAnsiTheme="minorHAnsi" w:cstheme="minorHAnsi"/>
        </w:rPr>
        <w:t>.</w:t>
      </w:r>
    </w:p>
    <w:p w14:paraId="6069C5B3" w14:textId="5E6503A8" w:rsidR="00884ECC" w:rsidRPr="008F18EC" w:rsidRDefault="000666CF" w:rsidP="0D5207EE">
      <w:pPr>
        <w:pStyle w:val="PargrafodaLista"/>
        <w:numPr>
          <w:ilvl w:val="2"/>
          <w:numId w:val="7"/>
        </w:numPr>
        <w:tabs>
          <w:tab w:val="left" w:pos="1814"/>
        </w:tabs>
        <w:spacing w:before="240" w:after="240" w:line="300" w:lineRule="exact"/>
        <w:ind w:left="567" w:firstLine="0"/>
        <w:rPr>
          <w:rFonts w:asciiTheme="minorHAnsi" w:hAnsiTheme="minorHAnsi" w:cstheme="minorBidi"/>
        </w:rPr>
      </w:pPr>
      <w:bookmarkStart w:id="415" w:name="_Ref197363843"/>
      <w:r w:rsidRPr="008F18EC">
        <w:rPr>
          <w:rFonts w:asciiTheme="minorHAnsi" w:hAnsiTheme="minorHAnsi" w:cstheme="minorBidi"/>
        </w:rPr>
        <w:t xml:space="preserve">Comprovação do </w:t>
      </w:r>
      <w:r w:rsidRPr="008F18EC">
        <w:rPr>
          <w:rFonts w:asciiTheme="minorHAnsi" w:hAnsiTheme="minorHAnsi" w:cstheme="minorBidi"/>
          <w:b/>
          <w:bCs/>
        </w:rPr>
        <w:t>Proponente</w:t>
      </w:r>
      <w:r w:rsidRPr="008F18EC">
        <w:rPr>
          <w:rFonts w:asciiTheme="minorHAnsi" w:hAnsiTheme="minorHAnsi" w:cstheme="minorBidi"/>
        </w:rPr>
        <w:t xml:space="preserve"> possuir em seu quadro, na data prevista para entrega da </w:t>
      </w:r>
      <w:r w:rsidR="00AA7098" w:rsidRPr="008F18EC">
        <w:rPr>
          <w:rFonts w:asciiTheme="minorHAnsi" w:hAnsiTheme="minorHAnsi" w:cstheme="minorBidi"/>
          <w:b/>
          <w:bCs/>
        </w:rPr>
        <w:t>Proposta Econômica</w:t>
      </w:r>
      <w:r w:rsidRPr="008F18EC">
        <w:rPr>
          <w:rFonts w:asciiTheme="minorHAnsi" w:hAnsiTheme="minorHAnsi" w:cstheme="minorBidi"/>
        </w:rPr>
        <w:t>, profissional de nível superior ou outro devidamente reconhecido pela entidade competente, detentor de atestado de responsabilidade técnica, devidamente registrado no CREA onde os serviços foram executados, fazendo-se acompanhar da(s) respectiva(s) Certidão(</w:t>
      </w:r>
      <w:proofErr w:type="spellStart"/>
      <w:r w:rsidRPr="008F18EC">
        <w:rPr>
          <w:rFonts w:asciiTheme="minorHAnsi" w:hAnsiTheme="minorHAnsi" w:cstheme="minorBidi"/>
        </w:rPr>
        <w:t>ões</w:t>
      </w:r>
      <w:proofErr w:type="spellEnd"/>
      <w:r w:rsidRPr="008F18EC">
        <w:rPr>
          <w:rFonts w:asciiTheme="minorHAnsi" w:hAnsiTheme="minorHAnsi" w:cstheme="minorBidi"/>
        </w:rPr>
        <w:t xml:space="preserve">) de Acervo Técnico – CAT, emitidas pelo CREA, comprovando ter executado, em qualquer tempo, serviços com as seguintes complexidade e características: </w:t>
      </w:r>
      <w:r w:rsidR="00FE3697" w:rsidRPr="008F18EC">
        <w:rPr>
          <w:rFonts w:asciiTheme="minorHAnsi" w:hAnsiTheme="minorHAnsi" w:cstheme="minorBidi"/>
        </w:rPr>
        <w:t>volume mínimo</w:t>
      </w:r>
      <w:r w:rsidR="0052372D" w:rsidRPr="008F18EC">
        <w:rPr>
          <w:rFonts w:asciiTheme="minorHAnsi" w:hAnsiTheme="minorHAnsi" w:cstheme="minorBidi"/>
        </w:rPr>
        <w:t xml:space="preserve"> de dragagem</w:t>
      </w:r>
      <w:r w:rsidR="00FE3697" w:rsidRPr="008F18EC">
        <w:rPr>
          <w:rFonts w:asciiTheme="minorHAnsi" w:hAnsiTheme="minorHAnsi" w:cstheme="minorBidi"/>
        </w:rPr>
        <w:t xml:space="preserve"> igual ou superior a</w:t>
      </w:r>
      <w:r w:rsidR="00B44293" w:rsidRPr="008F18EC">
        <w:rPr>
          <w:rFonts w:asciiTheme="minorHAnsi" w:hAnsiTheme="minorHAnsi" w:cstheme="minorBidi"/>
        </w:rPr>
        <w:t xml:space="preserve"> [</w:t>
      </w:r>
      <w:r w:rsidR="65987C39" w:rsidRPr="008F18EC">
        <w:rPr>
          <w:rFonts w:ascii="Calibri Light" w:eastAsia="Calibri Light" w:hAnsi="Calibri Light" w:cs="Calibri Light"/>
          <w:color w:val="008080"/>
          <w:u w:val="single"/>
        </w:rPr>
        <w:t>3.629.495,60</w:t>
      </w:r>
      <w:r w:rsidR="65987C39" w:rsidRPr="008F18EC">
        <w:t xml:space="preserve"> </w:t>
      </w:r>
      <w:r w:rsidR="65987C39" w:rsidRPr="008F18EC">
        <w:rPr>
          <w:rFonts w:asciiTheme="minorHAnsi" w:hAnsiTheme="minorHAnsi" w:cstheme="minorBidi"/>
        </w:rPr>
        <w:t>m³ (três milhões, seiscentos e vinte e nove mil e quatrocentos e noventa e cinco inteiros e sessenta centésimos de metros cúbicos)</w:t>
      </w:r>
      <w:r w:rsidR="00B44293" w:rsidRPr="008F18EC">
        <w:rPr>
          <w:rFonts w:asciiTheme="minorHAnsi" w:hAnsiTheme="minorHAnsi" w:cstheme="minorBidi"/>
        </w:rPr>
        <w:t xml:space="preserve"> </w:t>
      </w:r>
      <w:r w:rsidR="00FE3697" w:rsidRPr="008F18EC">
        <w:rPr>
          <w:rFonts w:asciiTheme="minorHAnsi" w:hAnsiTheme="minorHAnsi" w:cstheme="minorBidi"/>
        </w:rPr>
        <w:t>de material removido</w:t>
      </w:r>
      <w:r w:rsidR="008162A4" w:rsidRPr="008F18EC">
        <w:rPr>
          <w:rFonts w:asciiTheme="minorHAnsi" w:hAnsiTheme="minorHAnsi" w:cstheme="minorBidi"/>
        </w:rPr>
        <w:t xml:space="preserve">, referente a </w:t>
      </w:r>
      <w:r w:rsidR="00B44293" w:rsidRPr="008F18EC">
        <w:rPr>
          <w:rFonts w:asciiTheme="minorHAnsi" w:hAnsiTheme="minorHAnsi" w:cstheme="minorBidi"/>
        </w:rPr>
        <w:t>aproximadamente [</w:t>
      </w:r>
      <w:r w:rsidR="00B44293" w:rsidRPr="008F18EC">
        <w:rPr>
          <w:rFonts w:asciiTheme="minorHAnsi" w:hAnsiTheme="minorHAnsi" w:cstheme="minorBidi"/>
          <w:highlight w:val="yellow"/>
        </w:rPr>
        <w:t>50% (cinquenta por cento)</w:t>
      </w:r>
      <w:r w:rsidR="00B44293" w:rsidRPr="008F18EC">
        <w:rPr>
          <w:rFonts w:asciiTheme="minorHAnsi" w:hAnsiTheme="minorHAnsi" w:cstheme="minorBidi"/>
        </w:rPr>
        <w:t xml:space="preserve">] </w:t>
      </w:r>
      <w:r w:rsidR="008162A4" w:rsidRPr="008F18EC">
        <w:rPr>
          <w:rFonts w:asciiTheme="minorHAnsi" w:hAnsiTheme="minorHAnsi" w:cstheme="minorBidi"/>
        </w:rPr>
        <w:t xml:space="preserve">do volume estimado </w:t>
      </w:r>
      <w:r w:rsidR="40364DB1" w:rsidRPr="008F18EC">
        <w:rPr>
          <w:rFonts w:asciiTheme="minorHAnsi" w:hAnsiTheme="minorHAnsi" w:cstheme="minorBidi"/>
        </w:rPr>
        <w:t>para a 1ª Fase de implantação do empreendimento</w:t>
      </w:r>
      <w:r w:rsidR="008162A4" w:rsidRPr="008F18EC">
        <w:rPr>
          <w:rFonts w:asciiTheme="minorHAnsi" w:hAnsiTheme="minorHAnsi" w:cstheme="minorBidi"/>
        </w:rPr>
        <w:t>;</w:t>
      </w:r>
      <w:bookmarkEnd w:id="415"/>
      <w:r w:rsidR="00E062C4" w:rsidRPr="008F18EC">
        <w:rPr>
          <w:rFonts w:asciiTheme="minorHAnsi" w:hAnsiTheme="minorHAnsi" w:cstheme="minorBidi"/>
        </w:rPr>
        <w:t xml:space="preserve"> e</w:t>
      </w:r>
    </w:p>
    <w:p w14:paraId="7BFE6DCF" w14:textId="15EA9ECF" w:rsidR="006265A6" w:rsidRPr="008F18EC" w:rsidRDefault="006265A6" w:rsidP="006265A6">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Os atestados de qualificação técnica, conforme citados no </w:t>
      </w:r>
      <w:r w:rsidR="00B44293" w:rsidRPr="008F18EC">
        <w:rPr>
          <w:rFonts w:asciiTheme="minorHAnsi" w:hAnsiTheme="minorHAnsi" w:cstheme="minorHAnsi"/>
        </w:rPr>
        <w:t>I</w:t>
      </w:r>
      <w:r w:rsidRPr="008F18EC">
        <w:rPr>
          <w:rFonts w:asciiTheme="minorHAnsi" w:hAnsiTheme="minorHAnsi" w:cstheme="minorHAnsi"/>
        </w:rPr>
        <w:t xml:space="preserve">tem </w:t>
      </w:r>
      <w:r w:rsidR="00B44293" w:rsidRPr="008F18EC">
        <w:rPr>
          <w:rFonts w:asciiTheme="minorHAnsi" w:hAnsiTheme="minorHAnsi" w:cstheme="minorHAnsi"/>
        </w:rPr>
        <w:fldChar w:fldCharType="begin"/>
      </w:r>
      <w:r w:rsidR="00B44293" w:rsidRPr="008F18EC">
        <w:rPr>
          <w:rFonts w:asciiTheme="minorHAnsi" w:hAnsiTheme="minorHAnsi" w:cstheme="minorHAnsi"/>
        </w:rPr>
        <w:instrText xml:space="preserve"> REF _Ref197363843 \r \h </w:instrText>
      </w:r>
      <w:r w:rsidR="00B44293" w:rsidRPr="008F18EC">
        <w:rPr>
          <w:rFonts w:asciiTheme="minorHAnsi" w:hAnsiTheme="minorHAnsi" w:cstheme="minorHAnsi"/>
        </w:rPr>
      </w:r>
      <w:r w:rsidR="00B44293" w:rsidRPr="008F18EC">
        <w:rPr>
          <w:rFonts w:asciiTheme="minorHAnsi" w:hAnsiTheme="minorHAnsi" w:cstheme="minorHAnsi"/>
        </w:rPr>
        <w:fldChar w:fldCharType="separate"/>
      </w:r>
      <w:r w:rsidR="00B44293" w:rsidRPr="008F18EC">
        <w:rPr>
          <w:rFonts w:asciiTheme="minorHAnsi" w:hAnsiTheme="minorHAnsi" w:cstheme="minorHAnsi"/>
        </w:rPr>
        <w:t>4.53.2</w:t>
      </w:r>
      <w:r w:rsidR="00B44293" w:rsidRPr="008F18EC">
        <w:rPr>
          <w:rFonts w:asciiTheme="minorHAnsi" w:hAnsiTheme="minorHAnsi" w:cstheme="minorHAnsi"/>
        </w:rPr>
        <w:fldChar w:fldCharType="end"/>
      </w:r>
      <w:r w:rsidRPr="008F18EC">
        <w:rPr>
          <w:rFonts w:asciiTheme="minorHAnsi" w:hAnsiTheme="minorHAnsi" w:cstheme="minorHAnsi"/>
        </w:rPr>
        <w:t xml:space="preserve">, poderão ser também do grupo econômico do qual faz parte a </w:t>
      </w:r>
      <w:r w:rsidRPr="008F18EC">
        <w:rPr>
          <w:rFonts w:asciiTheme="minorHAnsi" w:hAnsiTheme="minorHAnsi" w:cstheme="minorHAnsi"/>
          <w:b/>
          <w:bCs/>
        </w:rPr>
        <w:t>Proponente</w:t>
      </w:r>
      <w:r w:rsidR="00CE5611" w:rsidRPr="008F18EC">
        <w:rPr>
          <w:rFonts w:asciiTheme="minorHAnsi" w:hAnsiTheme="minorHAnsi" w:cstheme="minorHAnsi"/>
        </w:rPr>
        <w:t>.</w:t>
      </w:r>
    </w:p>
    <w:p w14:paraId="3CA90EB6" w14:textId="4781EA02" w:rsidR="006265A6" w:rsidRPr="008F18EC" w:rsidRDefault="006265A6" w:rsidP="006265A6">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lastRenderedPageBreak/>
        <w:t xml:space="preserve">Quando se tratar de </w:t>
      </w:r>
      <w:r w:rsidRPr="008F18EC">
        <w:rPr>
          <w:rFonts w:asciiTheme="minorHAnsi" w:hAnsiTheme="minorHAnsi" w:cstheme="minorHAnsi"/>
          <w:b/>
          <w:bCs/>
        </w:rPr>
        <w:t xml:space="preserve">Proponente </w:t>
      </w:r>
      <w:r w:rsidR="00B44293" w:rsidRPr="008F18EC">
        <w:rPr>
          <w:rFonts w:asciiTheme="minorHAnsi" w:hAnsiTheme="minorHAnsi" w:cstheme="minorHAnsi"/>
        </w:rPr>
        <w:t>e</w:t>
      </w:r>
      <w:r w:rsidRPr="008F18EC">
        <w:rPr>
          <w:rFonts w:asciiTheme="minorHAnsi" w:hAnsiTheme="minorHAnsi" w:cstheme="minorHAnsi"/>
        </w:rPr>
        <w:t xml:space="preserve">strangeira, será permitida a apresentação de atestados de qualificação técnica emitidos no exterior, sem a necessidade de que os volumes indicados no </w:t>
      </w:r>
      <w:r w:rsidR="00CE5611" w:rsidRPr="008F18EC">
        <w:rPr>
          <w:rFonts w:asciiTheme="minorHAnsi" w:hAnsiTheme="minorHAnsi" w:cstheme="minorHAnsi"/>
        </w:rPr>
        <w:t>I</w:t>
      </w:r>
      <w:r w:rsidRPr="008F18EC">
        <w:rPr>
          <w:rFonts w:asciiTheme="minorHAnsi" w:hAnsiTheme="minorHAnsi" w:cstheme="minorHAnsi"/>
        </w:rPr>
        <w:t xml:space="preserve">tem </w:t>
      </w:r>
      <w:r w:rsidR="00CE5611" w:rsidRPr="008F18EC">
        <w:rPr>
          <w:rFonts w:asciiTheme="minorHAnsi" w:hAnsiTheme="minorHAnsi" w:cstheme="minorHAnsi"/>
        </w:rPr>
        <w:fldChar w:fldCharType="begin"/>
      </w:r>
      <w:r w:rsidR="00CE5611" w:rsidRPr="008F18EC">
        <w:rPr>
          <w:rFonts w:asciiTheme="minorHAnsi" w:hAnsiTheme="minorHAnsi" w:cstheme="minorHAnsi"/>
        </w:rPr>
        <w:instrText xml:space="preserve"> REF _Ref197363843 \r \h </w:instrText>
      </w:r>
      <w:r w:rsidR="00CE5611" w:rsidRPr="008F18EC">
        <w:rPr>
          <w:rFonts w:asciiTheme="minorHAnsi" w:hAnsiTheme="minorHAnsi" w:cstheme="minorHAnsi"/>
        </w:rPr>
      </w:r>
      <w:r w:rsidR="00CE5611" w:rsidRPr="008F18EC">
        <w:rPr>
          <w:rFonts w:asciiTheme="minorHAnsi" w:hAnsiTheme="minorHAnsi" w:cstheme="minorHAnsi"/>
        </w:rPr>
        <w:fldChar w:fldCharType="separate"/>
      </w:r>
      <w:r w:rsidR="00CE5611" w:rsidRPr="008F18EC">
        <w:rPr>
          <w:rFonts w:asciiTheme="minorHAnsi" w:hAnsiTheme="minorHAnsi" w:cstheme="minorHAnsi"/>
        </w:rPr>
        <w:t>4.53.2</w:t>
      </w:r>
      <w:r w:rsidR="00CE5611" w:rsidRPr="008F18EC">
        <w:rPr>
          <w:rFonts w:asciiTheme="minorHAnsi" w:hAnsiTheme="minorHAnsi" w:cstheme="minorHAnsi"/>
        </w:rPr>
        <w:fldChar w:fldCharType="end"/>
      </w:r>
      <w:r w:rsidRPr="008F18EC">
        <w:rPr>
          <w:rFonts w:asciiTheme="minorHAnsi" w:hAnsiTheme="minorHAnsi" w:cstheme="minorHAnsi"/>
        </w:rPr>
        <w:t xml:space="preserve"> sejam registrados no CREA</w:t>
      </w:r>
      <w:r w:rsidR="00CE5611" w:rsidRPr="008F18EC">
        <w:rPr>
          <w:rFonts w:asciiTheme="minorHAnsi" w:hAnsiTheme="minorHAnsi" w:cstheme="minorHAnsi"/>
        </w:rPr>
        <w:t>.</w:t>
      </w:r>
    </w:p>
    <w:p w14:paraId="7C62BC4A" w14:textId="656E8DD5" w:rsidR="006265A6" w:rsidRPr="008F18EC" w:rsidRDefault="006265A6" w:rsidP="00ED0058">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O atestado de responsabilidade técnica de que trata o Item </w:t>
      </w:r>
      <w:r w:rsidR="00CE5611" w:rsidRPr="008F18EC">
        <w:rPr>
          <w:rFonts w:asciiTheme="minorHAnsi" w:hAnsiTheme="minorHAnsi" w:cstheme="minorHAnsi"/>
        </w:rPr>
        <w:fldChar w:fldCharType="begin"/>
      </w:r>
      <w:r w:rsidR="00CE5611" w:rsidRPr="008F18EC">
        <w:rPr>
          <w:rFonts w:asciiTheme="minorHAnsi" w:hAnsiTheme="minorHAnsi" w:cstheme="minorHAnsi"/>
        </w:rPr>
        <w:instrText xml:space="preserve"> REF _Ref197363843 \r \h </w:instrText>
      </w:r>
      <w:r w:rsidR="00CE5611" w:rsidRPr="008F18EC">
        <w:rPr>
          <w:rFonts w:asciiTheme="minorHAnsi" w:hAnsiTheme="minorHAnsi" w:cstheme="minorHAnsi"/>
        </w:rPr>
      </w:r>
      <w:r w:rsidR="00CE5611" w:rsidRPr="008F18EC">
        <w:rPr>
          <w:rFonts w:asciiTheme="minorHAnsi" w:hAnsiTheme="minorHAnsi" w:cstheme="minorHAnsi"/>
        </w:rPr>
        <w:fldChar w:fldCharType="separate"/>
      </w:r>
      <w:r w:rsidR="00CE5611" w:rsidRPr="008F18EC">
        <w:rPr>
          <w:rFonts w:asciiTheme="minorHAnsi" w:hAnsiTheme="minorHAnsi" w:cstheme="minorHAnsi"/>
        </w:rPr>
        <w:t>4.53.2</w:t>
      </w:r>
      <w:r w:rsidR="00CE5611" w:rsidRPr="008F18EC">
        <w:rPr>
          <w:rFonts w:asciiTheme="minorHAnsi" w:hAnsiTheme="minorHAnsi" w:cstheme="minorHAnsi"/>
        </w:rPr>
        <w:fldChar w:fldCharType="end"/>
      </w:r>
      <w:r w:rsidRPr="008F18EC">
        <w:rPr>
          <w:rFonts w:asciiTheme="minorHAnsi" w:hAnsiTheme="minorHAnsi" w:cstheme="minorHAnsi"/>
        </w:rPr>
        <w:t xml:space="preserve"> deverá comprovar a experiência em execução de obra equivalente e/ou obras que somadas possam se equivaler às dimensões de especificação técnica exigidas no </w:t>
      </w:r>
      <w:r w:rsidR="00CE5611" w:rsidRPr="008F18EC">
        <w:rPr>
          <w:rFonts w:asciiTheme="minorHAnsi" w:hAnsiTheme="minorHAnsi" w:cstheme="minorHAnsi"/>
        </w:rPr>
        <w:t>I</w:t>
      </w:r>
      <w:r w:rsidRPr="008F18EC">
        <w:rPr>
          <w:rFonts w:asciiTheme="minorHAnsi" w:hAnsiTheme="minorHAnsi" w:cstheme="minorHAnsi"/>
        </w:rPr>
        <w:t>tem anterior</w:t>
      </w:r>
      <w:r w:rsidR="00CE5611" w:rsidRPr="008F18EC">
        <w:rPr>
          <w:rFonts w:asciiTheme="minorHAnsi" w:hAnsiTheme="minorHAnsi" w:cstheme="minorHAnsi"/>
        </w:rPr>
        <w:t>.</w:t>
      </w:r>
    </w:p>
    <w:p w14:paraId="3A464614" w14:textId="193221B9" w:rsidR="00957D42" w:rsidRPr="008F18EC" w:rsidRDefault="00957D42" w:rsidP="0D5207EE">
      <w:pPr>
        <w:pStyle w:val="PargrafodaLista"/>
        <w:numPr>
          <w:ilvl w:val="3"/>
          <w:numId w:val="7"/>
        </w:numPr>
        <w:tabs>
          <w:tab w:val="left" w:pos="2664"/>
        </w:tabs>
        <w:spacing w:before="240" w:after="240" w:line="300" w:lineRule="exact"/>
        <w:ind w:left="1134" w:firstLine="0"/>
        <w:rPr>
          <w:rFonts w:asciiTheme="minorHAnsi" w:hAnsiTheme="minorHAnsi" w:cstheme="minorBidi"/>
        </w:rPr>
      </w:pPr>
      <w:r w:rsidRPr="008F18EC">
        <w:rPr>
          <w:rFonts w:asciiTheme="minorHAnsi" w:hAnsiTheme="minorHAnsi" w:cstheme="minorBidi"/>
        </w:rPr>
        <w:t xml:space="preserve">Será considerado como membro do quadro da empresa, para efeitos de atendimento dessa exigência, </w:t>
      </w:r>
      <w:r w:rsidR="6761BF12" w:rsidRPr="008F18EC">
        <w:rPr>
          <w:rFonts w:asciiTheme="minorHAnsi" w:hAnsiTheme="minorHAnsi" w:cstheme="minorBidi"/>
        </w:rPr>
        <w:t>a</w:t>
      </w:r>
      <w:r w:rsidR="00E062C4" w:rsidRPr="008F18EC">
        <w:rPr>
          <w:rFonts w:asciiTheme="minorHAnsi" w:hAnsiTheme="minorHAnsi" w:cstheme="minorBidi"/>
        </w:rPr>
        <w:t xml:space="preserve"> </w:t>
      </w:r>
      <w:r w:rsidR="00E062C4" w:rsidRPr="008F18EC">
        <w:rPr>
          <w:rFonts w:asciiTheme="minorHAnsi" w:hAnsiTheme="minorHAnsi" w:cstheme="minorBidi"/>
          <w:b/>
          <w:bCs/>
        </w:rPr>
        <w:t>Proponente</w:t>
      </w:r>
      <w:r w:rsidR="00E062C4" w:rsidRPr="008F18EC">
        <w:rPr>
          <w:rFonts w:asciiTheme="minorHAnsi" w:hAnsiTheme="minorHAnsi" w:cstheme="minorBidi"/>
        </w:rPr>
        <w:t xml:space="preserve"> </w:t>
      </w:r>
      <w:r w:rsidRPr="008F18EC">
        <w:rPr>
          <w:rFonts w:asciiTheme="minorHAnsi" w:hAnsiTheme="minorHAnsi" w:cstheme="minorBidi"/>
        </w:rPr>
        <w:t xml:space="preserve">que apresentar a cópia da carteira de trabalho (CTPS) em que </w:t>
      </w:r>
      <w:r w:rsidR="00E062C4" w:rsidRPr="008F18EC">
        <w:rPr>
          <w:rFonts w:asciiTheme="minorHAnsi" w:hAnsiTheme="minorHAnsi" w:cstheme="minorBidi"/>
        </w:rPr>
        <w:t xml:space="preserve">o profissional </w:t>
      </w:r>
      <w:r w:rsidRPr="008F18EC">
        <w:rPr>
          <w:rFonts w:asciiTheme="minorHAnsi" w:hAnsiTheme="minorHAnsi" w:cstheme="minorBidi"/>
        </w:rPr>
        <w:t>conste como contratante, cópia do contrato social d</w:t>
      </w:r>
      <w:r w:rsidR="4EDD232D" w:rsidRPr="008F18EC">
        <w:rPr>
          <w:rFonts w:asciiTheme="minorHAnsi" w:hAnsiTheme="minorHAnsi" w:cstheme="minorBidi"/>
        </w:rPr>
        <w:t>a</w:t>
      </w:r>
      <w:r w:rsidRPr="008F18EC">
        <w:rPr>
          <w:rFonts w:asciiTheme="minorHAnsi" w:hAnsiTheme="minorHAnsi" w:cstheme="minorBidi"/>
        </w:rPr>
        <w:t xml:space="preserve"> </w:t>
      </w:r>
      <w:r w:rsidRPr="008F18EC">
        <w:rPr>
          <w:rFonts w:asciiTheme="minorHAnsi" w:hAnsiTheme="minorHAnsi" w:cstheme="minorBidi"/>
          <w:b/>
          <w:bCs/>
        </w:rPr>
        <w:t>Proponente</w:t>
      </w:r>
      <w:r w:rsidRPr="008F18EC">
        <w:rPr>
          <w:rFonts w:asciiTheme="minorHAnsi" w:hAnsiTheme="minorHAnsi" w:cstheme="minorBidi"/>
        </w:rPr>
        <w:t xml:space="preserve"> em que conste o profissional como sócio, ou cópia do contrato de prestação de serviços, sem vínculo trabalhista e regido pela legislação civil comum</w:t>
      </w:r>
      <w:r w:rsidR="00E062C4" w:rsidRPr="008F18EC">
        <w:rPr>
          <w:rFonts w:asciiTheme="minorHAnsi" w:hAnsiTheme="minorHAnsi" w:cstheme="minorBidi"/>
        </w:rPr>
        <w:t>.</w:t>
      </w:r>
    </w:p>
    <w:p w14:paraId="64EE4A61" w14:textId="1B99E4A3" w:rsidR="427B2915" w:rsidRPr="008F18EC" w:rsidRDefault="427B2915" w:rsidP="0D5207EE">
      <w:pPr>
        <w:pStyle w:val="PargrafodaLista"/>
        <w:numPr>
          <w:ilvl w:val="3"/>
          <w:numId w:val="7"/>
        </w:numPr>
        <w:tabs>
          <w:tab w:val="left" w:pos="2664"/>
        </w:tabs>
        <w:spacing w:before="240" w:after="240" w:line="300" w:lineRule="exact"/>
        <w:ind w:left="1134" w:firstLine="0"/>
        <w:rPr>
          <w:rFonts w:asciiTheme="minorHAnsi" w:hAnsiTheme="minorHAnsi" w:cstheme="minorBidi"/>
        </w:rPr>
      </w:pPr>
      <w:r w:rsidRPr="008F18EC">
        <w:rPr>
          <w:rFonts w:asciiTheme="minorHAnsi" w:hAnsiTheme="minorHAnsi" w:cstheme="minorBidi"/>
        </w:rPr>
        <w:t xml:space="preserve">Também se admitirá, para os fins do Item 4.53.2.3, que </w:t>
      </w:r>
      <w:r w:rsidR="588C0400" w:rsidRPr="008F18EC">
        <w:rPr>
          <w:rFonts w:asciiTheme="minorHAnsi" w:hAnsiTheme="minorHAnsi" w:cstheme="minorBidi"/>
        </w:rPr>
        <w:t>a</w:t>
      </w:r>
      <w:r w:rsidRPr="008F18EC">
        <w:rPr>
          <w:rFonts w:asciiTheme="minorHAnsi" w:hAnsiTheme="minorHAnsi" w:cstheme="minorBidi"/>
        </w:rPr>
        <w:t xml:space="preserve"> </w:t>
      </w:r>
      <w:r w:rsidRPr="008F18EC">
        <w:rPr>
          <w:rFonts w:asciiTheme="minorHAnsi" w:hAnsiTheme="minorHAnsi" w:cstheme="minorBidi"/>
          <w:b/>
          <w:bCs/>
        </w:rPr>
        <w:t xml:space="preserve">Proponente </w:t>
      </w:r>
      <w:r w:rsidRPr="008F18EC">
        <w:rPr>
          <w:rFonts w:asciiTheme="minorHAnsi" w:hAnsiTheme="minorHAnsi" w:cstheme="minorBidi"/>
        </w:rPr>
        <w:t xml:space="preserve">apresente carta ou contrato de intenção assinado entre a </w:t>
      </w:r>
      <w:r w:rsidRPr="008F18EC">
        <w:rPr>
          <w:rFonts w:asciiTheme="minorHAnsi" w:hAnsiTheme="minorHAnsi" w:cstheme="minorBidi"/>
          <w:b/>
          <w:bCs/>
        </w:rPr>
        <w:t xml:space="preserve">Proponente </w:t>
      </w:r>
      <w:r w:rsidRPr="008F18EC">
        <w:rPr>
          <w:rFonts w:asciiTheme="minorHAnsi" w:hAnsiTheme="minorHAnsi" w:cstheme="minorBidi"/>
        </w:rPr>
        <w:t xml:space="preserve">e o </w:t>
      </w:r>
      <w:r w:rsidR="289F2560" w:rsidRPr="008F18EC">
        <w:rPr>
          <w:rFonts w:asciiTheme="minorHAnsi" w:hAnsiTheme="minorHAnsi" w:cstheme="minorBidi"/>
        </w:rPr>
        <w:t>profissional</w:t>
      </w:r>
      <w:r w:rsidRPr="008F18EC">
        <w:rPr>
          <w:rFonts w:asciiTheme="minorHAnsi" w:hAnsiTheme="minorHAnsi" w:cstheme="minorBidi"/>
        </w:rPr>
        <w:t xml:space="preserve"> indicando que, em caso de êxito da </w:t>
      </w:r>
      <w:r w:rsidRPr="008F18EC">
        <w:rPr>
          <w:rFonts w:asciiTheme="minorHAnsi" w:hAnsiTheme="minorHAnsi" w:cstheme="minorBidi"/>
          <w:b/>
          <w:bCs/>
        </w:rPr>
        <w:t xml:space="preserve">Proponente </w:t>
      </w:r>
      <w:r w:rsidRPr="008F18EC">
        <w:rPr>
          <w:rFonts w:asciiTheme="minorHAnsi" w:hAnsiTheme="minorHAnsi" w:cstheme="minorBidi"/>
        </w:rPr>
        <w:t xml:space="preserve">no </w:t>
      </w:r>
      <w:r w:rsidRPr="008F18EC">
        <w:rPr>
          <w:rFonts w:asciiTheme="minorHAnsi" w:hAnsiTheme="minorHAnsi" w:cstheme="minorBidi"/>
          <w:b/>
          <w:bCs/>
        </w:rPr>
        <w:t>Leilão</w:t>
      </w:r>
      <w:r w:rsidRPr="008F18EC">
        <w:rPr>
          <w:rFonts w:asciiTheme="minorHAnsi" w:hAnsiTheme="minorHAnsi" w:cstheme="minorBidi"/>
        </w:rPr>
        <w:t xml:space="preserve">, o </w:t>
      </w:r>
      <w:r w:rsidR="6E535C7E" w:rsidRPr="008F18EC">
        <w:rPr>
          <w:rFonts w:asciiTheme="minorHAnsi" w:hAnsiTheme="minorHAnsi" w:cstheme="minorBidi"/>
        </w:rPr>
        <w:t>profissional</w:t>
      </w:r>
      <w:r w:rsidRPr="008F18EC">
        <w:rPr>
          <w:rFonts w:asciiTheme="minorHAnsi" w:hAnsiTheme="minorHAnsi" w:cstheme="minorBidi"/>
        </w:rPr>
        <w:t xml:space="preserve"> assumirá obrigação de participar da </w:t>
      </w:r>
      <w:r w:rsidRPr="008F18EC">
        <w:rPr>
          <w:rFonts w:asciiTheme="minorHAnsi" w:hAnsiTheme="minorHAnsi" w:cstheme="minorBidi"/>
          <w:b/>
          <w:bCs/>
        </w:rPr>
        <w:t xml:space="preserve">Concessão </w:t>
      </w:r>
      <w:r w:rsidRPr="008F18EC">
        <w:rPr>
          <w:rFonts w:asciiTheme="minorHAnsi" w:hAnsiTheme="minorHAnsi" w:cstheme="minorBidi"/>
        </w:rPr>
        <w:t xml:space="preserve">através de uma das formas indicadas nos </w:t>
      </w:r>
      <w:r w:rsidR="5C6754A4" w:rsidRPr="008F18EC">
        <w:rPr>
          <w:rFonts w:asciiTheme="minorHAnsi" w:hAnsiTheme="minorHAnsi" w:cstheme="minorBidi"/>
        </w:rPr>
        <w:t>Item 4.53.2.3</w:t>
      </w:r>
      <w:r w:rsidRPr="008F18EC">
        <w:rPr>
          <w:rFonts w:asciiTheme="minorHAnsi" w:hAnsiTheme="minorHAnsi" w:cstheme="minorBidi"/>
        </w:rPr>
        <w:t xml:space="preserve"> acima. </w:t>
      </w:r>
    </w:p>
    <w:p w14:paraId="6E6EE49E" w14:textId="137A2C3D" w:rsidR="004134B6" w:rsidRPr="008F18EC" w:rsidRDefault="004134B6" w:rsidP="0D5207EE">
      <w:pPr>
        <w:pStyle w:val="PargrafodaLista"/>
        <w:numPr>
          <w:ilvl w:val="3"/>
          <w:numId w:val="7"/>
        </w:numPr>
        <w:tabs>
          <w:tab w:val="left" w:pos="2664"/>
        </w:tabs>
        <w:spacing w:before="240" w:after="240" w:line="300" w:lineRule="exact"/>
        <w:ind w:left="1134" w:firstLine="0"/>
        <w:rPr>
          <w:rFonts w:asciiTheme="minorHAnsi" w:hAnsiTheme="minorHAnsi" w:cstheme="minorBidi"/>
        </w:rPr>
      </w:pPr>
      <w:r w:rsidRPr="008F18EC">
        <w:rPr>
          <w:rFonts w:asciiTheme="minorHAnsi" w:hAnsiTheme="minorHAnsi" w:cstheme="minorBidi"/>
        </w:rPr>
        <w:t xml:space="preserve">Serão aceitos somente atestados e/ou certidões em que o engenheiro indicado tenha tempo de formação igual ou maior a </w:t>
      </w:r>
      <w:r w:rsidR="00E062C4" w:rsidRPr="008F18EC">
        <w:rPr>
          <w:rFonts w:asciiTheme="minorHAnsi" w:hAnsiTheme="minorHAnsi" w:cstheme="minorBidi"/>
        </w:rPr>
        <w:t>[</w:t>
      </w:r>
      <w:r w:rsidRPr="008F18EC">
        <w:rPr>
          <w:rFonts w:asciiTheme="minorHAnsi" w:hAnsiTheme="minorHAnsi" w:cstheme="minorBidi"/>
          <w:highlight w:val="yellow"/>
        </w:rPr>
        <w:t>8 (oito) anos</w:t>
      </w:r>
      <w:r w:rsidR="00E062C4" w:rsidRPr="008F18EC">
        <w:rPr>
          <w:rFonts w:asciiTheme="minorHAnsi" w:hAnsiTheme="minorHAnsi" w:cstheme="minorBidi"/>
        </w:rPr>
        <w:t>]</w:t>
      </w:r>
      <w:r w:rsidRPr="008F18EC">
        <w:rPr>
          <w:rFonts w:asciiTheme="minorHAnsi" w:hAnsiTheme="minorHAnsi" w:cstheme="minorBidi"/>
        </w:rPr>
        <w:t>, completados até a data d</w:t>
      </w:r>
      <w:r w:rsidR="00E062C4" w:rsidRPr="008F18EC">
        <w:rPr>
          <w:rFonts w:asciiTheme="minorHAnsi" w:hAnsiTheme="minorHAnsi" w:cstheme="minorBidi"/>
        </w:rPr>
        <w:t xml:space="preserve">o </w:t>
      </w:r>
      <w:r w:rsidR="00E062C4" w:rsidRPr="008F18EC">
        <w:rPr>
          <w:rFonts w:asciiTheme="minorHAnsi" w:hAnsiTheme="minorHAnsi" w:cstheme="minorBidi"/>
          <w:b/>
          <w:bCs/>
        </w:rPr>
        <w:t>Leilão</w:t>
      </w:r>
      <w:r w:rsidRPr="008F18EC">
        <w:rPr>
          <w:rFonts w:asciiTheme="minorHAnsi" w:hAnsiTheme="minorHAnsi" w:cstheme="minorBidi"/>
        </w:rPr>
        <w:t xml:space="preserve">, e tenha exercido a função de </w:t>
      </w:r>
      <w:r w:rsidR="00E062C4" w:rsidRPr="008F18EC">
        <w:rPr>
          <w:rFonts w:asciiTheme="minorHAnsi" w:hAnsiTheme="minorHAnsi" w:cstheme="minorBidi"/>
        </w:rPr>
        <w:t xml:space="preserve">Responsável Técnico, </w:t>
      </w:r>
      <w:r w:rsidRPr="008F18EC">
        <w:rPr>
          <w:rFonts w:asciiTheme="minorHAnsi" w:hAnsiTheme="minorHAnsi" w:cstheme="minorBidi"/>
        </w:rPr>
        <w:t>de Coordenador</w:t>
      </w:r>
      <w:r w:rsidR="00E062C4" w:rsidRPr="008F18EC">
        <w:rPr>
          <w:rFonts w:asciiTheme="minorHAnsi" w:hAnsiTheme="minorHAnsi" w:cstheme="minorBidi"/>
        </w:rPr>
        <w:t>-</w:t>
      </w:r>
      <w:r w:rsidRPr="008F18EC">
        <w:rPr>
          <w:rFonts w:asciiTheme="minorHAnsi" w:hAnsiTheme="minorHAnsi" w:cstheme="minorBidi"/>
        </w:rPr>
        <w:t>Geral e/ou de Fiscal de Execução</w:t>
      </w:r>
      <w:r w:rsidR="00E062C4" w:rsidRPr="008F18EC">
        <w:rPr>
          <w:rFonts w:asciiTheme="minorHAnsi" w:hAnsiTheme="minorHAnsi" w:cstheme="minorBidi"/>
        </w:rPr>
        <w:t>.</w:t>
      </w:r>
    </w:p>
    <w:p w14:paraId="75F50C6B" w14:textId="208A81F8" w:rsidR="048B9D03" w:rsidRPr="008F18EC" w:rsidRDefault="048B9D03" w:rsidP="0D5207EE">
      <w:pPr>
        <w:pStyle w:val="PargrafodaLista"/>
        <w:numPr>
          <w:ilvl w:val="3"/>
          <w:numId w:val="7"/>
        </w:numPr>
        <w:tabs>
          <w:tab w:val="left" w:pos="2664"/>
        </w:tabs>
        <w:spacing w:before="240" w:after="240" w:line="300" w:lineRule="exact"/>
        <w:ind w:left="1134" w:firstLine="0"/>
        <w:rPr>
          <w:rFonts w:asciiTheme="minorHAnsi" w:hAnsiTheme="minorHAnsi" w:cstheme="minorBidi"/>
        </w:rPr>
      </w:pPr>
      <w:r w:rsidRPr="008F18EC">
        <w:rPr>
          <w:rFonts w:asciiTheme="minorHAnsi" w:hAnsiTheme="minorHAnsi" w:cstheme="minorBidi"/>
        </w:rPr>
        <w:t xml:space="preserve">O requisito previsto pelo Item 4.53.2.6 objetiva assegurar o tempo de formação acadêmica e de experiência profissional necessários para que o profissional indicado nos termos do Item 4.53.2 participe adequadamente da execução do </w:t>
      </w:r>
      <w:r w:rsidRPr="008F18EC">
        <w:rPr>
          <w:rFonts w:asciiTheme="minorHAnsi" w:hAnsiTheme="minorHAnsi" w:cstheme="minorBidi"/>
          <w:b/>
          <w:bCs/>
        </w:rPr>
        <w:t>Objeto do Leilão</w:t>
      </w:r>
      <w:r w:rsidRPr="008F18EC">
        <w:rPr>
          <w:rFonts w:asciiTheme="minorHAnsi" w:hAnsiTheme="minorHAnsi" w:cstheme="minorBidi"/>
        </w:rPr>
        <w:t xml:space="preserve">, cuja parcela de maior relevância são serviços e obras de dragagem, conforme definido neste </w:t>
      </w:r>
      <w:r w:rsidRPr="008F18EC">
        <w:rPr>
          <w:rFonts w:asciiTheme="minorHAnsi" w:hAnsiTheme="minorHAnsi" w:cstheme="minorBidi"/>
          <w:b/>
          <w:bCs/>
        </w:rPr>
        <w:t xml:space="preserve">Edital </w:t>
      </w:r>
      <w:r w:rsidRPr="008F18EC">
        <w:rPr>
          <w:rFonts w:asciiTheme="minorHAnsi" w:hAnsiTheme="minorHAnsi" w:cstheme="minorBidi"/>
        </w:rPr>
        <w:t xml:space="preserve">e </w:t>
      </w:r>
      <w:r w:rsidRPr="008F18EC">
        <w:rPr>
          <w:rFonts w:asciiTheme="minorHAnsi" w:hAnsiTheme="minorHAnsi" w:cstheme="minorBidi"/>
          <w:b/>
          <w:bCs/>
        </w:rPr>
        <w:t>Anexos</w:t>
      </w:r>
      <w:r w:rsidRPr="008F18EC">
        <w:rPr>
          <w:rFonts w:asciiTheme="minorHAnsi" w:hAnsiTheme="minorHAnsi" w:cstheme="minorBidi"/>
        </w:rPr>
        <w:t>.</w:t>
      </w:r>
    </w:p>
    <w:p w14:paraId="27E65CD8" w14:textId="59B13026" w:rsidR="00957D42" w:rsidRPr="008F18EC" w:rsidRDefault="00957D42"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Na(s) Certidão(</w:t>
      </w:r>
      <w:proofErr w:type="spellStart"/>
      <w:r w:rsidRPr="008F18EC">
        <w:rPr>
          <w:rFonts w:asciiTheme="minorHAnsi" w:hAnsiTheme="minorHAnsi" w:cstheme="minorHAnsi"/>
        </w:rPr>
        <w:t>ões</w:t>
      </w:r>
      <w:proofErr w:type="spellEnd"/>
      <w:r w:rsidRPr="008F18EC">
        <w:rPr>
          <w:rFonts w:asciiTheme="minorHAnsi" w:hAnsiTheme="minorHAnsi" w:cstheme="minorHAnsi"/>
        </w:rPr>
        <w:t>) de Acervo Técnico – CAT</w:t>
      </w:r>
      <w:r w:rsidR="00E062C4" w:rsidRPr="008F18EC">
        <w:rPr>
          <w:rFonts w:asciiTheme="minorHAnsi" w:hAnsiTheme="minorHAnsi" w:cstheme="minorHAnsi"/>
        </w:rPr>
        <w:t>, as informações de interesse para esta licitação devem ser, preferencialmente, destacadas.</w:t>
      </w:r>
      <w:r w:rsidRPr="008F18EC">
        <w:rPr>
          <w:rFonts w:asciiTheme="minorHAnsi" w:hAnsiTheme="minorHAnsi" w:cstheme="minorHAnsi"/>
        </w:rPr>
        <w:t xml:space="preserve"> </w:t>
      </w:r>
    </w:p>
    <w:p w14:paraId="36B7E961" w14:textId="53B65676" w:rsidR="00957D42" w:rsidRPr="008F18EC" w:rsidRDefault="00957D42"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Eventuais omissões no conteúdo dos documentos poderão ser supridas por atestado complementar da pessoa jurídica para a qual foi prestado o serviço, desde que devidamente registrado no CREA, de forma a atender inequivocamente às exigências deste </w:t>
      </w:r>
      <w:r w:rsidRPr="008F18EC">
        <w:rPr>
          <w:rFonts w:asciiTheme="minorHAnsi" w:hAnsiTheme="minorHAnsi" w:cstheme="minorHAnsi"/>
          <w:b/>
          <w:bCs/>
        </w:rPr>
        <w:t>Edital</w:t>
      </w:r>
      <w:r w:rsidRPr="008F18EC">
        <w:rPr>
          <w:rFonts w:asciiTheme="minorHAnsi" w:hAnsiTheme="minorHAnsi" w:cstheme="minorHAnsi"/>
        </w:rPr>
        <w:t xml:space="preserve"> quanto às características que deverão constar dos atestados de capacidade técnica</w:t>
      </w:r>
      <w:r w:rsidR="00E062C4" w:rsidRPr="008F18EC">
        <w:rPr>
          <w:rFonts w:asciiTheme="minorHAnsi" w:hAnsiTheme="minorHAnsi" w:cstheme="minorHAnsi"/>
        </w:rPr>
        <w:t>.</w:t>
      </w:r>
    </w:p>
    <w:p w14:paraId="146EBBA7" w14:textId="7FCBF746" w:rsidR="00957D42" w:rsidRPr="008F18EC" w:rsidRDefault="00957D42"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Não será aceito atestado de serviço/obra inacabada, executada parcialmente ou em andamento</w:t>
      </w:r>
      <w:r w:rsidR="00E062C4" w:rsidRPr="008F18EC">
        <w:rPr>
          <w:rFonts w:asciiTheme="minorHAnsi" w:hAnsiTheme="minorHAnsi" w:cstheme="minorHAnsi"/>
        </w:rPr>
        <w:t>.</w:t>
      </w:r>
    </w:p>
    <w:p w14:paraId="2905ACB6" w14:textId="27A5109C" w:rsidR="004134B6" w:rsidRPr="008F18EC" w:rsidRDefault="004134B6" w:rsidP="00C041E5">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É vedada indicação de um mesmo profissional por mais de um </w:t>
      </w:r>
      <w:r w:rsidRPr="008F18EC">
        <w:rPr>
          <w:rFonts w:asciiTheme="minorHAnsi" w:hAnsiTheme="minorHAnsi" w:cstheme="minorHAnsi"/>
          <w:b/>
          <w:bCs/>
        </w:rPr>
        <w:t>Proponente</w:t>
      </w:r>
      <w:r w:rsidRPr="008F18EC">
        <w:rPr>
          <w:rFonts w:asciiTheme="minorHAnsi" w:hAnsiTheme="minorHAnsi" w:cstheme="minorHAnsi"/>
        </w:rPr>
        <w:t xml:space="preserve">, fato que, se comprovado, desqualificará todos os </w:t>
      </w:r>
      <w:r w:rsidR="005D73B6" w:rsidRPr="008F18EC">
        <w:rPr>
          <w:rFonts w:asciiTheme="minorHAnsi" w:hAnsiTheme="minorHAnsi" w:cstheme="minorHAnsi"/>
          <w:b/>
          <w:bCs/>
        </w:rPr>
        <w:t>Proponentes</w:t>
      </w:r>
      <w:r w:rsidRPr="008F18EC">
        <w:rPr>
          <w:rFonts w:asciiTheme="minorHAnsi" w:hAnsiTheme="minorHAnsi" w:cstheme="minorHAnsi"/>
        </w:rPr>
        <w:t xml:space="preserve"> </w:t>
      </w:r>
      <w:r w:rsidRPr="008F18EC">
        <w:rPr>
          <w:rFonts w:asciiTheme="minorHAnsi" w:hAnsiTheme="minorHAnsi" w:cstheme="minorHAnsi"/>
        </w:rPr>
        <w:lastRenderedPageBreak/>
        <w:t>envolvidos.</w:t>
      </w:r>
    </w:p>
    <w:p w14:paraId="7A9BA98E" w14:textId="7E794259" w:rsidR="005D73B6" w:rsidRPr="008F18EC" w:rsidRDefault="005D73B6" w:rsidP="0D5207EE">
      <w:pPr>
        <w:pStyle w:val="PargrafodaLista"/>
        <w:numPr>
          <w:ilvl w:val="2"/>
          <w:numId w:val="7"/>
        </w:numPr>
        <w:tabs>
          <w:tab w:val="left" w:pos="1814"/>
        </w:tabs>
        <w:spacing w:before="240" w:after="240" w:line="300" w:lineRule="exact"/>
        <w:ind w:left="567" w:firstLine="0"/>
        <w:rPr>
          <w:rFonts w:asciiTheme="minorHAnsi" w:hAnsiTheme="minorHAnsi" w:cstheme="minorBidi"/>
        </w:rPr>
      </w:pPr>
      <w:bookmarkStart w:id="416" w:name="_Ref197364507"/>
      <w:r w:rsidRPr="008F18EC">
        <w:rPr>
          <w:rFonts w:asciiTheme="minorHAnsi" w:hAnsiTheme="minorHAnsi" w:cstheme="minorBidi"/>
        </w:rPr>
        <w:t>Declaração</w:t>
      </w:r>
      <w:r w:rsidR="00C91D8B" w:rsidRPr="008F18EC">
        <w:rPr>
          <w:rFonts w:asciiTheme="minorHAnsi" w:hAnsiTheme="minorHAnsi" w:cstheme="minorBidi"/>
        </w:rPr>
        <w:t>,</w:t>
      </w:r>
      <w:r w:rsidRPr="008F18EC">
        <w:rPr>
          <w:rFonts w:asciiTheme="minorHAnsi" w:hAnsiTheme="minorHAnsi" w:cstheme="minorBidi"/>
        </w:rPr>
        <w:t xml:space="preserve"> </w:t>
      </w:r>
      <w:r w:rsidR="00C91D8B" w:rsidRPr="008F18EC">
        <w:rPr>
          <w:rFonts w:asciiTheme="minorHAnsi" w:hAnsiTheme="minorHAnsi" w:cstheme="minorBidi"/>
        </w:rPr>
        <w:t>emitida pelo proprietário do equipamento</w:t>
      </w:r>
      <w:r w:rsidR="00641D57" w:rsidRPr="008F18EC">
        <w:rPr>
          <w:rFonts w:asciiTheme="minorHAnsi" w:hAnsiTheme="minorHAnsi" w:cstheme="minorBidi"/>
        </w:rPr>
        <w:t xml:space="preserve"> ou do seu detentor da disponibilidade comercial</w:t>
      </w:r>
      <w:r w:rsidR="00C91D8B" w:rsidRPr="008F18EC">
        <w:rPr>
          <w:rFonts w:asciiTheme="minorHAnsi" w:hAnsiTheme="minorHAnsi" w:cstheme="minorBidi"/>
        </w:rPr>
        <w:t xml:space="preserve">, </w:t>
      </w:r>
      <w:r w:rsidRPr="008F18EC">
        <w:rPr>
          <w:rFonts w:asciiTheme="minorHAnsi" w:hAnsiTheme="minorHAnsi" w:cstheme="minorBidi"/>
        </w:rPr>
        <w:t xml:space="preserve">de que o </w:t>
      </w:r>
      <w:r w:rsidRPr="008F18EC">
        <w:rPr>
          <w:rFonts w:asciiTheme="minorHAnsi" w:hAnsiTheme="minorHAnsi" w:cstheme="minorBidi"/>
          <w:b/>
          <w:bCs/>
        </w:rPr>
        <w:t>Proponente</w:t>
      </w:r>
      <w:r w:rsidRPr="008F18EC">
        <w:rPr>
          <w:rFonts w:asciiTheme="minorHAnsi" w:hAnsiTheme="minorHAnsi" w:cstheme="minorBidi"/>
        </w:rPr>
        <w:t xml:space="preserve"> disporá, na data da efetiva realização dos serviços, </w:t>
      </w:r>
      <w:r w:rsidR="00016839" w:rsidRPr="008F18EC">
        <w:rPr>
          <w:rFonts w:asciiTheme="minorHAnsi" w:hAnsiTheme="minorHAnsi" w:cstheme="minorBidi"/>
        </w:rPr>
        <w:t>de</w:t>
      </w:r>
      <w:r w:rsidRPr="008F18EC">
        <w:rPr>
          <w:rFonts w:asciiTheme="minorHAnsi" w:hAnsiTheme="minorHAnsi" w:cstheme="minorBidi"/>
        </w:rPr>
        <w:t xml:space="preserve"> equipamento(s) de dragagem em tipo, capacidade e quantidade, adequados à execução dos serviços</w:t>
      </w:r>
      <w:r w:rsidR="00F46143" w:rsidRPr="008F18EC">
        <w:rPr>
          <w:rFonts w:asciiTheme="minorHAnsi" w:hAnsiTheme="minorHAnsi" w:cstheme="minorBidi"/>
        </w:rPr>
        <w:t xml:space="preserve"> pelo menos até o término do Ano </w:t>
      </w:r>
      <w:r w:rsidR="5EC488FD" w:rsidRPr="008F18EC">
        <w:rPr>
          <w:rFonts w:asciiTheme="minorHAnsi" w:hAnsiTheme="minorHAnsi" w:cstheme="minorBidi"/>
        </w:rPr>
        <w:t>6</w:t>
      </w:r>
      <w:r w:rsidR="00F46143" w:rsidRPr="008F18EC">
        <w:rPr>
          <w:rFonts w:asciiTheme="minorHAnsi" w:hAnsiTheme="minorHAnsi" w:cstheme="minorBidi"/>
        </w:rPr>
        <w:t xml:space="preserve"> do </w:t>
      </w:r>
      <w:r w:rsidR="00F46143" w:rsidRPr="008F18EC">
        <w:rPr>
          <w:rFonts w:asciiTheme="minorHAnsi" w:hAnsiTheme="minorHAnsi" w:cstheme="minorBidi"/>
          <w:b/>
          <w:bCs/>
        </w:rPr>
        <w:t>Contrato de Concessão</w:t>
      </w:r>
      <w:r w:rsidRPr="008F18EC">
        <w:rPr>
          <w:rFonts w:asciiTheme="minorHAnsi" w:hAnsiTheme="minorHAnsi" w:cstheme="minorBidi"/>
        </w:rPr>
        <w:t xml:space="preserve">, nos termos definidos no </w:t>
      </w:r>
      <w:r w:rsidRPr="008F18EC">
        <w:rPr>
          <w:rFonts w:asciiTheme="minorHAnsi" w:hAnsiTheme="minorHAnsi" w:cstheme="minorBidi"/>
          <w:b/>
          <w:bCs/>
        </w:rPr>
        <w:t>Edital</w:t>
      </w:r>
      <w:r w:rsidRPr="008F18EC">
        <w:rPr>
          <w:rFonts w:asciiTheme="minorHAnsi" w:hAnsiTheme="minorHAnsi" w:cstheme="minorBidi"/>
        </w:rPr>
        <w:t>.</w:t>
      </w:r>
      <w:bookmarkEnd w:id="416"/>
    </w:p>
    <w:p w14:paraId="02B45BFC" w14:textId="5CAECDED" w:rsidR="00641D57" w:rsidRPr="008F18EC" w:rsidRDefault="00641D57" w:rsidP="00641D57">
      <w:pPr>
        <w:pStyle w:val="PargrafodaLista"/>
        <w:numPr>
          <w:ilvl w:val="3"/>
          <w:numId w:val="7"/>
        </w:numPr>
        <w:tabs>
          <w:tab w:val="left" w:pos="2664"/>
        </w:tabs>
        <w:spacing w:before="240" w:after="240" w:line="300" w:lineRule="exact"/>
        <w:ind w:left="1134" w:firstLine="0"/>
        <w:rPr>
          <w:rFonts w:asciiTheme="minorHAnsi" w:hAnsiTheme="minorHAnsi" w:cstheme="minorHAnsi"/>
        </w:rPr>
      </w:pPr>
      <w:r w:rsidRPr="008F18EC">
        <w:rPr>
          <w:rFonts w:asciiTheme="minorHAnsi" w:hAnsiTheme="minorHAnsi" w:cstheme="minorHAnsi"/>
        </w:rPr>
        <w:t xml:space="preserve">A declaração de que trata o </w:t>
      </w:r>
      <w:r w:rsidR="00FC7534" w:rsidRPr="008F18EC">
        <w:rPr>
          <w:rFonts w:asciiTheme="minorHAnsi" w:hAnsiTheme="minorHAnsi" w:cstheme="minorHAnsi"/>
        </w:rPr>
        <w:t>I</w:t>
      </w:r>
      <w:r w:rsidRPr="008F18EC">
        <w:rPr>
          <w:rFonts w:asciiTheme="minorHAnsi" w:hAnsiTheme="minorHAnsi" w:cstheme="minorHAnsi"/>
        </w:rPr>
        <w:t xml:space="preserve">tem </w:t>
      </w:r>
      <w:r w:rsidR="00FC6D89" w:rsidRPr="008F18EC">
        <w:rPr>
          <w:rFonts w:asciiTheme="minorHAnsi" w:hAnsiTheme="minorHAnsi" w:cstheme="minorHAnsi"/>
        </w:rPr>
        <w:fldChar w:fldCharType="begin"/>
      </w:r>
      <w:r w:rsidR="00FC6D89" w:rsidRPr="008F18EC">
        <w:rPr>
          <w:rFonts w:asciiTheme="minorHAnsi" w:hAnsiTheme="minorHAnsi" w:cstheme="minorHAnsi"/>
        </w:rPr>
        <w:instrText xml:space="preserve"> REF _Ref197364507 \r \h </w:instrText>
      </w:r>
      <w:r w:rsidR="00FC6D89" w:rsidRPr="008F18EC">
        <w:rPr>
          <w:rFonts w:asciiTheme="minorHAnsi" w:hAnsiTheme="minorHAnsi" w:cstheme="minorHAnsi"/>
        </w:rPr>
      </w:r>
      <w:r w:rsidR="00FC6D89" w:rsidRPr="008F18EC">
        <w:rPr>
          <w:rFonts w:asciiTheme="minorHAnsi" w:hAnsiTheme="minorHAnsi" w:cstheme="minorHAnsi"/>
        </w:rPr>
        <w:fldChar w:fldCharType="separate"/>
      </w:r>
      <w:r w:rsidR="00FC6D89" w:rsidRPr="008F18EC">
        <w:rPr>
          <w:rFonts w:asciiTheme="minorHAnsi" w:hAnsiTheme="minorHAnsi" w:cstheme="minorHAnsi"/>
        </w:rPr>
        <w:t>4.53.3</w:t>
      </w:r>
      <w:r w:rsidR="00FC6D89" w:rsidRPr="008F18EC">
        <w:rPr>
          <w:rFonts w:asciiTheme="minorHAnsi" w:hAnsiTheme="minorHAnsi" w:cstheme="minorHAnsi"/>
        </w:rPr>
        <w:fldChar w:fldCharType="end"/>
      </w:r>
      <w:r w:rsidRPr="008F18EC">
        <w:rPr>
          <w:rFonts w:asciiTheme="minorHAnsi" w:hAnsiTheme="minorHAnsi" w:cstheme="minorHAnsi"/>
        </w:rPr>
        <w:t xml:space="preserve"> deve conter de forma expressa o(s) nome(s) do(s) equipamento(s), número(s) IMO, especificações técnicas e localização na data da declaração. </w:t>
      </w:r>
    </w:p>
    <w:p w14:paraId="0D7CE326" w14:textId="1E270736" w:rsidR="00AC27F5" w:rsidRPr="008F18EC" w:rsidRDefault="00AC27F5" w:rsidP="00C041E5">
      <w:pPr>
        <w:pStyle w:val="PargrafodaLista"/>
        <w:numPr>
          <w:ilvl w:val="1"/>
          <w:numId w:val="7"/>
        </w:numPr>
        <w:tabs>
          <w:tab w:val="left" w:pos="1814"/>
        </w:tabs>
        <w:spacing w:before="240" w:after="240" w:line="300" w:lineRule="exact"/>
        <w:ind w:left="0" w:firstLine="0"/>
        <w:rPr>
          <w:rFonts w:asciiTheme="minorHAnsi" w:hAnsiTheme="minorHAnsi"/>
        </w:rPr>
      </w:pPr>
      <w:r w:rsidRPr="008F18EC">
        <w:rPr>
          <w:rFonts w:asciiTheme="minorHAnsi" w:hAnsiTheme="minorHAnsi"/>
        </w:rPr>
        <w:t xml:space="preserve">A </w:t>
      </w:r>
      <w:r w:rsidRPr="008F18EC">
        <w:rPr>
          <w:rFonts w:asciiTheme="minorHAnsi" w:hAnsiTheme="minorHAnsi"/>
          <w:b/>
          <w:bCs/>
        </w:rPr>
        <w:t>Proponente</w:t>
      </w:r>
      <w:r w:rsidRPr="008F18EC">
        <w:rPr>
          <w:rFonts w:asciiTheme="minorHAnsi" w:hAnsiTheme="minorHAnsi"/>
        </w:rPr>
        <w:t xml:space="preserve"> que particip</w:t>
      </w:r>
      <w:r w:rsidR="00F202A8" w:rsidRPr="008F18EC">
        <w:rPr>
          <w:rFonts w:asciiTheme="minorHAnsi" w:hAnsiTheme="minorHAnsi"/>
        </w:rPr>
        <w:t>ar</w:t>
      </w:r>
      <w:r w:rsidRPr="008F18EC">
        <w:rPr>
          <w:rFonts w:asciiTheme="minorHAnsi" w:hAnsiTheme="minorHAnsi"/>
        </w:rPr>
        <w:t xml:space="preserve"> do </w:t>
      </w:r>
      <w:r w:rsidR="00141206" w:rsidRPr="008F18EC">
        <w:rPr>
          <w:rFonts w:asciiTheme="minorHAnsi" w:hAnsiTheme="minorHAnsi"/>
        </w:rPr>
        <w:t>Leilão</w:t>
      </w:r>
      <w:r w:rsidRPr="008F18EC">
        <w:rPr>
          <w:rFonts w:asciiTheme="minorHAnsi" w:hAnsiTheme="minorHAnsi"/>
        </w:rPr>
        <w:t xml:space="preserve"> sob a forma de </w:t>
      </w:r>
      <w:r w:rsidRPr="008F18EC">
        <w:rPr>
          <w:rFonts w:asciiTheme="minorHAnsi" w:hAnsiTheme="minorHAnsi"/>
          <w:b/>
          <w:bCs/>
        </w:rPr>
        <w:t>Consórcio</w:t>
      </w:r>
      <w:r w:rsidRPr="008F18EC">
        <w:rPr>
          <w:rFonts w:asciiTheme="minorHAnsi" w:hAnsiTheme="minorHAnsi"/>
        </w:rPr>
        <w:t xml:space="preserve"> deve</w:t>
      </w:r>
      <w:r w:rsidR="00F202A8" w:rsidRPr="008F18EC">
        <w:rPr>
          <w:rFonts w:asciiTheme="minorHAnsi" w:hAnsiTheme="minorHAnsi"/>
        </w:rPr>
        <w:t>rá</w:t>
      </w:r>
      <w:r w:rsidRPr="008F18EC">
        <w:rPr>
          <w:rFonts w:asciiTheme="minorHAnsi" w:hAnsiTheme="minorHAnsi"/>
        </w:rPr>
        <w:t xml:space="preserve"> ter, na composição do </w:t>
      </w:r>
      <w:r w:rsidRPr="008F18EC">
        <w:rPr>
          <w:rFonts w:asciiTheme="minorHAnsi" w:hAnsiTheme="minorHAnsi"/>
          <w:b/>
          <w:bCs/>
        </w:rPr>
        <w:t>Consórcio</w:t>
      </w:r>
      <w:r w:rsidRPr="008F18EC">
        <w:rPr>
          <w:rFonts w:asciiTheme="minorHAnsi" w:hAnsiTheme="minorHAnsi"/>
        </w:rPr>
        <w:t>, um</w:t>
      </w:r>
      <w:r w:rsidR="00596B41" w:rsidRPr="008F18EC">
        <w:rPr>
          <w:rFonts w:asciiTheme="minorHAnsi" w:hAnsiTheme="minorHAnsi"/>
        </w:rPr>
        <w:t>a</w:t>
      </w:r>
      <w:r w:rsidRPr="008F18EC">
        <w:rPr>
          <w:rFonts w:asciiTheme="minorHAnsi" w:hAnsiTheme="minorHAnsi"/>
        </w:rPr>
        <w:t xml:space="preserve"> </w:t>
      </w:r>
      <w:r w:rsidR="00596B41" w:rsidRPr="008F18EC">
        <w:rPr>
          <w:rFonts w:asciiTheme="minorHAnsi" w:hAnsiTheme="minorHAnsi"/>
          <w:b/>
          <w:bCs/>
        </w:rPr>
        <w:t>Empresa de Dragagem</w:t>
      </w:r>
      <w:r w:rsidRPr="008F18EC">
        <w:rPr>
          <w:rFonts w:asciiTheme="minorHAnsi" w:hAnsiTheme="minorHAnsi"/>
        </w:rPr>
        <w:t xml:space="preserve"> que atenda </w:t>
      </w:r>
      <w:r w:rsidR="00ED2485" w:rsidRPr="008F18EC">
        <w:rPr>
          <w:rFonts w:asciiTheme="minorHAnsi" w:hAnsiTheme="minorHAnsi"/>
        </w:rPr>
        <w:t xml:space="preserve">aos </w:t>
      </w:r>
      <w:r w:rsidRPr="008F18EC">
        <w:rPr>
          <w:rFonts w:asciiTheme="minorHAnsi" w:hAnsiTheme="minorHAnsi"/>
        </w:rPr>
        <w:t>requisito</w:t>
      </w:r>
      <w:r w:rsidR="00ED2485" w:rsidRPr="008F18EC">
        <w:rPr>
          <w:rFonts w:asciiTheme="minorHAnsi" w:hAnsiTheme="minorHAnsi"/>
        </w:rPr>
        <w:t>s</w:t>
      </w:r>
      <w:r w:rsidRPr="008F18EC">
        <w:rPr>
          <w:rFonts w:asciiTheme="minorHAnsi" w:hAnsiTheme="minorHAnsi"/>
        </w:rPr>
        <w:t xml:space="preserve"> de </w:t>
      </w:r>
      <w:r w:rsidR="00ED2485" w:rsidRPr="008F18EC">
        <w:rPr>
          <w:rFonts w:asciiTheme="minorHAnsi" w:hAnsiTheme="minorHAnsi"/>
        </w:rPr>
        <w:t xml:space="preserve">qualificação </w:t>
      </w:r>
      <w:r w:rsidRPr="008F18EC">
        <w:rPr>
          <w:rFonts w:asciiTheme="minorHAnsi" w:hAnsiTheme="minorHAnsi"/>
        </w:rPr>
        <w:t>técnica previsto</w:t>
      </w:r>
      <w:r w:rsidR="00ED2485" w:rsidRPr="008F18EC">
        <w:rPr>
          <w:rFonts w:asciiTheme="minorHAnsi" w:hAnsiTheme="minorHAnsi"/>
        </w:rPr>
        <w:t>s</w:t>
      </w:r>
      <w:r w:rsidRPr="008F18EC">
        <w:rPr>
          <w:rFonts w:asciiTheme="minorHAnsi" w:hAnsiTheme="minorHAnsi"/>
        </w:rPr>
        <w:t xml:space="preserve"> no </w:t>
      </w:r>
      <w:r w:rsidR="00622CFC" w:rsidRPr="008F18EC">
        <w:rPr>
          <w:rFonts w:asciiTheme="minorHAnsi" w:hAnsiTheme="minorHAnsi"/>
        </w:rPr>
        <w:t>Ite</w:t>
      </w:r>
      <w:r w:rsidR="00994547" w:rsidRPr="008F18EC">
        <w:rPr>
          <w:rFonts w:asciiTheme="minorHAnsi" w:hAnsiTheme="minorHAnsi"/>
        </w:rPr>
        <w:t xml:space="preserve">ns </w:t>
      </w:r>
      <w:r w:rsidR="00A658F9" w:rsidRPr="008F18EC">
        <w:rPr>
          <w:rFonts w:asciiTheme="minorHAnsi" w:hAnsiTheme="minorHAnsi"/>
        </w:rPr>
        <w:fldChar w:fldCharType="begin"/>
      </w:r>
      <w:r w:rsidR="00A658F9" w:rsidRPr="008F18EC">
        <w:rPr>
          <w:rFonts w:asciiTheme="minorHAnsi" w:hAnsiTheme="minorHAnsi"/>
        </w:rPr>
        <w:instrText xml:space="preserve"> REF _Ref197364582 \r \h </w:instrText>
      </w:r>
      <w:r w:rsidR="00A658F9" w:rsidRPr="008F18EC">
        <w:rPr>
          <w:rFonts w:asciiTheme="minorHAnsi" w:hAnsiTheme="minorHAnsi"/>
        </w:rPr>
      </w:r>
      <w:r w:rsidR="00A658F9" w:rsidRPr="008F18EC">
        <w:rPr>
          <w:rFonts w:asciiTheme="minorHAnsi" w:hAnsiTheme="minorHAnsi"/>
        </w:rPr>
        <w:fldChar w:fldCharType="separate"/>
      </w:r>
      <w:r w:rsidR="00A658F9" w:rsidRPr="008F18EC">
        <w:rPr>
          <w:rFonts w:asciiTheme="minorHAnsi" w:hAnsiTheme="minorHAnsi"/>
        </w:rPr>
        <w:t>3.5.4</w:t>
      </w:r>
      <w:r w:rsidR="00A658F9" w:rsidRPr="008F18EC">
        <w:rPr>
          <w:rFonts w:asciiTheme="minorHAnsi" w:hAnsiTheme="minorHAnsi"/>
        </w:rPr>
        <w:fldChar w:fldCharType="end"/>
      </w:r>
      <w:r w:rsidR="00FC2E45" w:rsidRPr="008F18EC">
        <w:rPr>
          <w:rFonts w:asciiTheme="minorHAnsi" w:hAnsiTheme="minorHAnsi"/>
        </w:rPr>
        <w:t xml:space="preserve"> </w:t>
      </w:r>
      <w:r w:rsidR="00994547" w:rsidRPr="008F18EC">
        <w:rPr>
          <w:rFonts w:asciiTheme="minorHAnsi" w:hAnsiTheme="minorHAnsi"/>
        </w:rPr>
        <w:t>e</w:t>
      </w:r>
      <w:r w:rsidRPr="008F18EC">
        <w:rPr>
          <w:rFonts w:asciiTheme="minorHAnsi" w:hAnsiTheme="minorHAnsi"/>
        </w:rPr>
        <w:t xml:space="preserve"> </w:t>
      </w:r>
      <w:r w:rsidR="00FC2E45" w:rsidRPr="008F18EC">
        <w:rPr>
          <w:rFonts w:asciiTheme="minorHAnsi" w:hAnsiTheme="minorHAnsi"/>
        </w:rPr>
        <w:fldChar w:fldCharType="begin"/>
      </w:r>
      <w:r w:rsidR="00FC2E45" w:rsidRPr="008F18EC">
        <w:rPr>
          <w:rFonts w:asciiTheme="minorHAnsi" w:hAnsiTheme="minorHAnsi"/>
        </w:rPr>
        <w:instrText xml:space="preserve"> REF _Ref197342385 \r \h </w:instrText>
      </w:r>
      <w:r w:rsidR="00FC2E45" w:rsidRPr="008F18EC">
        <w:rPr>
          <w:rFonts w:asciiTheme="minorHAnsi" w:hAnsiTheme="minorHAnsi"/>
        </w:rPr>
      </w:r>
      <w:r w:rsidR="00FC2E45" w:rsidRPr="008F18EC">
        <w:rPr>
          <w:rFonts w:asciiTheme="minorHAnsi" w:hAnsiTheme="minorHAnsi"/>
        </w:rPr>
        <w:fldChar w:fldCharType="separate"/>
      </w:r>
      <w:r w:rsidR="00FC2E45" w:rsidRPr="008F18EC">
        <w:rPr>
          <w:rFonts w:asciiTheme="minorHAnsi" w:hAnsiTheme="minorHAnsi"/>
        </w:rPr>
        <w:t>4.53</w:t>
      </w:r>
      <w:r w:rsidR="00FC2E45" w:rsidRPr="008F18EC">
        <w:rPr>
          <w:rFonts w:asciiTheme="minorHAnsi" w:hAnsiTheme="minorHAnsi"/>
        </w:rPr>
        <w:fldChar w:fldCharType="end"/>
      </w:r>
      <w:r w:rsidR="00596B41" w:rsidRPr="008F18EC">
        <w:rPr>
          <w:rFonts w:asciiTheme="minorHAnsi" w:hAnsiTheme="minorHAnsi"/>
        </w:rPr>
        <w:t>.</w:t>
      </w:r>
    </w:p>
    <w:p w14:paraId="0B22D6D0" w14:textId="3C948B8B" w:rsidR="00A176F8" w:rsidRPr="008F18EC" w:rsidRDefault="00A176F8" w:rsidP="0D5207EE">
      <w:pPr>
        <w:pStyle w:val="Subseo"/>
        <w:rPr>
          <w:rFonts w:asciiTheme="minorHAnsi" w:hAnsiTheme="minorHAnsi"/>
        </w:rPr>
      </w:pPr>
      <w:bookmarkStart w:id="417" w:name="_Toc1170391234"/>
      <w:bookmarkStart w:id="418" w:name="_Toc211683478"/>
      <w:r w:rsidRPr="008F18EC">
        <w:rPr>
          <w:rFonts w:asciiTheme="minorHAnsi" w:hAnsiTheme="minorHAnsi"/>
        </w:rPr>
        <w:t>Subseção IV – Regularidade Fiscal e Trabalhista</w:t>
      </w:r>
      <w:bookmarkEnd w:id="417"/>
      <w:bookmarkEnd w:id="418"/>
    </w:p>
    <w:p w14:paraId="5297B145" w14:textId="77777777" w:rsidR="00A176F8" w:rsidRPr="008F18EC" w:rsidRDefault="00A176F8" w:rsidP="00BD7165">
      <w:pPr>
        <w:pStyle w:val="PargrafodaLista"/>
        <w:numPr>
          <w:ilvl w:val="1"/>
          <w:numId w:val="7"/>
        </w:numPr>
        <w:spacing w:before="240" w:after="240" w:line="300" w:lineRule="exact"/>
        <w:ind w:left="14"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Proponente</w:t>
      </w:r>
      <w:r w:rsidRPr="008F18EC">
        <w:rPr>
          <w:rFonts w:asciiTheme="minorHAnsi" w:hAnsiTheme="minorHAnsi" w:cstheme="minorHAnsi"/>
        </w:rPr>
        <w:t xml:space="preserve"> deverá apresentar os documentos a seguir</w:t>
      </w:r>
      <w:r w:rsidRPr="008F18EC">
        <w:rPr>
          <w:rFonts w:asciiTheme="minorHAnsi" w:hAnsiTheme="minorHAnsi" w:cstheme="minorHAnsi"/>
          <w:spacing w:val="-12"/>
        </w:rPr>
        <w:t xml:space="preserve"> </w:t>
      </w:r>
      <w:r w:rsidRPr="008F18EC">
        <w:rPr>
          <w:rFonts w:asciiTheme="minorHAnsi" w:hAnsiTheme="minorHAnsi" w:cstheme="minorHAnsi"/>
        </w:rPr>
        <w:t>listados para comprovar sua regularidade fiscal e trabalhista:</w:t>
      </w:r>
    </w:p>
    <w:p w14:paraId="20787764" w14:textId="6F2D3360"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prova de inscrição no Cadastro Nacional da Pessoa Jurídica do </w:t>
      </w:r>
      <w:r w:rsidR="009633B3" w:rsidRPr="008F18EC">
        <w:rPr>
          <w:rFonts w:asciiTheme="minorHAnsi" w:hAnsiTheme="minorHAnsi" w:cstheme="minorHAnsi"/>
        </w:rPr>
        <w:t>Ministério da Fazenda</w:t>
      </w:r>
      <w:r w:rsidRPr="008F18EC">
        <w:rPr>
          <w:rFonts w:asciiTheme="minorHAnsi" w:hAnsiTheme="minorHAnsi" w:cstheme="minorHAnsi"/>
        </w:rPr>
        <w:t xml:space="preserve"> </w:t>
      </w:r>
      <w:r w:rsidR="00620CF1" w:rsidRPr="008F18EC">
        <w:rPr>
          <w:rFonts w:asciiTheme="minorHAnsi" w:hAnsiTheme="minorHAnsi" w:cstheme="minorHAnsi"/>
        </w:rPr>
        <w:t>–</w:t>
      </w:r>
      <w:r w:rsidRPr="008F18EC">
        <w:rPr>
          <w:rFonts w:asciiTheme="minorHAnsi" w:hAnsiTheme="minorHAnsi" w:cstheme="minorHAnsi"/>
          <w:spacing w:val="-6"/>
        </w:rPr>
        <w:t xml:space="preserve"> </w:t>
      </w:r>
      <w:r w:rsidRPr="008F18EC">
        <w:rPr>
          <w:rFonts w:asciiTheme="minorHAnsi" w:hAnsiTheme="minorHAnsi" w:cstheme="minorHAnsi"/>
        </w:rPr>
        <w:t>CNPJ/ME;</w:t>
      </w:r>
    </w:p>
    <w:p w14:paraId="4888EA34" w14:textId="77777777"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cópia simples do cartão de inscrição no cadastro de contribuinte estadual relativo ao domicílio ou sede da </w:t>
      </w:r>
      <w:r w:rsidRPr="008F18EC">
        <w:rPr>
          <w:rFonts w:asciiTheme="minorHAnsi" w:hAnsiTheme="minorHAnsi" w:cstheme="minorHAnsi"/>
          <w:b/>
          <w:bCs/>
        </w:rPr>
        <w:t>Proponente</w:t>
      </w:r>
      <w:r w:rsidRPr="008F18EC">
        <w:rPr>
          <w:rFonts w:asciiTheme="minorHAnsi" w:hAnsiTheme="minorHAnsi" w:cstheme="minorHAnsi"/>
        </w:rPr>
        <w:t>, ou certidão de não contribuinte, conforme o</w:t>
      </w:r>
      <w:r w:rsidRPr="008F18EC">
        <w:rPr>
          <w:rFonts w:asciiTheme="minorHAnsi" w:hAnsiTheme="minorHAnsi" w:cstheme="minorHAnsi"/>
          <w:spacing w:val="-3"/>
        </w:rPr>
        <w:t xml:space="preserve"> </w:t>
      </w:r>
      <w:r w:rsidRPr="008F18EC">
        <w:rPr>
          <w:rFonts w:asciiTheme="minorHAnsi" w:hAnsiTheme="minorHAnsi" w:cstheme="minorHAnsi"/>
        </w:rPr>
        <w:t>caso;</w:t>
      </w:r>
    </w:p>
    <w:p w14:paraId="478DB38B" w14:textId="77777777"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cópia simples do cartão de inscrição no cadastro de contribuinte municipal relativo ao domicílio ou sede da </w:t>
      </w:r>
      <w:r w:rsidRPr="008F18EC">
        <w:rPr>
          <w:rFonts w:asciiTheme="minorHAnsi" w:hAnsiTheme="minorHAnsi" w:cstheme="minorHAnsi"/>
          <w:b/>
          <w:bCs/>
        </w:rPr>
        <w:t>Proponente</w:t>
      </w:r>
      <w:r w:rsidRPr="008F18EC">
        <w:rPr>
          <w:rFonts w:asciiTheme="minorHAnsi" w:hAnsiTheme="minorHAnsi" w:cstheme="minorHAnsi"/>
        </w:rPr>
        <w:t>, ou certidão de não contribuinte, conforme o</w:t>
      </w:r>
      <w:r w:rsidRPr="008F18EC">
        <w:rPr>
          <w:rFonts w:asciiTheme="minorHAnsi" w:hAnsiTheme="minorHAnsi" w:cstheme="minorHAnsi"/>
          <w:spacing w:val="-3"/>
        </w:rPr>
        <w:t xml:space="preserve"> </w:t>
      </w:r>
      <w:r w:rsidRPr="008F18EC">
        <w:rPr>
          <w:rFonts w:asciiTheme="minorHAnsi" w:hAnsiTheme="minorHAnsi" w:cstheme="minorHAnsi"/>
        </w:rPr>
        <w:t>caso;</w:t>
      </w:r>
    </w:p>
    <w:p w14:paraId="222DAF7E" w14:textId="3DCBC7F6"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certificado de regularidade perante o </w:t>
      </w:r>
      <w:r w:rsidR="007D3106" w:rsidRPr="008F18EC">
        <w:rPr>
          <w:rFonts w:asciiTheme="minorHAnsi" w:hAnsiTheme="minorHAnsi" w:cstheme="minorHAnsi"/>
        </w:rPr>
        <w:t>Fundo de Garantia do Tempo de Serviço (</w:t>
      </w:r>
      <w:r w:rsidRPr="008F18EC">
        <w:rPr>
          <w:rFonts w:asciiTheme="minorHAnsi" w:hAnsiTheme="minorHAnsi" w:cstheme="minorHAnsi"/>
        </w:rPr>
        <w:t>FGTS</w:t>
      </w:r>
      <w:r w:rsidR="007D3106" w:rsidRPr="008F18EC">
        <w:rPr>
          <w:rFonts w:asciiTheme="minorHAnsi" w:hAnsiTheme="minorHAnsi" w:cstheme="minorHAnsi"/>
        </w:rPr>
        <w:t>)</w:t>
      </w:r>
      <w:r w:rsidRPr="008F18EC">
        <w:rPr>
          <w:rFonts w:asciiTheme="minorHAnsi" w:hAnsiTheme="minorHAnsi" w:cstheme="minorHAnsi"/>
        </w:rPr>
        <w:t>, que esteja dentro do prazo de validade nele atestado;</w:t>
      </w:r>
    </w:p>
    <w:p w14:paraId="4DB24000" w14:textId="77777777"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prova de regularidade fiscal perante a Fazenda Nacional, mediante a apresentação da certidão conjunta, emitida pela Secretaria da </w:t>
      </w:r>
      <w:r w:rsidRPr="008F18EC">
        <w:rPr>
          <w:rFonts w:asciiTheme="minorHAnsi" w:hAnsiTheme="minorHAnsi" w:cstheme="minorHAnsi"/>
          <w:b/>
          <w:bCs/>
        </w:rPr>
        <w:t>RFB</w:t>
      </w:r>
      <w:r w:rsidRPr="008F18EC">
        <w:rPr>
          <w:rFonts w:asciiTheme="minorHAnsi" w:hAnsiTheme="minorHAnsi" w:cstheme="minorHAnsi"/>
        </w:rPr>
        <w:t xml:space="preserve"> e pela </w:t>
      </w:r>
      <w:r w:rsidRPr="008F18EC">
        <w:rPr>
          <w:rFonts w:asciiTheme="minorHAnsi" w:hAnsiTheme="minorHAnsi" w:cstheme="minorHAnsi"/>
          <w:b/>
          <w:bCs/>
        </w:rPr>
        <w:t>PGFN</w:t>
      </w:r>
      <w:r w:rsidRPr="008F18EC">
        <w:rPr>
          <w:rFonts w:asciiTheme="minorHAnsi" w:hAnsiTheme="minorHAnsi" w:cstheme="minorHAnsi"/>
        </w:rPr>
        <w:t xml:space="preserve">, relativamente aos tributos administrados pela </w:t>
      </w:r>
      <w:r w:rsidRPr="008F18EC">
        <w:rPr>
          <w:rFonts w:asciiTheme="minorHAnsi" w:hAnsiTheme="minorHAnsi" w:cstheme="minorHAnsi"/>
          <w:b/>
          <w:bCs/>
        </w:rPr>
        <w:t>RFB</w:t>
      </w:r>
      <w:r w:rsidRPr="008F18EC">
        <w:rPr>
          <w:rFonts w:asciiTheme="minorHAnsi" w:hAnsiTheme="minorHAnsi" w:cstheme="minorHAnsi"/>
        </w:rPr>
        <w:t xml:space="preserve">, às contribuições previdenciárias e à Dívida Ativa da União, administrada pela </w:t>
      </w:r>
      <w:r w:rsidRPr="008F18EC">
        <w:rPr>
          <w:rFonts w:asciiTheme="minorHAnsi" w:hAnsiTheme="minorHAnsi" w:cstheme="minorHAnsi"/>
          <w:b/>
          <w:bCs/>
        </w:rPr>
        <w:t>PGFN</w:t>
      </w:r>
      <w:r w:rsidRPr="008F18EC">
        <w:rPr>
          <w:rFonts w:asciiTheme="minorHAnsi" w:hAnsiTheme="minorHAnsi" w:cstheme="minorHAnsi"/>
        </w:rPr>
        <w:t>;</w:t>
      </w:r>
    </w:p>
    <w:p w14:paraId="4A4E27ED" w14:textId="0FA532DB"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prova de regularidade fiscal perante as fazendas estadual e municipal, esta última referente aos tributos mobiliários e imobiliários, ou certidão de não contribuinte, caso aplicável, todas do respectivo domicílio ou sede da </w:t>
      </w:r>
      <w:r w:rsidRPr="008F18EC">
        <w:rPr>
          <w:rFonts w:asciiTheme="minorHAnsi" w:hAnsiTheme="minorHAnsi" w:cstheme="minorHAnsi"/>
          <w:b/>
          <w:bCs/>
        </w:rPr>
        <w:t>Proponente</w:t>
      </w:r>
      <w:r w:rsidRPr="008F18EC">
        <w:rPr>
          <w:rFonts w:asciiTheme="minorHAnsi" w:hAnsiTheme="minorHAnsi" w:cstheme="minorHAnsi"/>
        </w:rPr>
        <w:t xml:space="preserve">, e com prazo de, no máximo, </w:t>
      </w:r>
      <w:r w:rsidR="00563E81" w:rsidRPr="008F18EC">
        <w:rPr>
          <w:rFonts w:asciiTheme="minorHAnsi" w:hAnsiTheme="minorHAnsi" w:cstheme="minorHAnsi"/>
        </w:rPr>
        <w:t>[</w:t>
      </w:r>
      <w:r w:rsidRPr="008F18EC">
        <w:rPr>
          <w:rFonts w:asciiTheme="minorHAnsi" w:hAnsiTheme="minorHAnsi" w:cstheme="minorHAnsi"/>
          <w:highlight w:val="yellow"/>
        </w:rPr>
        <w:t>180 (cento e oitenta) dias</w:t>
      </w:r>
      <w:r w:rsidR="00563E81" w:rsidRPr="008F18EC">
        <w:rPr>
          <w:rFonts w:asciiTheme="minorHAnsi" w:hAnsiTheme="minorHAnsi" w:cstheme="minorHAnsi"/>
        </w:rPr>
        <w:t>]</w:t>
      </w:r>
      <w:r w:rsidRPr="008F18EC">
        <w:rPr>
          <w:rFonts w:asciiTheme="minorHAnsi" w:hAnsiTheme="minorHAnsi" w:cstheme="minorHAnsi"/>
        </w:rPr>
        <w:t xml:space="preserve"> anteriores à data da </w:t>
      </w:r>
      <w:r w:rsidRPr="008F18EC">
        <w:rPr>
          <w:rFonts w:asciiTheme="minorHAnsi" w:hAnsiTheme="minorHAnsi" w:cstheme="minorHAnsi"/>
          <w:b/>
          <w:bCs/>
        </w:rPr>
        <w:t>Sessão Pública do Leilão</w:t>
      </w:r>
      <w:r w:rsidRPr="008F18EC">
        <w:rPr>
          <w:rFonts w:asciiTheme="minorHAnsi" w:hAnsiTheme="minorHAnsi" w:cstheme="minorHAnsi"/>
        </w:rPr>
        <w:t xml:space="preserve">, prevalecendo-se o prazo de validade nelas atestado; </w:t>
      </w:r>
    </w:p>
    <w:p w14:paraId="335E8677" w14:textId="5CC4CBA0" w:rsidR="00A176F8" w:rsidRPr="008F18EC" w:rsidRDefault="00A176F8"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certidão negativa de débitos trabalhistas, nos termos do Título VII-A da Consolidação das Leis do Trabalho</w:t>
      </w:r>
      <w:r w:rsidR="00563E81" w:rsidRPr="008F18EC">
        <w:rPr>
          <w:rFonts w:asciiTheme="minorHAnsi" w:hAnsiTheme="minorHAnsi" w:cstheme="minorHAnsi"/>
        </w:rPr>
        <w:t xml:space="preserve"> (CLT)</w:t>
      </w:r>
      <w:r w:rsidRPr="008F18EC">
        <w:rPr>
          <w:rFonts w:asciiTheme="minorHAnsi" w:hAnsiTheme="minorHAnsi" w:cstheme="minorHAnsi"/>
        </w:rPr>
        <w:t>, aprovada pelo Decreto-</w:t>
      </w:r>
      <w:r w:rsidR="00051497" w:rsidRPr="008F18EC">
        <w:rPr>
          <w:rFonts w:asciiTheme="minorHAnsi" w:hAnsiTheme="minorHAnsi" w:cstheme="minorHAnsi"/>
        </w:rPr>
        <w:t>Lei Federal nº</w:t>
      </w:r>
      <w:r w:rsidRPr="008F18EC">
        <w:rPr>
          <w:rFonts w:asciiTheme="minorHAnsi" w:hAnsiTheme="minorHAnsi" w:cstheme="minorHAnsi"/>
        </w:rPr>
        <w:t xml:space="preserve"> 5.452, de</w:t>
      </w:r>
      <w:r w:rsidRPr="008F18EC">
        <w:rPr>
          <w:rFonts w:asciiTheme="minorHAnsi" w:hAnsiTheme="minorHAnsi" w:cstheme="minorHAnsi"/>
          <w:spacing w:val="-1"/>
        </w:rPr>
        <w:t xml:space="preserve"> </w:t>
      </w:r>
      <w:r w:rsidRPr="008F18EC">
        <w:rPr>
          <w:rFonts w:asciiTheme="minorHAnsi" w:hAnsiTheme="minorHAnsi" w:cstheme="minorHAnsi"/>
        </w:rPr>
        <w:t>01</w:t>
      </w:r>
      <w:r w:rsidR="00A65AC3" w:rsidRPr="008F18EC">
        <w:rPr>
          <w:rFonts w:asciiTheme="minorHAnsi" w:hAnsiTheme="minorHAnsi" w:cstheme="minorHAnsi"/>
        </w:rPr>
        <w:t xml:space="preserve"> de maio de </w:t>
      </w:r>
      <w:r w:rsidRPr="008F18EC">
        <w:rPr>
          <w:rFonts w:asciiTheme="minorHAnsi" w:hAnsiTheme="minorHAnsi" w:cstheme="minorHAnsi"/>
        </w:rPr>
        <w:t>1943</w:t>
      </w:r>
      <w:r w:rsidR="00563E81" w:rsidRPr="008F18EC">
        <w:rPr>
          <w:rFonts w:asciiTheme="minorHAnsi" w:hAnsiTheme="minorHAnsi" w:cstheme="minorHAnsi"/>
        </w:rPr>
        <w:t>; e</w:t>
      </w:r>
    </w:p>
    <w:p w14:paraId="69E41C95" w14:textId="0837D203" w:rsidR="00A65AC3" w:rsidRPr="008F18EC" w:rsidRDefault="00A65AC3" w:rsidP="00C041E5">
      <w:pPr>
        <w:pStyle w:val="PargrafodaLista"/>
        <w:numPr>
          <w:ilvl w:val="2"/>
          <w:numId w:val="7"/>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Prova de regularidade fiscal perante a Fazenda do Estado de </w:t>
      </w:r>
      <w:r w:rsidR="00FD18B8" w:rsidRPr="008F18EC">
        <w:rPr>
          <w:rFonts w:asciiTheme="minorHAnsi" w:hAnsiTheme="minorHAnsi" w:cstheme="minorHAnsi"/>
        </w:rPr>
        <w:t>São Paulo</w:t>
      </w:r>
      <w:r w:rsidRPr="008F18EC">
        <w:rPr>
          <w:rFonts w:asciiTheme="minorHAnsi" w:hAnsiTheme="minorHAnsi" w:cstheme="minorHAnsi"/>
        </w:rPr>
        <w:t xml:space="preserve"> e a Fazenda </w:t>
      </w:r>
      <w:r w:rsidRPr="008F18EC">
        <w:rPr>
          <w:rFonts w:asciiTheme="minorHAnsi" w:hAnsiTheme="minorHAnsi" w:cstheme="minorHAnsi"/>
        </w:rPr>
        <w:lastRenderedPageBreak/>
        <w:t xml:space="preserve">do Município de </w:t>
      </w:r>
      <w:r w:rsidR="00FD18B8" w:rsidRPr="008F18EC">
        <w:rPr>
          <w:rFonts w:asciiTheme="minorHAnsi" w:hAnsiTheme="minorHAnsi" w:cstheme="minorHAnsi"/>
        </w:rPr>
        <w:t>Santos</w:t>
      </w:r>
      <w:r w:rsidRPr="008F18EC">
        <w:rPr>
          <w:rFonts w:asciiTheme="minorHAnsi" w:hAnsiTheme="minorHAnsi" w:cstheme="minorHAnsi"/>
        </w:rPr>
        <w:t>/</w:t>
      </w:r>
      <w:r w:rsidR="00FD18B8" w:rsidRPr="008F18EC">
        <w:rPr>
          <w:rFonts w:asciiTheme="minorHAnsi" w:hAnsiTheme="minorHAnsi" w:cstheme="minorHAnsi"/>
        </w:rPr>
        <w:t>SP</w:t>
      </w:r>
      <w:r w:rsidRPr="008F18EC">
        <w:rPr>
          <w:rFonts w:asciiTheme="minorHAnsi" w:hAnsiTheme="minorHAnsi" w:cstheme="minorHAnsi"/>
        </w:rPr>
        <w:t xml:space="preserve">, com prazo de, no máximo, </w:t>
      </w:r>
      <w:r w:rsidR="00563E81" w:rsidRPr="008F18EC">
        <w:rPr>
          <w:rFonts w:asciiTheme="minorHAnsi" w:hAnsiTheme="minorHAnsi" w:cstheme="minorHAnsi"/>
        </w:rPr>
        <w:t>[</w:t>
      </w:r>
      <w:r w:rsidRPr="008F18EC">
        <w:rPr>
          <w:rFonts w:asciiTheme="minorHAnsi" w:hAnsiTheme="minorHAnsi" w:cstheme="minorHAnsi"/>
          <w:highlight w:val="yellow"/>
        </w:rPr>
        <w:t>90 (noventa) dias</w:t>
      </w:r>
      <w:r w:rsidR="00563E81" w:rsidRPr="008F18EC">
        <w:rPr>
          <w:rFonts w:asciiTheme="minorHAnsi" w:hAnsiTheme="minorHAnsi" w:cstheme="minorHAnsi"/>
        </w:rPr>
        <w:t>]</w:t>
      </w:r>
      <w:r w:rsidRPr="008F18EC">
        <w:rPr>
          <w:rFonts w:asciiTheme="minorHAnsi" w:hAnsiTheme="minorHAnsi" w:cstheme="minorHAnsi"/>
        </w:rPr>
        <w:t xml:space="preserve"> anteriores à data para recebimento dos volumes, prevalecendo o prazo de validade nelas atestados.</w:t>
      </w:r>
    </w:p>
    <w:p w14:paraId="7484E8E9" w14:textId="481457B0" w:rsidR="00D538E1" w:rsidRPr="008F18EC" w:rsidRDefault="00D538E1" w:rsidP="0D5207EE">
      <w:pPr>
        <w:pStyle w:val="Subseo"/>
        <w:jc w:val="both"/>
        <w:rPr>
          <w:rFonts w:asciiTheme="minorHAnsi" w:hAnsiTheme="minorHAnsi"/>
        </w:rPr>
      </w:pPr>
      <w:bookmarkStart w:id="419" w:name="_Toc95152692"/>
      <w:bookmarkStart w:id="420" w:name="_Toc1768852180"/>
      <w:bookmarkStart w:id="421" w:name="_Toc211683479"/>
      <w:r w:rsidRPr="008F18EC">
        <w:rPr>
          <w:rFonts w:asciiTheme="minorHAnsi" w:hAnsiTheme="minorHAnsi"/>
        </w:rPr>
        <w:t xml:space="preserve">Subseção V – </w:t>
      </w:r>
      <w:bookmarkEnd w:id="419"/>
      <w:r w:rsidRPr="008F18EC">
        <w:rPr>
          <w:rFonts w:asciiTheme="minorHAnsi" w:hAnsiTheme="minorHAnsi"/>
        </w:rPr>
        <w:t xml:space="preserve">Declaração de Regularidade ao </w:t>
      </w:r>
      <w:r w:rsidR="00C230F6" w:rsidRPr="008F18EC">
        <w:rPr>
          <w:rFonts w:asciiTheme="minorHAnsi" w:hAnsiTheme="minorHAnsi"/>
        </w:rPr>
        <w:t>artigo</w:t>
      </w:r>
      <w:r w:rsidRPr="008F18EC">
        <w:rPr>
          <w:rFonts w:asciiTheme="minorHAnsi" w:hAnsiTheme="minorHAnsi"/>
        </w:rPr>
        <w:t xml:space="preserve"> 7º, </w:t>
      </w:r>
      <w:r w:rsidR="00363E2B" w:rsidRPr="008F18EC">
        <w:rPr>
          <w:rFonts w:asciiTheme="minorHAnsi" w:hAnsiTheme="minorHAnsi"/>
        </w:rPr>
        <w:t xml:space="preserve">inciso </w:t>
      </w:r>
      <w:r w:rsidRPr="008F18EC">
        <w:rPr>
          <w:rFonts w:asciiTheme="minorHAnsi" w:hAnsiTheme="minorHAnsi"/>
        </w:rPr>
        <w:t>XXXIII, da Constituição Federal</w:t>
      </w:r>
      <w:bookmarkEnd w:id="420"/>
      <w:bookmarkEnd w:id="421"/>
    </w:p>
    <w:p w14:paraId="29E83732" w14:textId="31E9C3CE" w:rsidR="00D538E1" w:rsidRPr="008F18EC" w:rsidRDefault="00D538E1" w:rsidP="00C041E5">
      <w:pPr>
        <w:pStyle w:val="PargrafodaLista"/>
        <w:numPr>
          <w:ilvl w:val="1"/>
          <w:numId w:val="7"/>
        </w:numPr>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Proponente</w:t>
      </w:r>
      <w:r w:rsidRPr="008F18EC">
        <w:rPr>
          <w:rFonts w:asciiTheme="minorHAnsi" w:hAnsiTheme="minorHAnsi" w:cstheme="minorHAnsi"/>
        </w:rPr>
        <w:t xml:space="preserve"> deverá apresentar a Declaração de Regularidade ao </w:t>
      </w:r>
      <w:r w:rsidR="00C230F6" w:rsidRPr="008F18EC">
        <w:rPr>
          <w:rFonts w:asciiTheme="minorHAnsi" w:hAnsiTheme="minorHAnsi" w:cstheme="minorHAnsi"/>
        </w:rPr>
        <w:t>artigo</w:t>
      </w:r>
      <w:r w:rsidRPr="008F18EC">
        <w:rPr>
          <w:rFonts w:asciiTheme="minorHAnsi" w:hAnsiTheme="minorHAnsi" w:cstheme="minorHAnsi"/>
        </w:rPr>
        <w:t xml:space="preserve"> 7º, </w:t>
      </w:r>
      <w:r w:rsidR="00563E81" w:rsidRPr="008F18EC">
        <w:rPr>
          <w:rFonts w:asciiTheme="minorHAnsi" w:hAnsiTheme="minorHAnsi" w:cstheme="minorHAnsi"/>
        </w:rPr>
        <w:t xml:space="preserve">inciso </w:t>
      </w:r>
      <w:r w:rsidRPr="008F18EC">
        <w:rPr>
          <w:rFonts w:asciiTheme="minorHAnsi" w:hAnsiTheme="minorHAnsi" w:cstheme="minorHAnsi"/>
        </w:rPr>
        <w:t xml:space="preserve">XXXIII, da Constituição Federal, conforme modelo constante no </w:t>
      </w:r>
      <w:r w:rsidRPr="008F18EC">
        <w:rPr>
          <w:rFonts w:asciiTheme="minorHAnsi" w:hAnsiTheme="minorHAnsi" w:cstheme="minorHAnsi"/>
          <w:b/>
          <w:bCs/>
        </w:rPr>
        <w:t>Anexo 5</w:t>
      </w:r>
      <w:r w:rsidRPr="008F18EC">
        <w:rPr>
          <w:rFonts w:asciiTheme="minorHAnsi" w:hAnsiTheme="minorHAnsi" w:cstheme="minorHAnsi"/>
        </w:rPr>
        <w:t xml:space="preserve"> deste </w:t>
      </w:r>
      <w:r w:rsidRPr="008F18EC">
        <w:rPr>
          <w:rFonts w:asciiTheme="minorHAnsi" w:hAnsiTheme="minorHAnsi" w:cstheme="minorHAnsi"/>
          <w:b/>
          <w:bCs/>
        </w:rPr>
        <w:t>Edital</w:t>
      </w:r>
      <w:r w:rsidRPr="008F18EC">
        <w:rPr>
          <w:rFonts w:asciiTheme="minorHAnsi" w:hAnsiTheme="minorHAnsi" w:cstheme="minorHAnsi"/>
        </w:rPr>
        <w:t>.</w:t>
      </w:r>
    </w:p>
    <w:p w14:paraId="720E8BF7" w14:textId="77777777" w:rsidR="00D538E1" w:rsidRPr="008F18EC" w:rsidRDefault="00D538E1" w:rsidP="00D538E1">
      <w:pPr>
        <w:pStyle w:val="PargrafodaLista"/>
        <w:tabs>
          <w:tab w:val="left" w:pos="2664"/>
        </w:tabs>
        <w:spacing w:before="240" w:after="240" w:line="300" w:lineRule="exact"/>
        <w:ind w:left="567"/>
        <w:rPr>
          <w:rFonts w:asciiTheme="minorHAnsi" w:hAnsiTheme="minorHAnsi" w:cstheme="minorHAnsi"/>
        </w:rPr>
      </w:pPr>
    </w:p>
    <w:p w14:paraId="4C595520" w14:textId="366A164C" w:rsidR="00A176F8" w:rsidRPr="008F18EC" w:rsidRDefault="00A176F8" w:rsidP="002D6804">
      <w:pPr>
        <w:pStyle w:val="Captulo"/>
      </w:pPr>
      <w:bookmarkStart w:id="422" w:name="_Toc15309052"/>
      <w:bookmarkStart w:id="423" w:name="_Toc211683480"/>
      <w:r w:rsidRPr="008F18EC">
        <w:lastRenderedPageBreak/>
        <w:t>ETAPAS DO LEILÃO</w:t>
      </w:r>
      <w:bookmarkEnd w:id="422"/>
      <w:bookmarkEnd w:id="423"/>
    </w:p>
    <w:p w14:paraId="1A239AEC" w14:textId="459BAE20" w:rsidR="00A176F8" w:rsidRPr="008F18EC" w:rsidRDefault="00A176F8" w:rsidP="0D5207EE">
      <w:pPr>
        <w:pStyle w:val="Seo"/>
        <w:rPr>
          <w:rFonts w:asciiTheme="minorHAnsi" w:hAnsiTheme="minorHAnsi"/>
        </w:rPr>
      </w:pPr>
      <w:bookmarkStart w:id="424" w:name="_Toc1245719474"/>
      <w:bookmarkStart w:id="425" w:name="_Toc211683481"/>
      <w:r w:rsidRPr="008F18EC">
        <w:rPr>
          <w:rFonts w:asciiTheme="minorHAnsi" w:hAnsiTheme="minorHAnsi"/>
        </w:rPr>
        <w:t>Seção I – Entrega dos Documentos</w:t>
      </w:r>
      <w:bookmarkEnd w:id="424"/>
      <w:bookmarkEnd w:id="425"/>
    </w:p>
    <w:p w14:paraId="62FB1198" w14:textId="1046860E" w:rsidR="00A176F8" w:rsidRPr="008F18EC" w:rsidRDefault="30608826" w:rsidP="0D9A91BA">
      <w:pPr>
        <w:pStyle w:val="PargrafodaLista"/>
        <w:numPr>
          <w:ilvl w:val="1"/>
          <w:numId w:val="5"/>
        </w:numPr>
        <w:tabs>
          <w:tab w:val="left" w:pos="1814"/>
        </w:tabs>
        <w:spacing w:before="240" w:after="240" w:line="300" w:lineRule="exact"/>
        <w:ind w:left="0" w:firstLine="0"/>
        <w:rPr>
          <w:rFonts w:asciiTheme="minorHAnsi" w:hAnsiTheme="minorHAnsi" w:cstheme="minorBidi"/>
        </w:rPr>
      </w:pPr>
      <w:bookmarkStart w:id="426" w:name="_Ref197420024"/>
      <w:r w:rsidRPr="008F18EC">
        <w:rPr>
          <w:rFonts w:asciiTheme="minorHAnsi" w:hAnsiTheme="minorHAnsi" w:cstheme="minorBidi"/>
        </w:rPr>
        <w:t xml:space="preserve">As </w:t>
      </w:r>
      <w:r w:rsidRPr="008F18EC">
        <w:rPr>
          <w:rFonts w:asciiTheme="minorHAnsi" w:hAnsiTheme="minorHAnsi" w:cstheme="minorBidi"/>
          <w:b/>
          <w:bCs/>
        </w:rPr>
        <w:t>Proponentes</w:t>
      </w:r>
      <w:r w:rsidRPr="008F18EC">
        <w:rPr>
          <w:rFonts w:asciiTheme="minorHAnsi" w:hAnsiTheme="minorHAnsi" w:cstheme="minorBidi"/>
        </w:rPr>
        <w:t xml:space="preserve">, sob pena de desclassificação, deverão apresentar na </w:t>
      </w:r>
      <w:r w:rsidRPr="008F18EC">
        <w:rPr>
          <w:rFonts w:asciiTheme="minorHAnsi" w:hAnsiTheme="minorHAnsi" w:cstheme="minorBidi"/>
          <w:b/>
          <w:bCs/>
        </w:rPr>
        <w:t>B3</w:t>
      </w:r>
      <w:r w:rsidRPr="008F18EC">
        <w:rPr>
          <w:rFonts w:asciiTheme="minorHAnsi" w:hAnsiTheme="minorHAnsi" w:cstheme="minorBidi"/>
        </w:rPr>
        <w:t xml:space="preserve">, no dia indicado no </w:t>
      </w:r>
      <w:r w:rsidR="6AF2C3C2" w:rsidRPr="008F18EC">
        <w:rPr>
          <w:rFonts w:asciiTheme="minorHAnsi" w:hAnsiTheme="minorHAnsi" w:cstheme="minorBidi"/>
        </w:rPr>
        <w:t>Item</w:t>
      </w:r>
      <w:r w:rsidRPr="008F18EC">
        <w:rPr>
          <w:rFonts w:asciiTheme="minorHAnsi" w:hAnsiTheme="minorHAnsi" w:cstheme="minorBidi"/>
        </w:rPr>
        <w:t xml:space="preserve"> 8 do </w:t>
      </w:r>
      <w:r w:rsidR="7474D5F2" w:rsidRPr="008F18EC">
        <w:rPr>
          <w:rFonts w:asciiTheme="minorHAnsi" w:hAnsiTheme="minorHAnsi" w:cstheme="minorBidi"/>
        </w:rPr>
        <w:t>C</w:t>
      </w:r>
      <w:r w:rsidRPr="008F18EC">
        <w:rPr>
          <w:rFonts w:asciiTheme="minorHAnsi" w:hAnsiTheme="minorHAnsi" w:cstheme="minorBidi"/>
        </w:rPr>
        <w:t xml:space="preserve">ronograma </w:t>
      </w:r>
      <w:r w:rsidR="42259FD1" w:rsidRPr="008F18EC">
        <w:rPr>
          <w:rFonts w:asciiTheme="minorHAnsi" w:hAnsiTheme="minorHAnsi" w:cstheme="minorBidi"/>
        </w:rPr>
        <w:t>constante</w:t>
      </w:r>
      <w:r w:rsidRPr="008F18EC">
        <w:rPr>
          <w:rFonts w:asciiTheme="minorHAnsi" w:hAnsiTheme="minorHAnsi" w:cstheme="minorBidi"/>
        </w:rPr>
        <w:t xml:space="preserve"> no Capítulo IX, por representante d</w:t>
      </w:r>
      <w:r w:rsidR="42F8A008" w:rsidRPr="008F18EC">
        <w:rPr>
          <w:rFonts w:asciiTheme="minorHAnsi" w:hAnsiTheme="minorHAnsi" w:cstheme="minorBidi"/>
        </w:rPr>
        <w:t>os</w:t>
      </w:r>
      <w:r w:rsidRPr="008F18EC">
        <w:rPr>
          <w:rFonts w:asciiTheme="minorHAnsi" w:hAnsiTheme="minorHAnsi" w:cstheme="minorBidi"/>
        </w:rPr>
        <w:t xml:space="preserve"> </w:t>
      </w:r>
      <w:r w:rsidR="42F8A008" w:rsidRPr="008F18EC">
        <w:rPr>
          <w:rFonts w:asciiTheme="minorHAnsi" w:hAnsiTheme="minorHAnsi" w:cstheme="minorBidi"/>
          <w:b/>
          <w:bCs/>
        </w:rPr>
        <w:t>Participantes Credenciados</w:t>
      </w:r>
      <w:r w:rsidRPr="008F18EC">
        <w:rPr>
          <w:rFonts w:asciiTheme="minorHAnsi" w:hAnsiTheme="minorHAnsi" w:cstheme="minorBidi"/>
        </w:rPr>
        <w:t xml:space="preserve">, invólucro único lacrado, contendo </w:t>
      </w:r>
      <w:r w:rsidR="42F8A008" w:rsidRPr="008F18EC">
        <w:rPr>
          <w:rFonts w:asciiTheme="minorHAnsi" w:hAnsiTheme="minorHAnsi" w:cstheme="minorBidi"/>
        </w:rPr>
        <w:t>2</w:t>
      </w:r>
      <w:r w:rsidRPr="008F18EC">
        <w:rPr>
          <w:rFonts w:asciiTheme="minorHAnsi" w:hAnsiTheme="minorHAnsi" w:cstheme="minorBidi"/>
        </w:rPr>
        <w:t xml:space="preserve"> (</w:t>
      </w:r>
      <w:r w:rsidR="42F8A008" w:rsidRPr="008F18EC">
        <w:rPr>
          <w:rFonts w:asciiTheme="minorHAnsi" w:hAnsiTheme="minorHAnsi" w:cstheme="minorBidi"/>
        </w:rPr>
        <w:t>duas</w:t>
      </w:r>
      <w:r w:rsidRPr="008F18EC">
        <w:rPr>
          <w:rFonts w:asciiTheme="minorHAnsi" w:hAnsiTheme="minorHAnsi" w:cstheme="minorBidi"/>
        </w:rPr>
        <w:t>) vias dos Volumes 1</w:t>
      </w:r>
      <w:r w:rsidR="5E401221" w:rsidRPr="008F18EC">
        <w:rPr>
          <w:rFonts w:asciiTheme="minorHAnsi" w:hAnsiTheme="minorHAnsi" w:cstheme="minorBidi"/>
        </w:rPr>
        <w:t xml:space="preserve"> e</w:t>
      </w:r>
      <w:r w:rsidRPr="008F18EC">
        <w:rPr>
          <w:rFonts w:asciiTheme="minorHAnsi" w:hAnsiTheme="minorHAnsi" w:cstheme="minorBidi"/>
        </w:rPr>
        <w:t xml:space="preserve"> 2</w:t>
      </w:r>
      <w:del w:id="427" w:author="Isabela Alves Pereira Oliveira" w:date="2025-10-18T12:28:00Z" w16du:dateUtc="2025-10-18T15:28:00Z">
        <w:r w:rsidRPr="008F18EC" w:rsidDel="002C1ABF">
          <w:rPr>
            <w:rFonts w:asciiTheme="minorHAnsi" w:hAnsiTheme="minorHAnsi" w:cstheme="minorBidi"/>
          </w:rPr>
          <w:delText xml:space="preserve">  </w:delText>
        </w:r>
      </w:del>
      <w:ins w:id="428" w:author="Isabela Alves Pereira Oliveira" w:date="2025-10-18T12:28:00Z" w16du:dateUtc="2025-10-18T15:28:00Z">
        <w:r w:rsidR="002C1ABF">
          <w:rPr>
            <w:rFonts w:asciiTheme="minorHAnsi" w:hAnsiTheme="minorHAnsi" w:cstheme="minorBidi"/>
          </w:rPr>
          <w:t xml:space="preserve"> </w:t>
        </w:r>
      </w:ins>
      <w:r w:rsidRPr="008F18EC">
        <w:rPr>
          <w:rFonts w:asciiTheme="minorHAnsi" w:hAnsiTheme="minorHAnsi" w:cstheme="minorBidi"/>
        </w:rPr>
        <w:t xml:space="preserve">lacrados pelo </w:t>
      </w:r>
      <w:r w:rsidRPr="008F18EC">
        <w:rPr>
          <w:rFonts w:asciiTheme="minorHAnsi" w:hAnsiTheme="minorHAnsi" w:cstheme="minorBidi"/>
          <w:b/>
          <w:bCs/>
        </w:rPr>
        <w:t>Proponente</w:t>
      </w:r>
      <w:r w:rsidRPr="008F18EC">
        <w:rPr>
          <w:rFonts w:asciiTheme="minorHAnsi" w:hAnsiTheme="minorHAnsi" w:cstheme="minorBidi"/>
        </w:rPr>
        <w:t>, distintos e identificados em sua capa da seguinte</w:t>
      </w:r>
      <w:r w:rsidRPr="008F18EC">
        <w:rPr>
          <w:rFonts w:asciiTheme="minorHAnsi" w:hAnsiTheme="minorHAnsi" w:cstheme="minorBidi"/>
          <w:spacing w:val="-4"/>
        </w:rPr>
        <w:t xml:space="preserve"> </w:t>
      </w:r>
      <w:r w:rsidRPr="008F18EC">
        <w:rPr>
          <w:rFonts w:asciiTheme="minorHAnsi" w:hAnsiTheme="minorHAnsi" w:cstheme="minorBidi"/>
        </w:rPr>
        <w:t>forma:</w:t>
      </w:r>
      <w:bookmarkEnd w:id="426"/>
    </w:p>
    <w:p w14:paraId="54DEE775" w14:textId="77777777" w:rsidR="00A176F8" w:rsidRPr="008F18EC" w:rsidRDefault="00A176F8" w:rsidP="00A176F8">
      <w:pPr>
        <w:ind w:left="567"/>
        <w:rPr>
          <w:rFonts w:asciiTheme="minorHAnsi" w:hAnsiTheme="minorHAnsi" w:cstheme="minorHAnsi"/>
          <w:b/>
        </w:rPr>
      </w:pPr>
      <w:r w:rsidRPr="008F18EC">
        <w:rPr>
          <w:rFonts w:asciiTheme="minorHAnsi" w:hAnsiTheme="minorHAnsi" w:cstheme="minorHAnsi"/>
          <w:b/>
          <w:bCs/>
        </w:rPr>
        <w:t>1º VOLUME:</w:t>
      </w:r>
    </w:p>
    <w:p w14:paraId="06625B49" w14:textId="6E8867AC" w:rsidR="00A176F8" w:rsidRPr="008F18EC" w:rsidRDefault="00A176F8" w:rsidP="59B70A05">
      <w:pPr>
        <w:pStyle w:val="Corpodetexto"/>
        <w:spacing w:after="120" w:line="300" w:lineRule="exact"/>
        <w:ind w:left="567"/>
        <w:jc w:val="both"/>
        <w:rPr>
          <w:rFonts w:asciiTheme="minorHAnsi" w:hAnsiTheme="minorHAnsi"/>
        </w:rPr>
      </w:pPr>
      <w:r w:rsidRPr="008F18EC">
        <w:rPr>
          <w:rFonts w:asciiTheme="minorHAnsi" w:hAnsiTheme="minorHAnsi"/>
        </w:rPr>
        <w:t>LEILÃO Nº [</w:t>
      </w:r>
      <w:proofErr w:type="gramStart"/>
      <w:r w:rsidRPr="008F18EC">
        <w:rPr>
          <w:rFonts w:asciiTheme="minorHAnsi" w:hAnsiTheme="minorHAnsi"/>
          <w:highlight w:val="yellow"/>
        </w:rPr>
        <w:t>•</w:t>
      </w:r>
      <w:r w:rsidRPr="008F18EC">
        <w:rPr>
          <w:rFonts w:asciiTheme="minorHAnsi" w:hAnsiTheme="minorHAnsi"/>
        </w:rPr>
        <w:t>]/</w:t>
      </w:r>
      <w:proofErr w:type="gramEnd"/>
      <w:r w:rsidRPr="008F18EC">
        <w:rPr>
          <w:rFonts w:asciiTheme="minorHAnsi" w:hAnsiTheme="minorHAnsi"/>
        </w:rPr>
        <w:t>[</w:t>
      </w:r>
      <w:proofErr w:type="gramStart"/>
      <w:r w:rsidRPr="008F18EC">
        <w:rPr>
          <w:rFonts w:ascii="Cambria Math" w:hAnsi="Cambria Math"/>
          <w:highlight w:val="yellow"/>
        </w:rPr>
        <w:t>⦁</w:t>
      </w:r>
      <w:r w:rsidRPr="008F18EC">
        <w:rPr>
          <w:rFonts w:asciiTheme="minorHAnsi" w:hAnsiTheme="minorHAnsi"/>
        </w:rPr>
        <w:t>]-</w:t>
      </w:r>
      <w:proofErr w:type="gramEnd"/>
      <w:r w:rsidRPr="008F18EC">
        <w:rPr>
          <w:rFonts w:asciiTheme="minorHAnsi" w:hAnsiTheme="minorHAnsi"/>
        </w:rPr>
        <w:t xml:space="preserve">ANTAQ – </w:t>
      </w:r>
      <w:r w:rsidR="001C64AE" w:rsidRPr="008F18EC">
        <w:rPr>
          <w:rFonts w:asciiTheme="minorHAnsi" w:hAnsiTheme="minorHAnsi"/>
        </w:rPr>
        <w:t xml:space="preserve">CONCESSÃO DO </w:t>
      </w:r>
      <w:r w:rsidR="00A56BFA" w:rsidRPr="008F18EC">
        <w:rPr>
          <w:rFonts w:asciiTheme="minorHAnsi" w:hAnsiTheme="minorHAnsi"/>
        </w:rPr>
        <w:t xml:space="preserve">ACESSO </w:t>
      </w:r>
      <w:r w:rsidR="000D7330" w:rsidRPr="008F18EC">
        <w:rPr>
          <w:rFonts w:asciiTheme="minorHAnsi" w:hAnsiTheme="minorHAnsi"/>
        </w:rPr>
        <w:t>AQUAVIÁRIO AO PORTO DE</w:t>
      </w:r>
      <w:r w:rsidR="00A56BFA" w:rsidRPr="008F18EC">
        <w:rPr>
          <w:rFonts w:asciiTheme="minorHAnsi" w:hAnsiTheme="minorHAnsi"/>
        </w:rPr>
        <w:t xml:space="preserve"> </w:t>
      </w:r>
      <w:r w:rsidR="00C1735A" w:rsidRPr="008F18EC">
        <w:rPr>
          <w:rFonts w:asciiTheme="minorHAnsi" w:hAnsiTheme="minorHAnsi"/>
        </w:rPr>
        <w:t>SANTOS</w:t>
      </w:r>
    </w:p>
    <w:p w14:paraId="0654A297" w14:textId="54871442" w:rsidR="00A176F8" w:rsidRPr="008F18EC" w:rsidRDefault="00A176F8" w:rsidP="00A176F8">
      <w:pPr>
        <w:pStyle w:val="Corpodetexto"/>
        <w:spacing w:before="120" w:after="120" w:line="300" w:lineRule="exact"/>
        <w:ind w:left="567"/>
        <w:jc w:val="both"/>
        <w:rPr>
          <w:rFonts w:asciiTheme="minorHAnsi" w:hAnsiTheme="minorHAnsi" w:cstheme="minorHAnsi"/>
        </w:rPr>
      </w:pPr>
      <w:r w:rsidRPr="008F18EC">
        <w:rPr>
          <w:rFonts w:asciiTheme="minorHAnsi" w:hAnsiTheme="minorHAnsi" w:cstheme="minorHAnsi"/>
        </w:rPr>
        <w:t>DENOMINAÇÃO</w:t>
      </w:r>
      <w:r w:rsidR="00F514C7" w:rsidRPr="008F18EC">
        <w:rPr>
          <w:rFonts w:asciiTheme="minorHAnsi" w:hAnsiTheme="minorHAnsi" w:cstheme="minorHAnsi"/>
        </w:rPr>
        <w:t xml:space="preserve"> </w:t>
      </w:r>
      <w:r w:rsidRPr="008F18EC">
        <w:rPr>
          <w:rFonts w:asciiTheme="minorHAnsi" w:hAnsiTheme="minorHAnsi" w:cstheme="minorHAnsi"/>
        </w:rPr>
        <w:t>SOCIAL</w:t>
      </w:r>
      <w:r w:rsidR="00F514C7" w:rsidRPr="008F18EC">
        <w:rPr>
          <w:rFonts w:asciiTheme="minorHAnsi" w:hAnsiTheme="minorHAnsi" w:cstheme="minorHAnsi"/>
        </w:rPr>
        <w:t xml:space="preserve"> </w:t>
      </w:r>
      <w:r w:rsidRPr="008F18EC">
        <w:rPr>
          <w:rFonts w:asciiTheme="minorHAnsi" w:hAnsiTheme="minorHAnsi" w:cstheme="minorHAnsi"/>
        </w:rPr>
        <w:t>DA</w:t>
      </w:r>
      <w:r w:rsidR="00F514C7" w:rsidRPr="008F18EC">
        <w:rPr>
          <w:rFonts w:asciiTheme="minorHAnsi" w:hAnsiTheme="minorHAnsi" w:cstheme="minorHAnsi"/>
        </w:rPr>
        <w:t xml:space="preserve"> </w:t>
      </w:r>
      <w:r w:rsidRPr="008F18EC">
        <w:rPr>
          <w:rFonts w:asciiTheme="minorHAnsi" w:hAnsiTheme="minorHAnsi" w:cstheme="minorHAnsi"/>
        </w:rPr>
        <w:t>PROPONENTE</w:t>
      </w:r>
      <w:r w:rsidR="00F514C7" w:rsidRPr="008F18EC">
        <w:rPr>
          <w:rFonts w:asciiTheme="minorHAnsi" w:hAnsiTheme="minorHAnsi" w:cstheme="minorHAnsi"/>
        </w:rPr>
        <w:t xml:space="preserve"> </w:t>
      </w:r>
      <w:r w:rsidRPr="008F18EC">
        <w:rPr>
          <w:rFonts w:asciiTheme="minorHAnsi" w:hAnsiTheme="minorHAnsi" w:cstheme="minorHAnsi"/>
        </w:rPr>
        <w:t>OU DENOMINAÇÃO DO CONSÓRCIO, INDICANDO SEUS INTEGRANTES E RESPECTIVA EMPRESA LÍDER</w:t>
      </w:r>
    </w:p>
    <w:p w14:paraId="77EE2EA1" w14:textId="23B12F0A" w:rsidR="00A176F8" w:rsidRPr="008F18EC" w:rsidRDefault="00D538E1" w:rsidP="00A176F8">
      <w:pPr>
        <w:pStyle w:val="Corpodetexto"/>
        <w:spacing w:before="120" w:after="120" w:line="300" w:lineRule="exact"/>
        <w:ind w:left="567"/>
        <w:jc w:val="both"/>
        <w:rPr>
          <w:rFonts w:asciiTheme="minorHAnsi" w:hAnsiTheme="minorHAnsi" w:cstheme="minorHAnsi"/>
        </w:rPr>
      </w:pPr>
      <w:r w:rsidRPr="008F18EC">
        <w:rPr>
          <w:rFonts w:asciiTheme="minorHAnsi" w:hAnsiTheme="minorHAnsi" w:cstheme="minorHAnsi"/>
        </w:rPr>
        <w:t>PARTICIPANTE</w:t>
      </w:r>
      <w:r w:rsidR="00A176F8" w:rsidRPr="008F18EC">
        <w:rPr>
          <w:rFonts w:asciiTheme="minorHAnsi" w:hAnsiTheme="minorHAnsi" w:cstheme="minorHAnsi"/>
        </w:rPr>
        <w:t xml:space="preserve"> CREDENCIAD</w:t>
      </w:r>
      <w:r w:rsidRPr="008F18EC">
        <w:rPr>
          <w:rFonts w:asciiTheme="minorHAnsi" w:hAnsiTheme="minorHAnsi" w:cstheme="minorHAnsi"/>
        </w:rPr>
        <w:t>O</w:t>
      </w:r>
    </w:p>
    <w:p w14:paraId="077FC40A" w14:textId="341E524C" w:rsidR="00A176F8" w:rsidRPr="008F18EC" w:rsidRDefault="00A176F8" w:rsidP="00A176F8">
      <w:pPr>
        <w:pStyle w:val="Corpodetexto"/>
        <w:spacing w:before="120" w:after="120" w:line="300" w:lineRule="exact"/>
        <w:ind w:left="567"/>
        <w:jc w:val="both"/>
        <w:rPr>
          <w:rFonts w:asciiTheme="minorHAnsi" w:hAnsiTheme="minorHAnsi" w:cstheme="minorHAnsi"/>
        </w:rPr>
      </w:pPr>
      <w:r w:rsidRPr="008F18EC">
        <w:rPr>
          <w:rFonts w:asciiTheme="minorHAnsi" w:hAnsiTheme="minorHAnsi" w:cstheme="minorHAnsi"/>
        </w:rPr>
        <w:t>NOME,</w:t>
      </w:r>
      <w:r w:rsidRPr="008F18EC">
        <w:rPr>
          <w:rFonts w:asciiTheme="minorHAnsi" w:hAnsiTheme="minorHAnsi" w:cstheme="minorHAnsi"/>
        </w:rPr>
        <w:tab/>
        <w:t>TELEFONE</w:t>
      </w:r>
      <w:r w:rsidR="00F514C7" w:rsidRPr="008F18EC">
        <w:rPr>
          <w:rFonts w:asciiTheme="minorHAnsi" w:hAnsiTheme="minorHAnsi" w:cstheme="minorHAnsi"/>
        </w:rPr>
        <w:t xml:space="preserve"> </w:t>
      </w:r>
      <w:r w:rsidRPr="008F18EC">
        <w:rPr>
          <w:rFonts w:asciiTheme="minorHAnsi" w:hAnsiTheme="minorHAnsi" w:cstheme="minorHAnsi"/>
        </w:rPr>
        <w:t>E</w:t>
      </w:r>
      <w:r w:rsidR="00F514C7" w:rsidRPr="008F18EC">
        <w:rPr>
          <w:rFonts w:asciiTheme="minorHAnsi" w:hAnsiTheme="minorHAnsi" w:cstheme="minorHAnsi"/>
        </w:rPr>
        <w:t xml:space="preserve"> </w:t>
      </w:r>
      <w:r w:rsidRPr="008F18EC">
        <w:rPr>
          <w:rFonts w:asciiTheme="minorHAnsi" w:hAnsiTheme="minorHAnsi" w:cstheme="minorHAnsi"/>
        </w:rPr>
        <w:t>E-MAIL</w:t>
      </w:r>
      <w:r w:rsidR="00F514C7" w:rsidRPr="008F18EC">
        <w:rPr>
          <w:rFonts w:asciiTheme="minorHAnsi" w:hAnsiTheme="minorHAnsi" w:cstheme="minorHAnsi"/>
        </w:rPr>
        <w:t xml:space="preserve"> </w:t>
      </w:r>
      <w:r w:rsidRPr="008F18EC">
        <w:rPr>
          <w:rFonts w:asciiTheme="minorHAnsi" w:hAnsiTheme="minorHAnsi" w:cstheme="minorHAnsi"/>
        </w:rPr>
        <w:t>DOS</w:t>
      </w:r>
      <w:r w:rsidR="00F514C7" w:rsidRPr="008F18EC">
        <w:rPr>
          <w:rFonts w:asciiTheme="minorHAnsi" w:hAnsiTheme="minorHAnsi" w:cstheme="minorHAnsi"/>
        </w:rPr>
        <w:t xml:space="preserve"> </w:t>
      </w:r>
      <w:r w:rsidRPr="008F18EC">
        <w:rPr>
          <w:rFonts w:asciiTheme="minorHAnsi" w:hAnsiTheme="minorHAnsi" w:cstheme="minorHAnsi"/>
        </w:rPr>
        <w:t>REPRESENTANTES</w:t>
      </w:r>
      <w:r w:rsidR="00F514C7" w:rsidRPr="008F18EC">
        <w:rPr>
          <w:rFonts w:asciiTheme="minorHAnsi" w:hAnsiTheme="minorHAnsi" w:cstheme="minorHAnsi"/>
        </w:rPr>
        <w:t xml:space="preserve"> </w:t>
      </w:r>
      <w:r w:rsidRPr="008F18EC">
        <w:rPr>
          <w:rFonts w:asciiTheme="minorHAnsi" w:hAnsiTheme="minorHAnsi" w:cstheme="minorHAnsi"/>
          <w:spacing w:val="-9"/>
        </w:rPr>
        <w:t>DA</w:t>
      </w:r>
      <w:r w:rsidR="00F514C7" w:rsidRPr="008F18EC">
        <w:rPr>
          <w:rFonts w:asciiTheme="minorHAnsi" w:hAnsiTheme="minorHAnsi" w:cstheme="minorHAnsi"/>
          <w:spacing w:val="-9"/>
        </w:rPr>
        <w:t xml:space="preserve"> </w:t>
      </w:r>
      <w:r w:rsidRPr="008F18EC">
        <w:rPr>
          <w:rFonts w:asciiTheme="minorHAnsi" w:hAnsiTheme="minorHAnsi" w:cstheme="minorHAnsi"/>
        </w:rPr>
        <w:t>PROPONENTE E D</w:t>
      </w:r>
      <w:r w:rsidR="00D538E1" w:rsidRPr="008F18EC">
        <w:rPr>
          <w:rFonts w:asciiTheme="minorHAnsi" w:hAnsiTheme="minorHAnsi" w:cstheme="minorHAnsi"/>
        </w:rPr>
        <w:t xml:space="preserve">O PARTICIPANTE </w:t>
      </w:r>
      <w:r w:rsidRPr="008F18EC">
        <w:rPr>
          <w:rFonts w:asciiTheme="minorHAnsi" w:hAnsiTheme="minorHAnsi" w:cstheme="minorHAnsi"/>
        </w:rPr>
        <w:t>CREDENCIAD</w:t>
      </w:r>
      <w:r w:rsidR="00D538E1" w:rsidRPr="008F18EC">
        <w:rPr>
          <w:rFonts w:asciiTheme="minorHAnsi" w:hAnsiTheme="minorHAnsi" w:cstheme="minorHAnsi"/>
        </w:rPr>
        <w:t>O</w:t>
      </w:r>
    </w:p>
    <w:p w14:paraId="4B905653" w14:textId="77777777" w:rsidR="00A176F8" w:rsidRPr="008F18EC" w:rsidRDefault="00A176F8" w:rsidP="00A176F8">
      <w:pPr>
        <w:spacing w:before="120" w:after="240" w:line="300" w:lineRule="exact"/>
        <w:ind w:left="567"/>
        <w:jc w:val="both"/>
        <w:rPr>
          <w:rFonts w:asciiTheme="minorHAnsi" w:hAnsiTheme="minorHAnsi" w:cstheme="minorHAnsi"/>
        </w:rPr>
      </w:pPr>
      <w:r w:rsidRPr="008F18EC">
        <w:rPr>
          <w:rFonts w:asciiTheme="minorHAnsi" w:hAnsiTheme="minorHAnsi" w:cstheme="minorHAnsi"/>
        </w:rPr>
        <w:t>VOLUME 1 – DECLARAÇÕES, DOCUMENTOS DE REPRESENTAÇÃO E GARANTIA DA PROPOSTA</w:t>
      </w:r>
    </w:p>
    <w:p w14:paraId="7B4C8BCF" w14:textId="77777777" w:rsidR="00A176F8" w:rsidRPr="008F18EC" w:rsidRDefault="00A176F8" w:rsidP="00A176F8">
      <w:pPr>
        <w:ind w:left="567"/>
        <w:rPr>
          <w:rFonts w:asciiTheme="minorHAnsi" w:hAnsiTheme="minorHAnsi" w:cstheme="minorHAnsi"/>
        </w:rPr>
      </w:pPr>
      <w:r w:rsidRPr="008F18EC">
        <w:rPr>
          <w:rFonts w:asciiTheme="minorHAnsi" w:hAnsiTheme="minorHAnsi" w:cstheme="minorHAnsi"/>
          <w:b/>
          <w:bCs/>
        </w:rPr>
        <w:t>2º VOLUME:</w:t>
      </w:r>
    </w:p>
    <w:p w14:paraId="54ACAB55" w14:textId="77777777" w:rsidR="0019165E" w:rsidRPr="008F18EC" w:rsidRDefault="0019165E" w:rsidP="0019165E">
      <w:pPr>
        <w:pStyle w:val="Corpodetexto"/>
        <w:spacing w:after="120" w:line="300" w:lineRule="exact"/>
        <w:ind w:left="567"/>
        <w:jc w:val="both"/>
        <w:rPr>
          <w:rFonts w:asciiTheme="minorHAnsi" w:hAnsiTheme="minorHAnsi"/>
        </w:rPr>
      </w:pPr>
      <w:r w:rsidRPr="008F18EC">
        <w:rPr>
          <w:rFonts w:asciiTheme="minorHAnsi" w:hAnsiTheme="minorHAnsi"/>
        </w:rPr>
        <w:t>LEILÃO Nº [</w:t>
      </w:r>
      <w:proofErr w:type="gramStart"/>
      <w:r w:rsidRPr="008F18EC">
        <w:rPr>
          <w:rFonts w:asciiTheme="minorHAnsi" w:hAnsiTheme="minorHAnsi"/>
          <w:highlight w:val="yellow"/>
        </w:rPr>
        <w:t>•</w:t>
      </w:r>
      <w:r w:rsidRPr="008F18EC">
        <w:rPr>
          <w:rFonts w:asciiTheme="minorHAnsi" w:hAnsiTheme="minorHAnsi"/>
        </w:rPr>
        <w:t>]/</w:t>
      </w:r>
      <w:proofErr w:type="gramEnd"/>
      <w:r w:rsidRPr="008F18EC">
        <w:rPr>
          <w:rFonts w:asciiTheme="minorHAnsi" w:hAnsiTheme="minorHAnsi"/>
        </w:rPr>
        <w:t>[</w:t>
      </w:r>
      <w:proofErr w:type="gramStart"/>
      <w:r w:rsidRPr="008F18EC">
        <w:rPr>
          <w:rFonts w:ascii="Cambria Math" w:hAnsi="Cambria Math"/>
          <w:highlight w:val="yellow"/>
        </w:rPr>
        <w:t>⦁</w:t>
      </w:r>
      <w:r w:rsidRPr="008F18EC">
        <w:rPr>
          <w:rFonts w:asciiTheme="minorHAnsi" w:hAnsiTheme="minorHAnsi"/>
        </w:rPr>
        <w:t>]-</w:t>
      </w:r>
      <w:proofErr w:type="gramEnd"/>
      <w:r w:rsidRPr="008F18EC">
        <w:rPr>
          <w:rFonts w:asciiTheme="minorHAnsi" w:hAnsiTheme="minorHAnsi"/>
        </w:rPr>
        <w:t>ANTAQ – CONCESSÃO DO ACESSO AQUAVIÁRIO AO PORTO DE SANTOS</w:t>
      </w:r>
    </w:p>
    <w:p w14:paraId="09DAF1CE" w14:textId="77777777" w:rsidR="00A176F8" w:rsidRPr="008F18EC" w:rsidRDefault="00A176F8" w:rsidP="00A176F8">
      <w:pPr>
        <w:pStyle w:val="Corpodetexto"/>
        <w:spacing w:before="120" w:after="120" w:line="300" w:lineRule="exact"/>
        <w:ind w:left="567"/>
        <w:jc w:val="both"/>
        <w:rPr>
          <w:rFonts w:asciiTheme="minorHAnsi" w:hAnsiTheme="minorHAnsi" w:cstheme="minorHAnsi"/>
        </w:rPr>
      </w:pPr>
      <w:r w:rsidRPr="008F18EC">
        <w:rPr>
          <w:rFonts w:asciiTheme="minorHAnsi" w:hAnsiTheme="minorHAnsi" w:cstheme="minorHAnsi"/>
        </w:rPr>
        <w:t>DENOMINAÇÃO SOCIAL DA PROPONENTE OU DENOMINAÇÃO DO CONSÓRCIO, INDICANDO SEUS INTEGRANTES E RESPECTIVA EMPRESA LÍDER</w:t>
      </w:r>
    </w:p>
    <w:p w14:paraId="2F7B2DC6" w14:textId="03ACC754" w:rsidR="00A176F8" w:rsidRPr="008F18EC" w:rsidRDefault="00D538E1" w:rsidP="00A176F8">
      <w:pPr>
        <w:pStyle w:val="Corpodetexto"/>
        <w:spacing w:before="120" w:after="120" w:line="300" w:lineRule="exact"/>
        <w:ind w:left="567"/>
        <w:jc w:val="both"/>
        <w:rPr>
          <w:rFonts w:asciiTheme="minorHAnsi" w:hAnsiTheme="minorHAnsi" w:cstheme="minorHAnsi"/>
        </w:rPr>
      </w:pPr>
      <w:r w:rsidRPr="008F18EC">
        <w:rPr>
          <w:rFonts w:asciiTheme="minorHAnsi" w:hAnsiTheme="minorHAnsi" w:cstheme="minorHAnsi"/>
        </w:rPr>
        <w:t>PARTICIPANTE</w:t>
      </w:r>
      <w:r w:rsidR="00A176F8" w:rsidRPr="008F18EC">
        <w:rPr>
          <w:rFonts w:asciiTheme="minorHAnsi" w:hAnsiTheme="minorHAnsi" w:cstheme="minorHAnsi"/>
        </w:rPr>
        <w:t xml:space="preserve"> CREDENCIAD</w:t>
      </w:r>
      <w:r w:rsidRPr="008F18EC">
        <w:rPr>
          <w:rFonts w:asciiTheme="minorHAnsi" w:hAnsiTheme="minorHAnsi" w:cstheme="minorHAnsi"/>
        </w:rPr>
        <w:t>O</w:t>
      </w:r>
    </w:p>
    <w:p w14:paraId="2397D8C7" w14:textId="63176120" w:rsidR="00A176F8" w:rsidRPr="008F18EC" w:rsidRDefault="00A176F8" w:rsidP="00A176F8">
      <w:pPr>
        <w:pStyle w:val="Corpodetexto"/>
        <w:spacing w:before="120" w:after="120" w:line="300" w:lineRule="exact"/>
        <w:ind w:left="567"/>
        <w:jc w:val="both"/>
        <w:rPr>
          <w:rFonts w:asciiTheme="minorHAnsi" w:hAnsiTheme="minorHAnsi" w:cstheme="minorHAnsi"/>
        </w:rPr>
      </w:pPr>
      <w:r w:rsidRPr="008F18EC">
        <w:rPr>
          <w:rFonts w:asciiTheme="minorHAnsi" w:hAnsiTheme="minorHAnsi" w:cstheme="minorHAnsi"/>
        </w:rPr>
        <w:t>NOME, TELEFONE E E-MAIL DOS REPRESENTANTES DA PROPONENTE E D</w:t>
      </w:r>
      <w:r w:rsidR="00D538E1" w:rsidRPr="008F18EC">
        <w:rPr>
          <w:rFonts w:asciiTheme="minorHAnsi" w:hAnsiTheme="minorHAnsi" w:cstheme="minorHAnsi"/>
        </w:rPr>
        <w:t>O</w:t>
      </w:r>
      <w:r w:rsidRPr="008F18EC">
        <w:rPr>
          <w:rFonts w:asciiTheme="minorHAnsi" w:hAnsiTheme="minorHAnsi" w:cstheme="minorHAnsi"/>
        </w:rPr>
        <w:t xml:space="preserve"> </w:t>
      </w:r>
      <w:r w:rsidR="00D538E1" w:rsidRPr="008F18EC">
        <w:rPr>
          <w:rFonts w:asciiTheme="minorHAnsi" w:hAnsiTheme="minorHAnsi" w:cstheme="minorHAnsi"/>
        </w:rPr>
        <w:t>PARTICIPANTE</w:t>
      </w:r>
      <w:r w:rsidRPr="008F18EC">
        <w:rPr>
          <w:rFonts w:asciiTheme="minorHAnsi" w:hAnsiTheme="minorHAnsi" w:cstheme="minorHAnsi"/>
        </w:rPr>
        <w:t xml:space="preserve"> CREDENCIAD</w:t>
      </w:r>
      <w:r w:rsidR="00D538E1" w:rsidRPr="008F18EC">
        <w:rPr>
          <w:rFonts w:asciiTheme="minorHAnsi" w:hAnsiTheme="minorHAnsi" w:cstheme="minorHAnsi"/>
        </w:rPr>
        <w:t>O</w:t>
      </w:r>
    </w:p>
    <w:p w14:paraId="13640796" w14:textId="77777777" w:rsidR="00A176F8" w:rsidRPr="008F18EC" w:rsidRDefault="003D537B" w:rsidP="00A176F8">
      <w:pPr>
        <w:spacing w:before="240" w:after="240" w:line="300" w:lineRule="exact"/>
        <w:ind w:left="567"/>
        <w:jc w:val="both"/>
        <w:rPr>
          <w:rFonts w:asciiTheme="minorHAnsi" w:hAnsiTheme="minorHAnsi" w:cstheme="minorHAnsi"/>
        </w:rPr>
      </w:pPr>
      <w:r w:rsidRPr="008F18EC">
        <w:rPr>
          <w:rFonts w:asciiTheme="minorHAnsi" w:hAnsiTheme="minorHAnsi" w:cstheme="minorHAnsi"/>
        </w:rPr>
        <w:t>VOLUME 2 – PROPOSTA ECONÔMICA</w:t>
      </w:r>
    </w:p>
    <w:p w14:paraId="5D02883D" w14:textId="3A583FB6" w:rsidR="7C60CAA4" w:rsidRPr="008F18EC" w:rsidRDefault="7C60CAA4" w:rsidP="0D9A91BA">
      <w:pPr>
        <w:pStyle w:val="PargrafodaLista"/>
        <w:numPr>
          <w:ilvl w:val="1"/>
          <w:numId w:val="5"/>
        </w:numPr>
        <w:tabs>
          <w:tab w:val="left" w:pos="1814"/>
        </w:tabs>
        <w:spacing w:before="240" w:after="240" w:line="300" w:lineRule="exact"/>
        <w:ind w:left="0" w:firstLine="0"/>
        <w:rPr>
          <w:rFonts w:asciiTheme="minorHAnsi" w:hAnsiTheme="minorHAnsi" w:cstheme="minorBidi"/>
        </w:rPr>
      </w:pPr>
      <w:r w:rsidRPr="008F18EC">
        <w:rPr>
          <w:rFonts w:ascii="Calibri" w:eastAsia="Calibri" w:hAnsi="Calibri" w:cs="Calibri"/>
          <w:color w:val="000000" w:themeColor="text1"/>
        </w:rPr>
        <w:t xml:space="preserve">A </w:t>
      </w:r>
      <w:r w:rsidRPr="008F18EC">
        <w:rPr>
          <w:rFonts w:ascii="Calibri" w:eastAsia="Calibri" w:hAnsi="Calibri" w:cs="Calibri"/>
          <w:b/>
          <w:bCs/>
          <w:color w:val="000000" w:themeColor="text1"/>
        </w:rPr>
        <w:t xml:space="preserve">Proponente </w:t>
      </w:r>
      <w:r w:rsidRPr="008F18EC">
        <w:rPr>
          <w:rFonts w:ascii="Calibri" w:eastAsia="Calibri" w:hAnsi="Calibri" w:cs="Calibri"/>
          <w:color w:val="000000" w:themeColor="text1"/>
        </w:rPr>
        <w:t xml:space="preserve">vencedora, sob pena de inabilitação, deverá apresentar na </w:t>
      </w:r>
      <w:r w:rsidRPr="008F18EC">
        <w:rPr>
          <w:rFonts w:ascii="Calibri" w:eastAsia="Calibri" w:hAnsi="Calibri" w:cs="Calibri"/>
          <w:b/>
          <w:bCs/>
          <w:color w:val="000000" w:themeColor="text1"/>
        </w:rPr>
        <w:t>B3</w:t>
      </w:r>
      <w:r w:rsidRPr="008F18EC">
        <w:rPr>
          <w:rFonts w:ascii="Calibri" w:eastAsia="Calibri" w:hAnsi="Calibri" w:cs="Calibri"/>
          <w:color w:val="000000" w:themeColor="text1"/>
        </w:rPr>
        <w:t xml:space="preserve">, no dia indicado no Item 11 </w:t>
      </w:r>
      <w:r w:rsidRPr="008F18EC">
        <w:rPr>
          <w:rFonts w:asciiTheme="minorHAnsi" w:hAnsiTheme="minorHAnsi" w:cstheme="minorBidi"/>
        </w:rPr>
        <w:t xml:space="preserve">do Cronograma constante no Capítulo IX, por representante dos </w:t>
      </w:r>
      <w:r w:rsidRPr="008F18EC">
        <w:rPr>
          <w:rFonts w:asciiTheme="minorHAnsi" w:hAnsiTheme="minorHAnsi" w:cstheme="minorBidi"/>
          <w:b/>
          <w:bCs/>
        </w:rPr>
        <w:t>Participantes Credenciados</w:t>
      </w:r>
      <w:r w:rsidRPr="008F18EC">
        <w:rPr>
          <w:rFonts w:asciiTheme="minorHAnsi" w:hAnsiTheme="minorHAnsi" w:cstheme="minorBidi"/>
        </w:rPr>
        <w:t xml:space="preserve">, invólucro único lacrado, contendo 2 (duas) vias do Volume </w:t>
      </w:r>
      <w:r w:rsidR="20D219C9" w:rsidRPr="008F18EC">
        <w:rPr>
          <w:rFonts w:asciiTheme="minorHAnsi" w:hAnsiTheme="minorHAnsi" w:cstheme="minorBidi"/>
        </w:rPr>
        <w:t>3 lacrado</w:t>
      </w:r>
      <w:r w:rsidRPr="008F18EC">
        <w:rPr>
          <w:rFonts w:asciiTheme="minorHAnsi" w:hAnsiTheme="minorHAnsi" w:cstheme="minorBidi"/>
        </w:rPr>
        <w:t xml:space="preserve"> pel</w:t>
      </w:r>
      <w:r w:rsidR="25E43897" w:rsidRPr="008F18EC">
        <w:rPr>
          <w:rFonts w:asciiTheme="minorHAnsi" w:hAnsiTheme="minorHAnsi" w:cstheme="minorBidi"/>
        </w:rPr>
        <w:t>a</w:t>
      </w:r>
      <w:r w:rsidRPr="008F18EC">
        <w:rPr>
          <w:rFonts w:asciiTheme="minorHAnsi" w:hAnsiTheme="minorHAnsi" w:cstheme="minorBidi"/>
        </w:rPr>
        <w:t xml:space="preserve"> </w:t>
      </w:r>
      <w:r w:rsidRPr="008F18EC">
        <w:rPr>
          <w:rFonts w:asciiTheme="minorHAnsi" w:hAnsiTheme="minorHAnsi" w:cstheme="minorBidi"/>
          <w:b/>
          <w:bCs/>
        </w:rPr>
        <w:t>Proponente</w:t>
      </w:r>
      <w:r w:rsidRPr="008F18EC">
        <w:rPr>
          <w:rFonts w:asciiTheme="minorHAnsi" w:hAnsiTheme="minorHAnsi" w:cstheme="minorBidi"/>
        </w:rPr>
        <w:t>, distintos e identificados em sua capa da seguinte forma:</w:t>
      </w:r>
    </w:p>
    <w:p w14:paraId="1DD65EFD" w14:textId="77777777" w:rsidR="6CCAB397" w:rsidRPr="008F18EC" w:rsidRDefault="6CCAB397" w:rsidP="0D9A91BA">
      <w:pPr>
        <w:ind w:left="567"/>
        <w:rPr>
          <w:rFonts w:asciiTheme="minorHAnsi" w:hAnsiTheme="minorHAnsi" w:cstheme="minorBidi"/>
        </w:rPr>
      </w:pPr>
      <w:r w:rsidRPr="008F18EC">
        <w:rPr>
          <w:rFonts w:asciiTheme="minorHAnsi" w:hAnsiTheme="minorHAnsi" w:cstheme="minorBidi"/>
          <w:b/>
          <w:bCs/>
        </w:rPr>
        <w:t>3º VOLUME:</w:t>
      </w:r>
    </w:p>
    <w:p w14:paraId="42D8389E" w14:textId="77777777" w:rsidR="6CCAB397" w:rsidRPr="008F18EC" w:rsidRDefault="6CCAB397" w:rsidP="0D9A91BA">
      <w:pPr>
        <w:pStyle w:val="Corpodetexto"/>
        <w:spacing w:after="120" w:line="300" w:lineRule="exact"/>
        <w:ind w:left="567"/>
        <w:jc w:val="both"/>
        <w:rPr>
          <w:rFonts w:asciiTheme="minorHAnsi" w:hAnsiTheme="minorHAnsi"/>
        </w:rPr>
      </w:pPr>
      <w:r w:rsidRPr="008F18EC">
        <w:rPr>
          <w:rFonts w:asciiTheme="minorHAnsi" w:hAnsiTheme="minorHAnsi"/>
        </w:rPr>
        <w:t>LEILÃO Nº [</w:t>
      </w:r>
      <w:proofErr w:type="gramStart"/>
      <w:r w:rsidRPr="008F18EC">
        <w:rPr>
          <w:rFonts w:asciiTheme="minorHAnsi" w:hAnsiTheme="minorHAnsi"/>
          <w:highlight w:val="yellow"/>
        </w:rPr>
        <w:t>•</w:t>
      </w:r>
      <w:r w:rsidRPr="008F18EC">
        <w:rPr>
          <w:rFonts w:asciiTheme="minorHAnsi" w:hAnsiTheme="minorHAnsi"/>
        </w:rPr>
        <w:t>]/</w:t>
      </w:r>
      <w:proofErr w:type="gramEnd"/>
      <w:r w:rsidRPr="008F18EC">
        <w:rPr>
          <w:rFonts w:asciiTheme="minorHAnsi" w:hAnsiTheme="minorHAnsi"/>
        </w:rPr>
        <w:t>[</w:t>
      </w:r>
      <w:proofErr w:type="gramStart"/>
      <w:r w:rsidRPr="008F18EC">
        <w:rPr>
          <w:rFonts w:ascii="Cambria Math" w:hAnsi="Cambria Math"/>
          <w:highlight w:val="yellow"/>
        </w:rPr>
        <w:t>⦁</w:t>
      </w:r>
      <w:r w:rsidRPr="008F18EC">
        <w:rPr>
          <w:rFonts w:asciiTheme="minorHAnsi" w:hAnsiTheme="minorHAnsi"/>
        </w:rPr>
        <w:t>]-</w:t>
      </w:r>
      <w:proofErr w:type="gramEnd"/>
      <w:r w:rsidRPr="008F18EC">
        <w:rPr>
          <w:rFonts w:asciiTheme="minorHAnsi" w:hAnsiTheme="minorHAnsi"/>
        </w:rPr>
        <w:t>ANTAQ – CONCESSÃO DO ACESSO AQUAVIÁRIO AO PORTO DE SANTOS</w:t>
      </w:r>
    </w:p>
    <w:p w14:paraId="457A590E" w14:textId="77777777" w:rsidR="6CCAB397" w:rsidRPr="008F18EC" w:rsidRDefault="6CCAB397" w:rsidP="0D9A91BA">
      <w:pPr>
        <w:pStyle w:val="Corpodetexto"/>
        <w:spacing w:before="120" w:after="120" w:line="300" w:lineRule="exact"/>
        <w:ind w:left="567"/>
        <w:jc w:val="both"/>
        <w:rPr>
          <w:rFonts w:asciiTheme="minorHAnsi" w:hAnsiTheme="minorHAnsi" w:cstheme="minorBidi"/>
        </w:rPr>
      </w:pPr>
      <w:r w:rsidRPr="008F18EC">
        <w:rPr>
          <w:rFonts w:asciiTheme="minorHAnsi" w:hAnsiTheme="minorHAnsi" w:cstheme="minorBidi"/>
        </w:rPr>
        <w:t>DENOMINAÇÃO SOCIAL DA PROPONENTE OU DENOMINAÇÃO DO CONSÓRCIO, INDICANDO SEUS INTEGRANTES E RESPECTIVA EMPRESA LÍDER</w:t>
      </w:r>
    </w:p>
    <w:p w14:paraId="3E9E78B7" w14:textId="62ACAEA0" w:rsidR="6CCAB397" w:rsidRPr="008F18EC" w:rsidRDefault="6CCAB397" w:rsidP="0D9A91BA">
      <w:pPr>
        <w:pStyle w:val="Corpodetexto"/>
        <w:spacing w:before="120" w:after="120" w:line="300" w:lineRule="exact"/>
        <w:ind w:left="567"/>
        <w:jc w:val="both"/>
        <w:rPr>
          <w:rFonts w:asciiTheme="minorHAnsi" w:hAnsiTheme="minorHAnsi" w:cstheme="minorBidi"/>
        </w:rPr>
      </w:pPr>
      <w:r w:rsidRPr="008F18EC">
        <w:rPr>
          <w:rFonts w:asciiTheme="minorHAnsi" w:hAnsiTheme="minorHAnsi" w:cstheme="minorBidi"/>
        </w:rPr>
        <w:t>PARTICIPANTE CREDENCIADO</w:t>
      </w:r>
    </w:p>
    <w:p w14:paraId="62E7798E" w14:textId="454BED58" w:rsidR="6CCAB397" w:rsidRPr="008F18EC" w:rsidRDefault="6CCAB397" w:rsidP="0D9A91BA">
      <w:pPr>
        <w:pStyle w:val="Corpodetexto"/>
        <w:spacing w:before="120" w:after="120" w:line="300" w:lineRule="exact"/>
        <w:ind w:left="567"/>
        <w:jc w:val="both"/>
        <w:rPr>
          <w:rFonts w:asciiTheme="minorHAnsi" w:hAnsiTheme="minorHAnsi" w:cstheme="minorBidi"/>
        </w:rPr>
      </w:pPr>
      <w:r w:rsidRPr="008F18EC">
        <w:rPr>
          <w:rFonts w:asciiTheme="minorHAnsi" w:hAnsiTheme="minorHAnsi" w:cstheme="minorBidi"/>
        </w:rPr>
        <w:t>NOME, TELEFONE E E-MAIL DOS REPRESENTANTES DA PROPONENTE E DO PARTICIPANTE CREDENCIADO</w:t>
      </w:r>
    </w:p>
    <w:p w14:paraId="713B9220" w14:textId="77777777" w:rsidR="6CCAB397" w:rsidRPr="008F18EC" w:rsidRDefault="6CCAB397" w:rsidP="0D9A91BA">
      <w:pPr>
        <w:spacing w:before="120" w:after="120" w:line="300" w:lineRule="exact"/>
        <w:ind w:left="567"/>
        <w:jc w:val="both"/>
        <w:rPr>
          <w:rFonts w:asciiTheme="minorHAnsi" w:hAnsiTheme="minorHAnsi" w:cstheme="minorBidi"/>
        </w:rPr>
      </w:pPr>
      <w:r w:rsidRPr="008F18EC">
        <w:rPr>
          <w:rFonts w:asciiTheme="minorHAnsi" w:hAnsiTheme="minorHAnsi" w:cstheme="minorBidi"/>
        </w:rPr>
        <w:t>VOLUME 3 – DOCUMENTOS DE QUALIFICAÇÃO</w:t>
      </w:r>
    </w:p>
    <w:p w14:paraId="168C0097" w14:textId="3F4DDFEE" w:rsidR="00A176F8" w:rsidRPr="008F18EC" w:rsidRDefault="30608826" w:rsidP="0D9A91BA">
      <w:pPr>
        <w:pStyle w:val="PargrafodaLista"/>
        <w:numPr>
          <w:ilvl w:val="1"/>
          <w:numId w:val="5"/>
        </w:numPr>
        <w:tabs>
          <w:tab w:val="left" w:pos="1814"/>
        </w:tabs>
        <w:spacing w:before="240" w:after="240" w:line="300" w:lineRule="exact"/>
        <w:ind w:left="0" w:firstLine="0"/>
        <w:rPr>
          <w:rFonts w:asciiTheme="minorHAnsi" w:hAnsiTheme="minorHAnsi" w:cstheme="minorBidi"/>
        </w:rPr>
      </w:pPr>
      <w:r w:rsidRPr="008F18EC">
        <w:rPr>
          <w:rFonts w:asciiTheme="minorHAnsi" w:hAnsiTheme="minorHAnsi" w:cstheme="minorBidi"/>
        </w:rPr>
        <w:lastRenderedPageBreak/>
        <w:t>As vias de cada um dos volumes deverão conter, além da identificação citada no</w:t>
      </w:r>
      <w:r w:rsidR="63BF85FF" w:rsidRPr="008F18EC">
        <w:rPr>
          <w:rFonts w:asciiTheme="minorHAnsi" w:hAnsiTheme="minorHAnsi" w:cstheme="minorBidi"/>
        </w:rPr>
        <w:t>s</w:t>
      </w:r>
      <w:r w:rsidRPr="008F18EC">
        <w:rPr>
          <w:rFonts w:asciiTheme="minorHAnsi" w:hAnsiTheme="minorHAnsi" w:cstheme="minorBidi"/>
        </w:rPr>
        <w:t xml:space="preserve"> </w:t>
      </w:r>
      <w:r w:rsidR="6AF2C3C2" w:rsidRPr="008F18EC">
        <w:rPr>
          <w:rFonts w:asciiTheme="minorHAnsi" w:hAnsiTheme="minorHAnsi" w:cstheme="minorBidi"/>
        </w:rPr>
        <w:t>Ite</w:t>
      </w:r>
      <w:r w:rsidR="1F152709" w:rsidRPr="008F18EC">
        <w:rPr>
          <w:rFonts w:asciiTheme="minorHAnsi" w:hAnsiTheme="minorHAnsi" w:cstheme="minorBidi"/>
        </w:rPr>
        <w:t>ns</w:t>
      </w:r>
      <w:r w:rsidRPr="008F18EC">
        <w:rPr>
          <w:rFonts w:asciiTheme="minorHAnsi" w:hAnsiTheme="minorHAnsi" w:cstheme="minorBidi"/>
        </w:rPr>
        <w:t xml:space="preserve"> </w:t>
      </w:r>
      <w:r w:rsidR="00F514C7" w:rsidRPr="008F18EC">
        <w:rPr>
          <w:rFonts w:asciiTheme="minorHAnsi" w:hAnsiTheme="minorHAnsi" w:cstheme="minorBidi"/>
        </w:rPr>
        <w:fldChar w:fldCharType="begin"/>
      </w:r>
      <w:r w:rsidR="00F514C7" w:rsidRPr="008F18EC">
        <w:rPr>
          <w:rFonts w:asciiTheme="minorHAnsi" w:hAnsiTheme="minorHAnsi" w:cstheme="minorBidi"/>
        </w:rPr>
        <w:instrText xml:space="preserve"> REF _Ref197420024 \r \h </w:instrText>
      </w:r>
      <w:r w:rsidR="00F514C7" w:rsidRPr="008F18EC">
        <w:rPr>
          <w:rFonts w:asciiTheme="minorHAnsi" w:hAnsiTheme="minorHAnsi" w:cstheme="minorBidi"/>
        </w:rPr>
      </w:r>
      <w:r w:rsidR="00F514C7" w:rsidRPr="008F18EC">
        <w:rPr>
          <w:rFonts w:asciiTheme="minorHAnsi" w:hAnsiTheme="minorHAnsi" w:cstheme="minorBidi"/>
        </w:rPr>
        <w:fldChar w:fldCharType="separate"/>
      </w:r>
      <w:r w:rsidR="6E67BAFE" w:rsidRPr="008F18EC">
        <w:rPr>
          <w:rFonts w:asciiTheme="minorHAnsi" w:hAnsiTheme="minorHAnsi" w:cstheme="minorBidi"/>
        </w:rPr>
        <w:t>5.1</w:t>
      </w:r>
      <w:r w:rsidR="00F514C7" w:rsidRPr="008F18EC">
        <w:rPr>
          <w:rFonts w:asciiTheme="minorHAnsi" w:hAnsiTheme="minorHAnsi" w:cstheme="minorBidi"/>
        </w:rPr>
        <w:fldChar w:fldCharType="end"/>
      </w:r>
      <w:r w:rsidR="0446D301" w:rsidRPr="008F18EC">
        <w:rPr>
          <w:rFonts w:asciiTheme="minorHAnsi" w:hAnsiTheme="minorHAnsi" w:cstheme="minorBidi"/>
        </w:rPr>
        <w:t xml:space="preserve"> e 5.2</w:t>
      </w:r>
      <w:r w:rsidRPr="008F18EC">
        <w:rPr>
          <w:rFonts w:asciiTheme="minorHAnsi" w:hAnsiTheme="minorHAnsi" w:cstheme="minorBidi"/>
        </w:rPr>
        <w:t>, os subtítulos “1ª Via”</w:t>
      </w:r>
      <w:r w:rsidR="42F8A008" w:rsidRPr="008F18EC">
        <w:rPr>
          <w:rFonts w:asciiTheme="minorHAnsi" w:hAnsiTheme="minorHAnsi" w:cstheme="minorBidi"/>
        </w:rPr>
        <w:t xml:space="preserve"> e </w:t>
      </w:r>
      <w:r w:rsidRPr="008F18EC">
        <w:rPr>
          <w:rFonts w:asciiTheme="minorHAnsi" w:hAnsiTheme="minorHAnsi" w:cstheme="minorBidi"/>
        </w:rPr>
        <w:t>“2ª Via”, respectivamente.</w:t>
      </w:r>
    </w:p>
    <w:p w14:paraId="13FF5469" w14:textId="77777777"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As vias de cada um dos volumes deverão ser encadernadas separadamente, com todas as páginas numeradas sequencialmente, inclusive as páginas de separação, catálogos, desenhos ou similares, se houver, independentemente de ser mais de um caderno, da primeira à última página, de forma que a numeração da última página do último caderno reflita a quantidade de páginas de cada volume, não sendo permitidas emendas, rasuras ou ressalvas, sendo que cada volume deve ter um termo de encerramento indicando o número de páginas.</w:t>
      </w:r>
    </w:p>
    <w:p w14:paraId="4555F26C" w14:textId="7B875043"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Cada um dos volumes, além das vias físicas, será apresentado em meio eletrônico, por meio de </w:t>
      </w:r>
      <w:proofErr w:type="spellStart"/>
      <w:r w:rsidRPr="008F18EC">
        <w:rPr>
          <w:rFonts w:asciiTheme="minorHAnsi" w:hAnsiTheme="minorHAnsi" w:cstheme="minorHAnsi"/>
          <w:i/>
          <w:iCs/>
        </w:rPr>
        <w:t>pendrive</w:t>
      </w:r>
      <w:proofErr w:type="spellEnd"/>
      <w:r w:rsidRPr="008F18EC">
        <w:rPr>
          <w:rFonts w:asciiTheme="minorHAnsi" w:hAnsiTheme="minorHAnsi" w:cstheme="minorHAnsi"/>
        </w:rPr>
        <w:t xml:space="preserve"> sem restrições de acesso ou proteção de conteúdo, com teor idêntico ao das </w:t>
      </w:r>
      <w:r w:rsidR="00F77886" w:rsidRPr="008F18EC">
        <w:rPr>
          <w:rFonts w:asciiTheme="minorHAnsi" w:hAnsiTheme="minorHAnsi" w:cstheme="minorHAnsi"/>
        </w:rPr>
        <w:t>2</w:t>
      </w:r>
      <w:r w:rsidRPr="008F18EC">
        <w:rPr>
          <w:rFonts w:asciiTheme="minorHAnsi" w:hAnsiTheme="minorHAnsi" w:cstheme="minorHAnsi"/>
        </w:rPr>
        <w:t xml:space="preserve"> (</w:t>
      </w:r>
      <w:r w:rsidR="00F77886" w:rsidRPr="008F18EC">
        <w:rPr>
          <w:rFonts w:asciiTheme="minorHAnsi" w:hAnsiTheme="minorHAnsi" w:cstheme="minorHAnsi"/>
        </w:rPr>
        <w:t>duas</w:t>
      </w:r>
      <w:r w:rsidRPr="008F18EC">
        <w:rPr>
          <w:rFonts w:asciiTheme="minorHAnsi" w:hAnsiTheme="minorHAnsi" w:cstheme="minorHAnsi"/>
        </w:rPr>
        <w:t>) vias impressas. O formato poderá ser “.PDF”, desde que sem restrições de acesso ou proteção de conteúdo. Poderá ser apenas um único arquivo ou arquivos separados, desde que relativos ao mesmo volume.</w:t>
      </w:r>
    </w:p>
    <w:p w14:paraId="0D41EE82" w14:textId="75262B88" w:rsidR="00A176F8" w:rsidRPr="008F18EC" w:rsidRDefault="30608826" w:rsidP="0D9A91BA">
      <w:pPr>
        <w:pStyle w:val="PargrafodaLista"/>
        <w:numPr>
          <w:ilvl w:val="1"/>
          <w:numId w:val="5"/>
        </w:numPr>
        <w:tabs>
          <w:tab w:val="left" w:pos="1814"/>
        </w:tabs>
        <w:spacing w:before="240" w:after="240" w:line="300" w:lineRule="exact"/>
        <w:ind w:left="0" w:firstLine="0"/>
        <w:rPr>
          <w:rFonts w:asciiTheme="minorHAnsi" w:hAnsiTheme="minorHAnsi" w:cstheme="minorBidi"/>
        </w:rPr>
      </w:pPr>
      <w:r w:rsidRPr="008F18EC">
        <w:rPr>
          <w:rFonts w:asciiTheme="minorHAnsi" w:hAnsiTheme="minorHAnsi" w:cstheme="minorBidi"/>
        </w:rPr>
        <w:t xml:space="preserve">Caso exista divergência entre as informações apresentadas em meio físico e eletrônico, prevalecerão aquelas fornecidas em meio físico. Um dos </w:t>
      </w:r>
      <w:r w:rsidRPr="008F18EC">
        <w:rPr>
          <w:rFonts w:asciiTheme="minorHAnsi" w:hAnsiTheme="minorHAnsi" w:cstheme="minorBidi"/>
          <w:b/>
          <w:bCs/>
        </w:rPr>
        <w:t>Representantes Credenciados</w:t>
      </w:r>
      <w:r w:rsidRPr="008F18EC">
        <w:rPr>
          <w:rFonts w:asciiTheme="minorHAnsi" w:hAnsiTheme="minorHAnsi" w:cstheme="minorBidi"/>
        </w:rPr>
        <w:t xml:space="preserve"> deverá inserir sua rubrica sobre o lacre de cada um dos volumes especificados no </w:t>
      </w:r>
      <w:r w:rsidR="6AF2C3C2" w:rsidRPr="008F18EC">
        <w:rPr>
          <w:rFonts w:asciiTheme="minorHAnsi" w:hAnsiTheme="minorHAnsi" w:cstheme="minorBidi"/>
        </w:rPr>
        <w:t>Item</w:t>
      </w:r>
      <w:r w:rsidRPr="008F18EC">
        <w:rPr>
          <w:rFonts w:asciiTheme="minorHAnsi" w:hAnsiTheme="minorHAnsi" w:cstheme="minorBidi"/>
        </w:rPr>
        <w:t xml:space="preserve"> </w:t>
      </w:r>
      <w:r w:rsidR="001A6DE1" w:rsidRPr="008F18EC">
        <w:rPr>
          <w:rFonts w:asciiTheme="minorHAnsi" w:hAnsiTheme="minorHAnsi" w:cstheme="minorBidi"/>
        </w:rPr>
        <w:fldChar w:fldCharType="begin"/>
      </w:r>
      <w:r w:rsidR="001A6DE1" w:rsidRPr="008F18EC">
        <w:rPr>
          <w:rFonts w:asciiTheme="minorHAnsi" w:hAnsiTheme="minorHAnsi" w:cstheme="minorBidi"/>
        </w:rPr>
        <w:instrText xml:space="preserve"> REF _Ref197420024 \r \h </w:instrText>
      </w:r>
      <w:r w:rsidR="001A6DE1" w:rsidRPr="008F18EC">
        <w:rPr>
          <w:rFonts w:asciiTheme="minorHAnsi" w:hAnsiTheme="minorHAnsi" w:cstheme="minorBidi"/>
        </w:rPr>
      </w:r>
      <w:r w:rsidR="001A6DE1" w:rsidRPr="008F18EC">
        <w:rPr>
          <w:rFonts w:asciiTheme="minorHAnsi" w:hAnsiTheme="minorHAnsi" w:cstheme="minorBidi"/>
        </w:rPr>
        <w:fldChar w:fldCharType="separate"/>
      </w:r>
      <w:r w:rsidR="10C18979" w:rsidRPr="008F18EC">
        <w:rPr>
          <w:rFonts w:asciiTheme="minorHAnsi" w:hAnsiTheme="minorHAnsi" w:cstheme="minorBidi"/>
        </w:rPr>
        <w:t>5.1</w:t>
      </w:r>
      <w:r w:rsidR="001A6DE1" w:rsidRPr="008F18EC">
        <w:rPr>
          <w:rFonts w:asciiTheme="minorHAnsi" w:hAnsiTheme="minorHAnsi" w:cstheme="minorBidi"/>
        </w:rPr>
        <w:fldChar w:fldCharType="end"/>
      </w:r>
      <w:r w:rsidR="04E88DE4" w:rsidRPr="008F18EC">
        <w:rPr>
          <w:rFonts w:asciiTheme="minorHAnsi" w:hAnsiTheme="minorHAnsi" w:cstheme="minorBidi"/>
        </w:rPr>
        <w:t xml:space="preserve"> e 5.2</w:t>
      </w:r>
      <w:r w:rsidRPr="008F18EC">
        <w:rPr>
          <w:rFonts w:asciiTheme="minorHAnsi" w:hAnsiTheme="minorHAnsi" w:cstheme="minorBidi"/>
        </w:rPr>
        <w:t>, indicando ao lado da rubrica, de próprio punho, a data e a hora do momento do lacre.</w:t>
      </w:r>
    </w:p>
    <w:p w14:paraId="6F285B8B" w14:textId="345C5F8C" w:rsidR="00F77886" w:rsidRPr="008F18EC" w:rsidRDefault="00F77886"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Serão admitidas assinaturas digitais, no grau de assinatura avançada ou superior, nos termos do </w:t>
      </w:r>
      <w:r w:rsidR="00C230F6" w:rsidRPr="008F18EC">
        <w:rPr>
          <w:rFonts w:asciiTheme="minorHAnsi" w:hAnsiTheme="minorHAnsi" w:cstheme="minorHAnsi"/>
        </w:rPr>
        <w:t>artigo</w:t>
      </w:r>
      <w:r w:rsidRPr="008F18EC">
        <w:rPr>
          <w:rFonts w:asciiTheme="minorHAnsi" w:hAnsiTheme="minorHAnsi" w:cstheme="minorHAnsi"/>
        </w:rPr>
        <w:t xml:space="preserve"> 5º, </w:t>
      </w:r>
      <w:r w:rsidR="00363E2B" w:rsidRPr="008F18EC">
        <w:rPr>
          <w:rFonts w:asciiTheme="minorHAnsi" w:hAnsiTheme="minorHAnsi" w:cstheme="minorHAnsi"/>
        </w:rPr>
        <w:t xml:space="preserve">inciso </w:t>
      </w:r>
      <w:r w:rsidRPr="008F18EC">
        <w:rPr>
          <w:rFonts w:asciiTheme="minorHAnsi" w:hAnsiTheme="minorHAnsi" w:cstheme="minorHAnsi"/>
        </w:rPr>
        <w:t xml:space="preserve">II do Decreto </w:t>
      </w:r>
      <w:r w:rsidR="00F37F68" w:rsidRPr="008F18EC">
        <w:rPr>
          <w:rFonts w:asciiTheme="minorHAnsi" w:hAnsiTheme="minorHAnsi" w:cstheme="minorHAnsi"/>
        </w:rPr>
        <w:t xml:space="preserve">Federal </w:t>
      </w:r>
      <w:r w:rsidRPr="008F18EC">
        <w:rPr>
          <w:rFonts w:asciiTheme="minorHAnsi" w:hAnsiTheme="minorHAnsi" w:cstheme="minorHAnsi"/>
        </w:rPr>
        <w:t>nº 10.</w:t>
      </w:r>
      <w:r w:rsidR="00F37F68" w:rsidRPr="008F18EC">
        <w:rPr>
          <w:rFonts w:asciiTheme="minorHAnsi" w:hAnsiTheme="minorHAnsi" w:cstheme="minorHAnsi"/>
        </w:rPr>
        <w:t>54</w:t>
      </w:r>
      <w:r w:rsidRPr="008F18EC">
        <w:rPr>
          <w:rFonts w:asciiTheme="minorHAnsi" w:hAnsiTheme="minorHAnsi" w:cstheme="minorHAnsi"/>
        </w:rPr>
        <w:t xml:space="preserve">3, de 13 de novembro de 2020, desde que </w:t>
      </w:r>
      <w:r w:rsidR="00F37F68" w:rsidRPr="008F18EC">
        <w:rPr>
          <w:rFonts w:asciiTheme="minorHAnsi" w:hAnsiTheme="minorHAnsi" w:cstheme="minorHAnsi"/>
        </w:rPr>
        <w:t>d</w:t>
      </w:r>
      <w:r w:rsidRPr="008F18EC">
        <w:rPr>
          <w:rFonts w:asciiTheme="minorHAnsi" w:hAnsiTheme="minorHAnsi" w:cstheme="minorHAnsi"/>
        </w:rPr>
        <w:t>o documento apresentado constem meios hábeis para a verificação de sua autenticidade, incluindo, mas não se limitando, a QR Codes e códigos para validação em links de sites expressamente indicados no documento em questão.</w:t>
      </w:r>
    </w:p>
    <w:p w14:paraId="35679977" w14:textId="696C6A8F" w:rsidR="00A176F8" w:rsidRPr="008F18EC" w:rsidRDefault="00F77886" w:rsidP="00C041E5">
      <w:pPr>
        <w:pStyle w:val="PargrafodaLista"/>
        <w:numPr>
          <w:ilvl w:val="2"/>
          <w:numId w:val="5"/>
        </w:numPr>
        <w:tabs>
          <w:tab w:val="left" w:pos="1814"/>
        </w:tabs>
        <w:spacing w:before="240" w:after="240" w:line="300" w:lineRule="exact"/>
        <w:ind w:left="567" w:firstLine="35"/>
        <w:rPr>
          <w:rFonts w:asciiTheme="minorHAnsi" w:hAnsiTheme="minorHAnsi" w:cstheme="minorHAnsi"/>
        </w:rPr>
      </w:pPr>
      <w:r w:rsidRPr="008F18EC">
        <w:rPr>
          <w:rFonts w:asciiTheme="minorHAnsi" w:hAnsiTheme="minorHAnsi" w:cstheme="minorHAnsi"/>
        </w:rPr>
        <w:t>No caso de utilização de assinaturas eletrônicas, fica dispensado o reconhecimento de firma.</w:t>
      </w:r>
    </w:p>
    <w:p w14:paraId="62773276" w14:textId="3FE53F9D"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bookmarkStart w:id="429" w:name="_Ref197420296"/>
      <w:r w:rsidRPr="008F18EC">
        <w:rPr>
          <w:rFonts w:asciiTheme="minorHAnsi" w:hAnsiTheme="minorHAnsi" w:cstheme="minorHAnsi"/>
        </w:rPr>
        <w:t xml:space="preserve">No Volume 1 e conforme </w:t>
      </w:r>
      <w:r w:rsidR="00354A6E" w:rsidRPr="008F18EC">
        <w:rPr>
          <w:rFonts w:asciiTheme="minorHAnsi" w:hAnsiTheme="minorHAnsi" w:cstheme="minorHAnsi"/>
        </w:rPr>
        <w:t xml:space="preserve">o </w:t>
      </w:r>
      <w:r w:rsidR="006124BF" w:rsidRPr="008F18EC">
        <w:rPr>
          <w:rFonts w:asciiTheme="minorHAnsi" w:hAnsiTheme="minorHAnsi" w:cstheme="minorHAnsi"/>
          <w:b/>
        </w:rPr>
        <w:t xml:space="preserve">Anexo </w:t>
      </w:r>
      <w:r w:rsidR="00FA0683" w:rsidRPr="008F18EC">
        <w:rPr>
          <w:rFonts w:asciiTheme="minorHAnsi" w:hAnsiTheme="minorHAnsi" w:cstheme="minorHAnsi"/>
          <w:b/>
        </w:rPr>
        <w:t>11</w:t>
      </w:r>
      <w:r w:rsidRPr="008F18EC">
        <w:rPr>
          <w:rFonts w:asciiTheme="minorHAnsi" w:hAnsiTheme="minorHAnsi" w:cstheme="minorHAnsi"/>
        </w:rPr>
        <w:t xml:space="preserve">, a </w:t>
      </w:r>
      <w:r w:rsidRPr="008F18EC">
        <w:rPr>
          <w:rFonts w:asciiTheme="minorHAnsi" w:hAnsiTheme="minorHAnsi" w:cstheme="minorHAnsi"/>
          <w:b/>
          <w:bCs/>
        </w:rPr>
        <w:t>Proponente</w:t>
      </w:r>
      <w:r w:rsidRPr="008F18EC">
        <w:rPr>
          <w:rFonts w:asciiTheme="minorHAnsi" w:hAnsiTheme="minorHAnsi" w:cstheme="minorHAnsi"/>
        </w:rPr>
        <w:t xml:space="preserve"> apresentará declaração, na qual destacará em quais prerrogativas referentes aos critérios de </w:t>
      </w:r>
      <w:r w:rsidR="00094AE1" w:rsidRPr="008F18EC">
        <w:rPr>
          <w:rFonts w:asciiTheme="minorHAnsi" w:hAnsiTheme="minorHAnsi" w:cstheme="minorHAnsi"/>
        </w:rPr>
        <w:t xml:space="preserve">preferência </w:t>
      </w:r>
      <w:r w:rsidRPr="008F18EC">
        <w:rPr>
          <w:rFonts w:asciiTheme="minorHAnsi" w:hAnsiTheme="minorHAnsi" w:cstheme="minorHAnsi"/>
        </w:rPr>
        <w:t xml:space="preserve">estabelecidos </w:t>
      </w:r>
      <w:r w:rsidR="00094AE1" w:rsidRPr="008F18EC">
        <w:rPr>
          <w:rFonts w:asciiTheme="minorHAnsi" w:hAnsiTheme="minorHAnsi" w:cstheme="minorHAnsi"/>
        </w:rPr>
        <w:t xml:space="preserve">no </w:t>
      </w:r>
      <w:r w:rsidR="00C230F6" w:rsidRPr="008F18EC">
        <w:rPr>
          <w:rFonts w:asciiTheme="minorHAnsi" w:hAnsiTheme="minorHAnsi" w:cstheme="minorHAnsi"/>
        </w:rPr>
        <w:t>artigo</w:t>
      </w:r>
      <w:r w:rsidR="00094AE1" w:rsidRPr="008F18EC">
        <w:rPr>
          <w:rFonts w:asciiTheme="minorHAnsi" w:hAnsiTheme="minorHAnsi" w:cstheme="minorHAnsi"/>
        </w:rPr>
        <w:t xml:space="preserve"> 60 da </w:t>
      </w:r>
      <w:r w:rsidR="00051497" w:rsidRPr="008F18EC">
        <w:rPr>
          <w:rFonts w:asciiTheme="minorHAnsi" w:hAnsiTheme="minorHAnsi" w:cstheme="minorHAnsi"/>
        </w:rPr>
        <w:t>Lei Federal nº</w:t>
      </w:r>
      <w:r w:rsidR="00094AE1" w:rsidRPr="008F18EC">
        <w:rPr>
          <w:rFonts w:asciiTheme="minorHAnsi" w:hAnsiTheme="minorHAnsi" w:cstheme="minorHAnsi"/>
        </w:rPr>
        <w:t xml:space="preserve"> 14.133/2021</w:t>
      </w:r>
      <w:r w:rsidRPr="008F18EC">
        <w:rPr>
          <w:rFonts w:asciiTheme="minorHAnsi" w:hAnsiTheme="minorHAnsi" w:cstheme="minorHAnsi"/>
        </w:rPr>
        <w:t xml:space="preserve"> se enquadra e, caso se sagre vencedora a partir da aplicação das referidas prerrogativas, deverá comprovar seu atendimento mediante entrega de documentos em via única para análise da </w:t>
      </w:r>
      <w:del w:id="430" w:author="Isabela Alves Pereira Oliveira" w:date="2025-10-18T12:35:00Z" w16du:dateUtc="2025-10-18T15:35:00Z">
        <w:r w:rsidRPr="008F18EC" w:rsidDel="00565610">
          <w:rPr>
            <w:rFonts w:asciiTheme="minorHAnsi" w:hAnsiTheme="minorHAnsi" w:cstheme="minorHAnsi"/>
            <w:b/>
            <w:bCs/>
          </w:rPr>
          <w:delText>Comissão de Licitação</w:delText>
        </w:r>
      </w:del>
      <w:ins w:id="431" w:author="Isabela Alves Pereira Oliveira" w:date="2025-10-18T12:35:00Z" w16du:dateUtc="2025-10-18T15:35:00Z">
        <w:r w:rsidR="00565610">
          <w:rPr>
            <w:rFonts w:asciiTheme="minorHAnsi" w:hAnsiTheme="minorHAnsi" w:cstheme="minorHAnsi"/>
            <w:b/>
            <w:bCs/>
          </w:rPr>
          <w:t>CPLA</w:t>
        </w:r>
      </w:ins>
      <w:r w:rsidRPr="008F18EC">
        <w:rPr>
          <w:rFonts w:asciiTheme="minorHAnsi" w:hAnsiTheme="minorHAnsi" w:cstheme="minorHAnsi"/>
        </w:rPr>
        <w:t xml:space="preserve">, em prazo a ser por </w:t>
      </w:r>
      <w:r w:rsidR="00DF6F97" w:rsidRPr="008F18EC">
        <w:rPr>
          <w:rFonts w:asciiTheme="minorHAnsi" w:hAnsiTheme="minorHAnsi" w:cstheme="minorHAnsi"/>
        </w:rPr>
        <w:t>esta</w:t>
      </w:r>
      <w:r w:rsidRPr="008F18EC">
        <w:rPr>
          <w:rFonts w:asciiTheme="minorHAnsi" w:hAnsiTheme="minorHAnsi" w:cstheme="minorHAnsi"/>
        </w:rPr>
        <w:t xml:space="preserve"> estabelecido.</w:t>
      </w:r>
      <w:bookmarkEnd w:id="429"/>
    </w:p>
    <w:p w14:paraId="11D7B69B" w14:textId="1942219C" w:rsidR="00A176F8" w:rsidRPr="008F18EC" w:rsidRDefault="00A176F8" w:rsidP="00C041E5">
      <w:pPr>
        <w:pStyle w:val="GradeMdia1-nfase22"/>
        <w:numPr>
          <w:ilvl w:val="2"/>
          <w:numId w:val="5"/>
        </w:numPr>
        <w:shd w:val="clear" w:color="auto" w:fill="FFFFFF" w:themeFill="background1"/>
        <w:tabs>
          <w:tab w:val="left" w:pos="993"/>
        </w:tabs>
        <w:spacing w:after="0" w:line="240" w:lineRule="auto"/>
        <w:ind w:left="567" w:firstLine="0"/>
        <w:jc w:val="both"/>
        <w:rPr>
          <w:rFonts w:asciiTheme="minorHAnsi" w:hAnsiTheme="minorHAnsi"/>
        </w:rPr>
      </w:pPr>
      <w:bookmarkStart w:id="432" w:name="_Hlk52324172"/>
      <w:r w:rsidRPr="008F18EC">
        <w:rPr>
          <w:rFonts w:asciiTheme="minorHAnsi" w:hAnsiTheme="minorHAnsi"/>
        </w:rPr>
        <w:t xml:space="preserve">Em caso de participação de proponentes em </w:t>
      </w:r>
      <w:r w:rsidRPr="008F18EC">
        <w:rPr>
          <w:rFonts w:asciiTheme="minorHAnsi" w:hAnsiTheme="minorHAnsi"/>
          <w:b/>
        </w:rPr>
        <w:t>Consórcio</w:t>
      </w:r>
      <w:r w:rsidRPr="008F18EC">
        <w:rPr>
          <w:rFonts w:asciiTheme="minorHAnsi" w:hAnsiTheme="minorHAnsi"/>
        </w:rPr>
        <w:t xml:space="preserve">, serão considerados os critérios de </w:t>
      </w:r>
      <w:r w:rsidR="00094AE1" w:rsidRPr="008F18EC">
        <w:rPr>
          <w:rFonts w:asciiTheme="minorHAnsi" w:hAnsiTheme="minorHAnsi"/>
        </w:rPr>
        <w:t xml:space="preserve">preferência </w:t>
      </w:r>
      <w:r w:rsidRPr="008F18EC">
        <w:rPr>
          <w:rFonts w:asciiTheme="minorHAnsi" w:hAnsiTheme="minorHAnsi"/>
        </w:rPr>
        <w:t xml:space="preserve">declarados pela empresa líder, os quais aproveitarão a todo o </w:t>
      </w:r>
      <w:r w:rsidRPr="008F18EC">
        <w:rPr>
          <w:rFonts w:asciiTheme="minorHAnsi" w:hAnsiTheme="minorHAnsi"/>
          <w:b/>
        </w:rPr>
        <w:t>Consórcio</w:t>
      </w:r>
      <w:r w:rsidRPr="008F18EC">
        <w:rPr>
          <w:rFonts w:asciiTheme="minorHAnsi" w:hAnsiTheme="minorHAnsi"/>
        </w:rPr>
        <w:t xml:space="preserve"> para efeito do exercício das prerrogativas de </w:t>
      </w:r>
      <w:r w:rsidR="00094AE1" w:rsidRPr="008F18EC">
        <w:rPr>
          <w:rFonts w:asciiTheme="minorHAnsi" w:hAnsiTheme="minorHAnsi"/>
        </w:rPr>
        <w:t xml:space="preserve">preferência </w:t>
      </w:r>
      <w:r w:rsidRPr="008F18EC">
        <w:rPr>
          <w:rFonts w:asciiTheme="minorHAnsi" w:hAnsiTheme="minorHAnsi"/>
        </w:rPr>
        <w:t xml:space="preserve">de que trata o </w:t>
      </w:r>
      <w:r w:rsidR="00622CFC" w:rsidRPr="008F18EC">
        <w:rPr>
          <w:rFonts w:asciiTheme="minorHAnsi" w:hAnsiTheme="minorHAnsi"/>
        </w:rPr>
        <w:t>Item</w:t>
      </w:r>
      <w:r w:rsidRPr="008F18EC">
        <w:rPr>
          <w:rFonts w:asciiTheme="minorHAnsi" w:hAnsiTheme="minorHAnsi"/>
        </w:rPr>
        <w:t xml:space="preserve"> </w:t>
      </w:r>
      <w:r w:rsidR="00DF6F97" w:rsidRPr="008F18EC">
        <w:rPr>
          <w:rFonts w:asciiTheme="minorHAnsi" w:hAnsiTheme="minorHAnsi"/>
        </w:rPr>
        <w:fldChar w:fldCharType="begin"/>
      </w:r>
      <w:r w:rsidR="00DF6F97" w:rsidRPr="008F18EC">
        <w:rPr>
          <w:rFonts w:asciiTheme="minorHAnsi" w:hAnsiTheme="minorHAnsi"/>
        </w:rPr>
        <w:instrText xml:space="preserve"> REF _Ref197420296 \r \h </w:instrText>
      </w:r>
      <w:r w:rsidR="00DF6F97" w:rsidRPr="008F18EC">
        <w:rPr>
          <w:rFonts w:asciiTheme="minorHAnsi" w:hAnsiTheme="minorHAnsi"/>
        </w:rPr>
      </w:r>
      <w:r w:rsidR="00DF6F97" w:rsidRPr="008F18EC">
        <w:rPr>
          <w:rFonts w:asciiTheme="minorHAnsi" w:hAnsiTheme="minorHAnsi"/>
        </w:rPr>
        <w:fldChar w:fldCharType="separate"/>
      </w:r>
      <w:r w:rsidR="00DF6F97" w:rsidRPr="008F18EC">
        <w:rPr>
          <w:rFonts w:asciiTheme="minorHAnsi" w:hAnsiTheme="minorHAnsi"/>
        </w:rPr>
        <w:t>5.7</w:t>
      </w:r>
      <w:r w:rsidR="00DF6F97" w:rsidRPr="008F18EC">
        <w:rPr>
          <w:rFonts w:asciiTheme="minorHAnsi" w:hAnsiTheme="minorHAnsi"/>
        </w:rPr>
        <w:fldChar w:fldCharType="end"/>
      </w:r>
      <w:r w:rsidRPr="008F18EC">
        <w:rPr>
          <w:rFonts w:asciiTheme="minorHAnsi" w:hAnsiTheme="minorHAnsi"/>
        </w:rPr>
        <w:t>.</w:t>
      </w:r>
      <w:bookmarkEnd w:id="432"/>
    </w:p>
    <w:p w14:paraId="1B8514B4" w14:textId="3A0AE0A0" w:rsidR="00A176F8" w:rsidRPr="008F18EC" w:rsidRDefault="00A176F8" w:rsidP="0D5207EE">
      <w:pPr>
        <w:pStyle w:val="Seo"/>
        <w:ind w:left="0" w:firstLine="0"/>
        <w:jc w:val="both"/>
        <w:rPr>
          <w:rFonts w:asciiTheme="minorHAnsi" w:hAnsiTheme="minorHAnsi"/>
        </w:rPr>
      </w:pPr>
      <w:bookmarkStart w:id="433" w:name="_Toc901981861"/>
      <w:bookmarkStart w:id="434" w:name="_Toc211683482"/>
      <w:r w:rsidRPr="008F18EC">
        <w:rPr>
          <w:rFonts w:asciiTheme="minorHAnsi" w:hAnsiTheme="minorHAnsi"/>
        </w:rPr>
        <w:t>Seção II – Conteúdo e análise das Declarações, Documentos de Representação e Garantia da Proposta constantes do Volume 1</w:t>
      </w:r>
      <w:bookmarkEnd w:id="433"/>
      <w:bookmarkEnd w:id="434"/>
    </w:p>
    <w:p w14:paraId="5B78004D" w14:textId="77777777"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participação das </w:t>
      </w:r>
      <w:r w:rsidRPr="008F18EC">
        <w:rPr>
          <w:rFonts w:asciiTheme="minorHAnsi" w:hAnsiTheme="minorHAnsi" w:cstheme="minorHAnsi"/>
          <w:b/>
          <w:bCs/>
        </w:rPr>
        <w:t>Proponentes</w:t>
      </w:r>
      <w:r w:rsidRPr="008F18EC">
        <w:rPr>
          <w:rFonts w:asciiTheme="minorHAnsi" w:hAnsiTheme="minorHAnsi" w:cstheme="minorHAnsi"/>
        </w:rPr>
        <w:t xml:space="preserve"> no </w:t>
      </w:r>
      <w:r w:rsidRPr="008F18EC">
        <w:rPr>
          <w:rFonts w:asciiTheme="minorHAnsi" w:hAnsiTheme="minorHAnsi" w:cstheme="minorHAnsi"/>
          <w:b/>
          <w:bCs/>
        </w:rPr>
        <w:t>Leilão</w:t>
      </w:r>
      <w:r w:rsidRPr="008F18EC">
        <w:rPr>
          <w:rFonts w:asciiTheme="minorHAnsi" w:hAnsiTheme="minorHAnsi" w:cstheme="minorHAnsi"/>
        </w:rPr>
        <w:t xml:space="preserve"> estará condicionada à apresentação dos seguintes documentos</w:t>
      </w:r>
      <w:r w:rsidR="003D537B" w:rsidRPr="008F18EC">
        <w:rPr>
          <w:rFonts w:asciiTheme="minorHAnsi" w:hAnsiTheme="minorHAnsi" w:cstheme="minorHAnsi"/>
        </w:rPr>
        <w:t>, a serem incluídos no Volume 1:</w:t>
      </w:r>
    </w:p>
    <w:p w14:paraId="25B06BAE" w14:textId="30F193DA" w:rsidR="00A176F8" w:rsidRPr="008F18EC" w:rsidRDefault="00A176F8"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declarações referidas nos </w:t>
      </w:r>
      <w:r w:rsidR="005473AE" w:rsidRPr="008F18EC">
        <w:rPr>
          <w:rFonts w:asciiTheme="minorHAnsi" w:hAnsiTheme="minorHAnsi" w:cstheme="minorHAnsi"/>
        </w:rPr>
        <w:t>I</w:t>
      </w:r>
      <w:r w:rsidRPr="008F18EC">
        <w:rPr>
          <w:rFonts w:asciiTheme="minorHAnsi" w:hAnsiTheme="minorHAnsi" w:cstheme="minorHAnsi"/>
        </w:rPr>
        <w:t xml:space="preserve">tens </w:t>
      </w:r>
      <w:r w:rsidR="00F34C8E" w:rsidRPr="008F18EC">
        <w:rPr>
          <w:rFonts w:asciiTheme="minorHAnsi" w:hAnsiTheme="minorHAnsi" w:cstheme="minorHAnsi"/>
        </w:rPr>
        <w:fldChar w:fldCharType="begin"/>
      </w:r>
      <w:r w:rsidR="00F34C8E" w:rsidRPr="008F18EC">
        <w:rPr>
          <w:rFonts w:asciiTheme="minorHAnsi" w:hAnsiTheme="minorHAnsi" w:cstheme="minorHAnsi"/>
        </w:rPr>
        <w:instrText xml:space="preserve"> REF _Ref197420531 \r \h </w:instrText>
      </w:r>
      <w:r w:rsidR="00F34C8E" w:rsidRPr="008F18EC">
        <w:rPr>
          <w:rFonts w:asciiTheme="minorHAnsi" w:hAnsiTheme="minorHAnsi" w:cstheme="minorHAnsi"/>
        </w:rPr>
      </w:r>
      <w:r w:rsidR="00F34C8E" w:rsidRPr="008F18EC">
        <w:rPr>
          <w:rFonts w:asciiTheme="minorHAnsi" w:hAnsiTheme="minorHAnsi" w:cstheme="minorHAnsi"/>
        </w:rPr>
        <w:fldChar w:fldCharType="separate"/>
      </w:r>
      <w:r w:rsidR="00F34C8E" w:rsidRPr="008F18EC">
        <w:rPr>
          <w:rFonts w:asciiTheme="minorHAnsi" w:hAnsiTheme="minorHAnsi" w:cstheme="minorHAnsi"/>
        </w:rPr>
        <w:t>4.4.2</w:t>
      </w:r>
      <w:r w:rsidR="00F34C8E" w:rsidRPr="008F18EC">
        <w:rPr>
          <w:rFonts w:asciiTheme="minorHAnsi" w:hAnsiTheme="minorHAnsi" w:cstheme="minorHAnsi"/>
        </w:rPr>
        <w:fldChar w:fldCharType="end"/>
      </w:r>
      <w:r w:rsidRPr="008F18EC">
        <w:rPr>
          <w:rFonts w:asciiTheme="minorHAnsi" w:hAnsiTheme="minorHAnsi" w:cstheme="minorHAnsi"/>
        </w:rPr>
        <w:t xml:space="preserve">, </w:t>
      </w:r>
      <w:r w:rsidR="00F34C8E" w:rsidRPr="008F18EC">
        <w:rPr>
          <w:rFonts w:asciiTheme="minorHAnsi" w:hAnsiTheme="minorHAnsi" w:cstheme="minorHAnsi"/>
        </w:rPr>
        <w:fldChar w:fldCharType="begin"/>
      </w:r>
      <w:r w:rsidR="00F34C8E" w:rsidRPr="008F18EC">
        <w:rPr>
          <w:rFonts w:asciiTheme="minorHAnsi" w:hAnsiTheme="minorHAnsi" w:cstheme="minorHAnsi"/>
        </w:rPr>
        <w:instrText xml:space="preserve"> REF _Ref197420553 \r \h </w:instrText>
      </w:r>
      <w:r w:rsidR="00F34C8E" w:rsidRPr="008F18EC">
        <w:rPr>
          <w:rFonts w:asciiTheme="minorHAnsi" w:hAnsiTheme="minorHAnsi" w:cstheme="minorHAnsi"/>
        </w:rPr>
      </w:r>
      <w:r w:rsidR="00F34C8E" w:rsidRPr="008F18EC">
        <w:rPr>
          <w:rFonts w:asciiTheme="minorHAnsi" w:hAnsiTheme="minorHAnsi" w:cstheme="minorHAnsi"/>
        </w:rPr>
        <w:fldChar w:fldCharType="separate"/>
      </w:r>
      <w:r w:rsidR="00F34C8E" w:rsidRPr="008F18EC">
        <w:rPr>
          <w:rFonts w:asciiTheme="minorHAnsi" w:hAnsiTheme="minorHAnsi" w:cstheme="minorHAnsi"/>
        </w:rPr>
        <w:t>4.4.3</w:t>
      </w:r>
      <w:r w:rsidR="00F34C8E" w:rsidRPr="008F18EC">
        <w:rPr>
          <w:rFonts w:asciiTheme="minorHAnsi" w:hAnsiTheme="minorHAnsi" w:cstheme="minorHAnsi"/>
        </w:rPr>
        <w:fldChar w:fldCharType="end"/>
      </w:r>
      <w:r w:rsidR="00C852B2" w:rsidRPr="008F18EC">
        <w:rPr>
          <w:rFonts w:asciiTheme="minorHAnsi" w:hAnsiTheme="minorHAnsi" w:cstheme="minorHAnsi"/>
        </w:rPr>
        <w:t>,</w:t>
      </w:r>
      <w:r w:rsidRPr="008F18EC">
        <w:rPr>
          <w:rFonts w:asciiTheme="minorHAnsi" w:hAnsiTheme="minorHAnsi" w:cstheme="minorHAnsi"/>
        </w:rPr>
        <w:t xml:space="preserve"> </w:t>
      </w:r>
      <w:r w:rsidR="000D6A52" w:rsidRPr="008F18EC">
        <w:rPr>
          <w:rFonts w:asciiTheme="minorHAnsi" w:hAnsiTheme="minorHAnsi" w:cstheme="minorHAnsi"/>
        </w:rPr>
        <w:fldChar w:fldCharType="begin"/>
      </w:r>
      <w:r w:rsidR="000D6A52" w:rsidRPr="008F18EC">
        <w:rPr>
          <w:rFonts w:asciiTheme="minorHAnsi" w:hAnsiTheme="minorHAnsi" w:cstheme="minorHAnsi"/>
        </w:rPr>
        <w:instrText xml:space="preserve"> REF _Ref197420567 \r \h </w:instrText>
      </w:r>
      <w:r w:rsidR="000D6A52" w:rsidRPr="008F18EC">
        <w:rPr>
          <w:rFonts w:asciiTheme="minorHAnsi" w:hAnsiTheme="minorHAnsi" w:cstheme="minorHAnsi"/>
        </w:rPr>
      </w:r>
      <w:r w:rsidR="000D6A52" w:rsidRPr="008F18EC">
        <w:rPr>
          <w:rFonts w:asciiTheme="minorHAnsi" w:hAnsiTheme="minorHAnsi" w:cstheme="minorHAnsi"/>
        </w:rPr>
        <w:fldChar w:fldCharType="separate"/>
      </w:r>
      <w:r w:rsidR="000D6A52" w:rsidRPr="008F18EC">
        <w:rPr>
          <w:rFonts w:asciiTheme="minorHAnsi" w:hAnsiTheme="minorHAnsi" w:cstheme="minorHAnsi"/>
        </w:rPr>
        <w:t>4.4.5</w:t>
      </w:r>
      <w:r w:rsidR="000D6A52" w:rsidRPr="008F18EC">
        <w:rPr>
          <w:rFonts w:asciiTheme="minorHAnsi" w:hAnsiTheme="minorHAnsi" w:cstheme="minorHAnsi"/>
        </w:rPr>
        <w:fldChar w:fldCharType="end"/>
      </w:r>
      <w:r w:rsidR="00C852B2" w:rsidRPr="008F18EC">
        <w:rPr>
          <w:rFonts w:asciiTheme="minorHAnsi" w:hAnsiTheme="minorHAnsi" w:cstheme="minorHAnsi"/>
        </w:rPr>
        <w:t xml:space="preserve">, </w:t>
      </w:r>
      <w:r w:rsidR="000D6A52" w:rsidRPr="008F18EC">
        <w:rPr>
          <w:rFonts w:asciiTheme="minorHAnsi" w:hAnsiTheme="minorHAnsi" w:cstheme="minorHAnsi"/>
        </w:rPr>
        <w:fldChar w:fldCharType="begin"/>
      </w:r>
      <w:r w:rsidR="000D6A52" w:rsidRPr="008F18EC">
        <w:rPr>
          <w:rFonts w:asciiTheme="minorHAnsi" w:hAnsiTheme="minorHAnsi" w:cstheme="minorHAnsi"/>
        </w:rPr>
        <w:instrText xml:space="preserve"> REF _Ref197420588 \r \h </w:instrText>
      </w:r>
      <w:r w:rsidR="000D6A52" w:rsidRPr="008F18EC">
        <w:rPr>
          <w:rFonts w:asciiTheme="minorHAnsi" w:hAnsiTheme="minorHAnsi" w:cstheme="minorHAnsi"/>
        </w:rPr>
      </w:r>
      <w:r w:rsidR="000D6A52" w:rsidRPr="008F18EC">
        <w:rPr>
          <w:rFonts w:asciiTheme="minorHAnsi" w:hAnsiTheme="minorHAnsi" w:cstheme="minorHAnsi"/>
        </w:rPr>
        <w:fldChar w:fldCharType="separate"/>
      </w:r>
      <w:r w:rsidR="000D6A52" w:rsidRPr="008F18EC">
        <w:rPr>
          <w:rFonts w:asciiTheme="minorHAnsi" w:hAnsiTheme="minorHAnsi" w:cstheme="minorHAnsi"/>
        </w:rPr>
        <w:t>4.4.6</w:t>
      </w:r>
      <w:r w:rsidR="000D6A52" w:rsidRPr="008F18EC">
        <w:rPr>
          <w:rFonts w:asciiTheme="minorHAnsi" w:hAnsiTheme="minorHAnsi" w:cstheme="minorHAnsi"/>
        </w:rPr>
        <w:fldChar w:fldCharType="end"/>
      </w:r>
      <w:r w:rsidR="009C1BCD" w:rsidRPr="008F18EC">
        <w:rPr>
          <w:rFonts w:asciiTheme="minorHAnsi" w:hAnsiTheme="minorHAnsi" w:cstheme="minorHAnsi"/>
        </w:rPr>
        <w:t>,</w:t>
      </w:r>
      <w:r w:rsidR="00C852B2" w:rsidRPr="008F18EC">
        <w:rPr>
          <w:rFonts w:asciiTheme="minorHAnsi" w:hAnsiTheme="minorHAnsi" w:cstheme="minorHAnsi"/>
        </w:rPr>
        <w:t xml:space="preserve"> </w:t>
      </w:r>
      <w:r w:rsidR="000D6A52" w:rsidRPr="008F18EC">
        <w:rPr>
          <w:rFonts w:asciiTheme="minorHAnsi" w:hAnsiTheme="minorHAnsi" w:cstheme="minorHAnsi"/>
        </w:rPr>
        <w:fldChar w:fldCharType="begin"/>
      </w:r>
      <w:r w:rsidR="000D6A52" w:rsidRPr="008F18EC">
        <w:rPr>
          <w:rFonts w:asciiTheme="minorHAnsi" w:hAnsiTheme="minorHAnsi" w:cstheme="minorHAnsi"/>
        </w:rPr>
        <w:instrText xml:space="preserve"> REF _Ref197420605 \r \h </w:instrText>
      </w:r>
      <w:r w:rsidR="000D6A52" w:rsidRPr="008F18EC">
        <w:rPr>
          <w:rFonts w:asciiTheme="minorHAnsi" w:hAnsiTheme="minorHAnsi" w:cstheme="minorHAnsi"/>
        </w:rPr>
      </w:r>
      <w:r w:rsidR="000D6A52" w:rsidRPr="008F18EC">
        <w:rPr>
          <w:rFonts w:asciiTheme="minorHAnsi" w:hAnsiTheme="minorHAnsi" w:cstheme="minorHAnsi"/>
        </w:rPr>
        <w:fldChar w:fldCharType="separate"/>
      </w:r>
      <w:r w:rsidR="000D6A52" w:rsidRPr="008F18EC">
        <w:rPr>
          <w:rFonts w:asciiTheme="minorHAnsi" w:hAnsiTheme="minorHAnsi" w:cstheme="minorHAnsi"/>
        </w:rPr>
        <w:t>4.4.7</w:t>
      </w:r>
      <w:r w:rsidR="000D6A52" w:rsidRPr="008F18EC">
        <w:rPr>
          <w:rFonts w:asciiTheme="minorHAnsi" w:hAnsiTheme="minorHAnsi" w:cstheme="minorHAnsi"/>
        </w:rPr>
        <w:fldChar w:fldCharType="end"/>
      </w:r>
      <w:r w:rsidR="009C1BCD" w:rsidRPr="008F18EC">
        <w:rPr>
          <w:rFonts w:asciiTheme="minorHAnsi" w:hAnsiTheme="minorHAnsi" w:cstheme="minorHAnsi"/>
        </w:rPr>
        <w:t xml:space="preserve"> e </w:t>
      </w:r>
      <w:r w:rsidR="009C1BCD" w:rsidRPr="008F18EC">
        <w:rPr>
          <w:rFonts w:asciiTheme="minorHAnsi" w:hAnsiTheme="minorHAnsi" w:cstheme="minorHAnsi"/>
        </w:rPr>
        <w:fldChar w:fldCharType="begin"/>
      </w:r>
      <w:r w:rsidR="009C1BCD" w:rsidRPr="008F18EC">
        <w:rPr>
          <w:rFonts w:asciiTheme="minorHAnsi" w:hAnsiTheme="minorHAnsi" w:cstheme="minorHAnsi"/>
        </w:rPr>
        <w:instrText xml:space="preserve"> REF _Ref197424397 \r \h </w:instrText>
      </w:r>
      <w:r w:rsidR="009C1BCD" w:rsidRPr="008F18EC">
        <w:rPr>
          <w:rFonts w:asciiTheme="minorHAnsi" w:hAnsiTheme="minorHAnsi" w:cstheme="minorHAnsi"/>
        </w:rPr>
      </w:r>
      <w:r w:rsidR="009C1BCD" w:rsidRPr="008F18EC">
        <w:rPr>
          <w:rFonts w:asciiTheme="minorHAnsi" w:hAnsiTheme="minorHAnsi" w:cstheme="minorHAnsi"/>
        </w:rPr>
        <w:fldChar w:fldCharType="separate"/>
      </w:r>
      <w:r w:rsidR="009C1BCD" w:rsidRPr="008F18EC">
        <w:rPr>
          <w:rFonts w:asciiTheme="minorHAnsi" w:hAnsiTheme="minorHAnsi" w:cstheme="minorHAnsi"/>
        </w:rPr>
        <w:t>4.4.8</w:t>
      </w:r>
      <w:r w:rsidR="009C1BCD" w:rsidRPr="008F18EC">
        <w:rPr>
          <w:rFonts w:asciiTheme="minorHAnsi" w:hAnsiTheme="minorHAnsi" w:cstheme="minorHAnsi"/>
        </w:rPr>
        <w:fldChar w:fldCharType="end"/>
      </w:r>
      <w:r w:rsidRPr="008F18EC">
        <w:rPr>
          <w:rFonts w:asciiTheme="minorHAnsi" w:hAnsiTheme="minorHAnsi" w:cstheme="minorHAnsi"/>
        </w:rPr>
        <w:t>;</w:t>
      </w:r>
    </w:p>
    <w:p w14:paraId="7C1FC6A7" w14:textId="77777777" w:rsidR="00A176F8" w:rsidRPr="008F18EC" w:rsidRDefault="00A176F8"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lastRenderedPageBreak/>
        <w:t>documentos de representação, referidos no Capítulo IV, Seção II;</w:t>
      </w:r>
      <w:r w:rsidRPr="008F18EC">
        <w:rPr>
          <w:rFonts w:asciiTheme="minorHAnsi" w:hAnsiTheme="minorHAnsi" w:cstheme="minorHAnsi"/>
          <w:spacing w:val="2"/>
        </w:rPr>
        <w:t xml:space="preserve"> </w:t>
      </w:r>
    </w:p>
    <w:p w14:paraId="6A14E9B4" w14:textId="77777777" w:rsidR="00A176F8" w:rsidRPr="008F18EC" w:rsidRDefault="00A176F8"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b/>
          <w:bCs/>
        </w:rPr>
        <w:t>Garantia da Proposta</w:t>
      </w:r>
      <w:r w:rsidRPr="008F18EC">
        <w:rPr>
          <w:rFonts w:asciiTheme="minorHAnsi" w:hAnsiTheme="minorHAnsi" w:cstheme="minorHAnsi"/>
        </w:rPr>
        <w:t xml:space="preserve">, nas condições estabelecidas neste </w:t>
      </w:r>
      <w:r w:rsidRPr="008F18EC">
        <w:rPr>
          <w:rFonts w:asciiTheme="minorHAnsi" w:hAnsiTheme="minorHAnsi" w:cstheme="minorHAnsi"/>
          <w:b/>
          <w:bCs/>
        </w:rPr>
        <w:t>Edital</w:t>
      </w:r>
      <w:r w:rsidRPr="008F18EC">
        <w:rPr>
          <w:rFonts w:asciiTheme="minorHAnsi" w:hAnsiTheme="minorHAnsi" w:cstheme="minorHAnsi"/>
        </w:rPr>
        <w:t xml:space="preserve"> e no </w:t>
      </w:r>
      <w:r w:rsidRPr="008F18EC">
        <w:rPr>
          <w:rFonts w:asciiTheme="minorHAnsi" w:hAnsiTheme="minorHAnsi" w:cstheme="minorHAnsi"/>
          <w:b/>
          <w:bCs/>
        </w:rPr>
        <w:t>Anexo 1</w:t>
      </w:r>
      <w:r w:rsidRPr="008F18EC">
        <w:rPr>
          <w:rFonts w:asciiTheme="minorHAnsi" w:hAnsiTheme="minorHAnsi" w:cstheme="minorHAnsi"/>
        </w:rPr>
        <w:t>; e</w:t>
      </w:r>
    </w:p>
    <w:p w14:paraId="3F56941A" w14:textId="42F8BFA3" w:rsidR="00A176F8" w:rsidRPr="008F18EC" w:rsidRDefault="00A176F8"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contrato de intermediação entre </w:t>
      </w:r>
      <w:r w:rsidR="00F77886" w:rsidRPr="008F18EC">
        <w:rPr>
          <w:rFonts w:asciiTheme="minorHAnsi" w:hAnsiTheme="minorHAnsi" w:cstheme="minorHAnsi"/>
          <w:b/>
          <w:bCs/>
        </w:rPr>
        <w:t>Participante</w:t>
      </w:r>
      <w:r w:rsidRPr="008F18EC">
        <w:rPr>
          <w:rFonts w:asciiTheme="minorHAnsi" w:hAnsiTheme="minorHAnsi" w:cstheme="minorHAnsi"/>
          <w:b/>
          <w:bCs/>
        </w:rPr>
        <w:t xml:space="preserve"> Credenciad</w:t>
      </w:r>
      <w:r w:rsidR="00F77886" w:rsidRPr="008F18EC">
        <w:rPr>
          <w:rFonts w:asciiTheme="minorHAnsi" w:hAnsiTheme="minorHAnsi" w:cstheme="minorHAnsi"/>
          <w:b/>
          <w:bCs/>
        </w:rPr>
        <w:t>o</w:t>
      </w:r>
      <w:r w:rsidRPr="008F18EC">
        <w:rPr>
          <w:rFonts w:asciiTheme="minorHAnsi" w:hAnsiTheme="minorHAnsi" w:cstheme="minorHAnsi"/>
        </w:rPr>
        <w:t xml:space="preserve"> e </w:t>
      </w:r>
      <w:r w:rsidRPr="008F18EC">
        <w:rPr>
          <w:rFonts w:asciiTheme="minorHAnsi" w:hAnsiTheme="minorHAnsi" w:cstheme="minorHAnsi"/>
          <w:b/>
          <w:bCs/>
        </w:rPr>
        <w:t>Proponente</w:t>
      </w:r>
      <w:r w:rsidRPr="008F18EC">
        <w:rPr>
          <w:rFonts w:asciiTheme="minorHAnsi" w:hAnsiTheme="minorHAnsi" w:cstheme="minorHAnsi"/>
        </w:rPr>
        <w:t xml:space="preserve"> (acompanhada dos poderes dos signatários), conforme modelo constante do </w:t>
      </w:r>
      <w:r w:rsidRPr="008F18EC">
        <w:rPr>
          <w:rFonts w:asciiTheme="minorHAnsi" w:hAnsiTheme="minorHAnsi" w:cstheme="minorHAnsi"/>
          <w:b/>
          <w:bCs/>
        </w:rPr>
        <w:t>Anexo 1</w:t>
      </w:r>
      <w:r w:rsidRPr="008F18EC">
        <w:rPr>
          <w:rFonts w:asciiTheme="minorHAnsi" w:hAnsiTheme="minorHAnsi" w:cstheme="minorHAnsi"/>
        </w:rPr>
        <w:t xml:space="preserve">, a ser divulgado em momento oportuno no sítio </w:t>
      </w:r>
      <w:r w:rsidRPr="008F18EC">
        <w:rPr>
          <w:rFonts w:asciiTheme="minorHAnsi" w:hAnsiTheme="minorHAnsi" w:cstheme="minorHAnsi"/>
          <w:spacing w:val="-4"/>
        </w:rPr>
        <w:t>eletrônico</w:t>
      </w:r>
      <w:r w:rsidRPr="008F18EC">
        <w:rPr>
          <w:rFonts w:asciiTheme="minorHAnsi" w:hAnsiTheme="minorHAnsi" w:cstheme="minorHAnsi"/>
          <w:spacing w:val="-11"/>
        </w:rPr>
        <w:t xml:space="preserve"> </w:t>
      </w:r>
      <w:r w:rsidRPr="008F18EC">
        <w:rPr>
          <w:rFonts w:asciiTheme="minorHAnsi" w:hAnsiTheme="minorHAnsi" w:cstheme="minorHAnsi"/>
        </w:rPr>
        <w:t>[</w:t>
      </w:r>
      <w:r w:rsidRPr="008F18EC">
        <w:rPr>
          <w:rFonts w:asciiTheme="minorHAnsi" w:hAnsiTheme="minorHAnsi" w:cstheme="minorHAnsi"/>
          <w:highlight w:val="yellow"/>
        </w:rPr>
        <w:t>•</w:t>
      </w:r>
      <w:r w:rsidRPr="008F18EC">
        <w:rPr>
          <w:rFonts w:asciiTheme="minorHAnsi" w:hAnsiTheme="minorHAnsi" w:cstheme="minorHAnsi"/>
        </w:rPr>
        <w:t>].</w:t>
      </w:r>
    </w:p>
    <w:p w14:paraId="777C90FE" w14:textId="52033DAB"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B3</w:t>
      </w:r>
      <w:r w:rsidRPr="008F18EC">
        <w:rPr>
          <w:rFonts w:asciiTheme="minorHAnsi" w:hAnsiTheme="minorHAnsi" w:cstheme="minorHAnsi"/>
        </w:rPr>
        <w:t xml:space="preserve"> analisará a regularidade das declarações preliminares, dos documentos de representação e das </w:t>
      </w:r>
      <w:r w:rsidRPr="008F18EC">
        <w:rPr>
          <w:rFonts w:asciiTheme="minorHAnsi" w:hAnsiTheme="minorHAnsi" w:cstheme="minorHAnsi"/>
          <w:b/>
          <w:bCs/>
        </w:rPr>
        <w:t>Garantias de Proposta</w:t>
      </w:r>
      <w:r w:rsidRPr="008F18EC">
        <w:rPr>
          <w:rFonts w:asciiTheme="minorHAnsi" w:hAnsiTheme="minorHAnsi" w:cstheme="minorHAnsi"/>
        </w:rPr>
        <w:t xml:space="preserve"> apresentadas, comunicando à </w:t>
      </w:r>
      <w:del w:id="435" w:author="Isabela Alves Pereira Oliveira" w:date="2025-10-18T12:35:00Z" w16du:dateUtc="2025-10-18T15:35:00Z">
        <w:r w:rsidRPr="008F18EC" w:rsidDel="00565610">
          <w:rPr>
            <w:rFonts w:asciiTheme="minorHAnsi" w:hAnsiTheme="minorHAnsi" w:cstheme="minorHAnsi"/>
            <w:b/>
            <w:bCs/>
          </w:rPr>
          <w:delText>Comissão de Licitação</w:delText>
        </w:r>
      </w:del>
      <w:ins w:id="436" w:author="Isabela Alves Pereira Oliveira" w:date="2025-10-18T12:35:00Z" w16du:dateUtc="2025-10-18T15:35:00Z">
        <w:r w:rsidR="00565610">
          <w:rPr>
            <w:rFonts w:asciiTheme="minorHAnsi" w:hAnsiTheme="minorHAnsi" w:cstheme="minorHAnsi"/>
            <w:b/>
            <w:bCs/>
          </w:rPr>
          <w:t>CPLA</w:t>
        </w:r>
      </w:ins>
      <w:r w:rsidRPr="008F18EC">
        <w:rPr>
          <w:rFonts w:asciiTheme="minorHAnsi" w:hAnsiTheme="minorHAnsi" w:cstheme="minorHAnsi"/>
        </w:rPr>
        <w:t xml:space="preserve"> o resultado da sua análise</w:t>
      </w:r>
      <w:r w:rsidR="00565D7C" w:rsidRPr="008F18EC">
        <w:rPr>
          <w:rFonts w:asciiTheme="minorHAnsi" w:hAnsiTheme="minorHAnsi" w:cstheme="minorHAnsi"/>
        </w:rPr>
        <w:t>, cabendo</w:t>
      </w:r>
      <w:r w:rsidRPr="008F18EC">
        <w:rPr>
          <w:rFonts w:asciiTheme="minorHAnsi" w:hAnsiTheme="minorHAnsi" w:cstheme="minorHAnsi"/>
        </w:rPr>
        <w:t xml:space="preserve"> à </w:t>
      </w:r>
      <w:del w:id="437" w:author="Isabela Alves Pereira Oliveira" w:date="2025-10-18T12:35:00Z" w16du:dateUtc="2025-10-18T15:35:00Z">
        <w:r w:rsidRPr="008F18EC" w:rsidDel="00565610">
          <w:rPr>
            <w:rFonts w:asciiTheme="minorHAnsi" w:hAnsiTheme="minorHAnsi" w:cstheme="minorHAnsi"/>
            <w:b/>
            <w:bCs/>
          </w:rPr>
          <w:delText>Comissão de Licitação</w:delText>
        </w:r>
      </w:del>
      <w:ins w:id="438" w:author="Isabela Alves Pereira Oliveira" w:date="2025-10-18T12:35:00Z" w16du:dateUtc="2025-10-18T15:35:00Z">
        <w:r w:rsidR="00565610">
          <w:rPr>
            <w:rFonts w:asciiTheme="minorHAnsi" w:hAnsiTheme="minorHAnsi" w:cstheme="minorHAnsi"/>
            <w:b/>
            <w:bCs/>
          </w:rPr>
          <w:t>CPLA</w:t>
        </w:r>
      </w:ins>
      <w:r w:rsidRPr="008F18EC">
        <w:rPr>
          <w:rFonts w:asciiTheme="minorHAnsi" w:hAnsiTheme="minorHAnsi" w:cstheme="minorHAnsi"/>
        </w:rPr>
        <w:t xml:space="preserve"> decidir sobre a aceitabilidade de tais documentos.</w:t>
      </w:r>
      <w:r w:rsidRPr="008F18EC" w:rsidDel="008655D7">
        <w:rPr>
          <w:rFonts w:asciiTheme="minorHAnsi" w:hAnsiTheme="minorHAnsi" w:cstheme="minorHAnsi"/>
        </w:rPr>
        <w:t xml:space="preserve"> </w:t>
      </w:r>
    </w:p>
    <w:p w14:paraId="00D36187" w14:textId="65EC22A8" w:rsidR="00A176F8" w:rsidRPr="008F18EC" w:rsidRDefault="00A176F8" w:rsidP="0D5207EE">
      <w:pPr>
        <w:pStyle w:val="Seo"/>
        <w:rPr>
          <w:rFonts w:asciiTheme="minorHAnsi" w:hAnsiTheme="minorHAnsi"/>
        </w:rPr>
      </w:pPr>
      <w:bookmarkStart w:id="439" w:name="_Toc1088074459"/>
      <w:bookmarkStart w:id="440" w:name="_Toc211683483"/>
      <w:r w:rsidRPr="008F18EC">
        <w:rPr>
          <w:rFonts w:asciiTheme="minorHAnsi" w:hAnsiTheme="minorHAnsi"/>
        </w:rPr>
        <w:t>Seção III – Sessão Pública do Leilão</w:t>
      </w:r>
      <w:bookmarkEnd w:id="439"/>
      <w:bookmarkEnd w:id="440"/>
    </w:p>
    <w:p w14:paraId="48513842" w14:textId="77777777" w:rsidR="00A176F8" w:rsidRPr="008F18EC" w:rsidRDefault="00A176F8" w:rsidP="00C041E5">
      <w:pPr>
        <w:pStyle w:val="Corpodetexto"/>
        <w:numPr>
          <w:ilvl w:val="1"/>
          <w:numId w:val="5"/>
        </w:numPr>
        <w:tabs>
          <w:tab w:val="left" w:pos="1814"/>
        </w:tabs>
        <w:spacing w:before="240" w:after="240" w:line="300" w:lineRule="exact"/>
        <w:ind w:left="0" w:firstLine="0"/>
        <w:jc w:val="both"/>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Sessão Pública de Leilão</w:t>
      </w:r>
      <w:r w:rsidRPr="008F18EC">
        <w:rPr>
          <w:rFonts w:asciiTheme="minorHAnsi" w:hAnsiTheme="minorHAnsi" w:cstheme="minorHAnsi"/>
        </w:rPr>
        <w:t xml:space="preserve"> será presencial e compreenderá a abertura das </w:t>
      </w:r>
      <w:r w:rsidRPr="008F18EC">
        <w:rPr>
          <w:rFonts w:asciiTheme="minorHAnsi" w:hAnsiTheme="minorHAnsi" w:cstheme="minorHAnsi"/>
          <w:b/>
          <w:bCs/>
        </w:rPr>
        <w:t>Propostas Econômicas</w:t>
      </w:r>
      <w:r w:rsidRPr="008F18EC">
        <w:rPr>
          <w:rFonts w:asciiTheme="minorHAnsi" w:hAnsiTheme="minorHAnsi" w:cstheme="minorHAnsi"/>
        </w:rPr>
        <w:t xml:space="preserve">, a classificação das </w:t>
      </w:r>
      <w:r w:rsidRPr="008F18EC">
        <w:rPr>
          <w:rFonts w:asciiTheme="minorHAnsi" w:hAnsiTheme="minorHAnsi" w:cstheme="minorHAnsi"/>
          <w:b/>
          <w:bCs/>
        </w:rPr>
        <w:t>Proponentes</w:t>
      </w:r>
      <w:r w:rsidRPr="008F18EC">
        <w:rPr>
          <w:rFonts w:asciiTheme="minorHAnsi" w:hAnsiTheme="minorHAnsi" w:cstheme="minorHAnsi"/>
        </w:rPr>
        <w:t xml:space="preserve"> e, se for o caso, o leilão em viva-voz, observadas as regras do </w:t>
      </w:r>
      <w:r w:rsidRPr="008F18EC">
        <w:rPr>
          <w:rFonts w:asciiTheme="minorHAnsi" w:hAnsiTheme="minorHAnsi" w:cstheme="minorHAnsi"/>
          <w:b/>
          <w:bCs/>
        </w:rPr>
        <w:t>Manual</w:t>
      </w:r>
      <w:r w:rsidR="00826592" w:rsidRPr="008F18EC">
        <w:rPr>
          <w:rFonts w:asciiTheme="minorHAnsi" w:hAnsiTheme="minorHAnsi" w:cstheme="minorHAnsi"/>
          <w:b/>
          <w:bCs/>
        </w:rPr>
        <w:t xml:space="preserve"> B3</w:t>
      </w:r>
      <w:r w:rsidRPr="008F18EC">
        <w:rPr>
          <w:rFonts w:asciiTheme="minorHAnsi" w:hAnsiTheme="minorHAnsi" w:cstheme="minorHAnsi"/>
          <w:b/>
          <w:bCs/>
        </w:rPr>
        <w:t xml:space="preserve"> de Procedimentos</w:t>
      </w:r>
      <w:r w:rsidR="00826592" w:rsidRPr="008F18EC">
        <w:rPr>
          <w:rFonts w:asciiTheme="minorHAnsi" w:hAnsiTheme="minorHAnsi" w:cstheme="minorHAnsi"/>
          <w:b/>
          <w:bCs/>
        </w:rPr>
        <w:t xml:space="preserve"> do Leilão</w:t>
      </w:r>
      <w:r w:rsidRPr="008F18EC">
        <w:rPr>
          <w:rFonts w:asciiTheme="minorHAnsi" w:hAnsiTheme="minorHAnsi" w:cstheme="minorHAnsi"/>
        </w:rPr>
        <w:t>.</w:t>
      </w:r>
    </w:p>
    <w:p w14:paraId="6EE80900" w14:textId="161B8B0B" w:rsidR="00A176F8" w:rsidRPr="008F18EC" w:rsidRDefault="00A176F8" w:rsidP="00C041E5">
      <w:pPr>
        <w:pStyle w:val="Corpodetexto"/>
        <w:numPr>
          <w:ilvl w:val="1"/>
          <w:numId w:val="5"/>
        </w:numPr>
        <w:tabs>
          <w:tab w:val="left" w:pos="1814"/>
        </w:tabs>
        <w:spacing w:before="240" w:after="240" w:line="300" w:lineRule="exact"/>
        <w:ind w:left="0" w:firstLine="0"/>
        <w:jc w:val="both"/>
        <w:rPr>
          <w:rFonts w:asciiTheme="minorHAnsi" w:hAnsiTheme="minorHAnsi" w:cstheme="minorHAnsi"/>
        </w:rPr>
      </w:pPr>
      <w:r w:rsidRPr="008F18EC">
        <w:rPr>
          <w:rFonts w:asciiTheme="minorHAnsi" w:hAnsiTheme="minorHAnsi" w:cstheme="minorHAnsi"/>
        </w:rPr>
        <w:t xml:space="preserve">Na </w:t>
      </w:r>
      <w:r w:rsidRPr="008F18EC">
        <w:rPr>
          <w:rFonts w:asciiTheme="minorHAnsi" w:hAnsiTheme="minorHAnsi" w:cstheme="minorHAnsi"/>
          <w:b/>
          <w:bCs/>
        </w:rPr>
        <w:t>Sessão Pública do Leilão</w:t>
      </w:r>
      <w:r w:rsidRPr="008F18EC">
        <w:rPr>
          <w:rFonts w:asciiTheme="minorHAnsi" w:hAnsiTheme="minorHAnsi" w:cstheme="minorHAnsi"/>
        </w:rPr>
        <w:t xml:space="preserve">, serão inicialmente abertas as </w:t>
      </w:r>
      <w:r w:rsidRPr="008F18EC">
        <w:rPr>
          <w:rFonts w:asciiTheme="minorHAnsi" w:hAnsiTheme="minorHAnsi" w:cstheme="minorHAnsi"/>
          <w:b/>
          <w:bCs/>
        </w:rPr>
        <w:t xml:space="preserve">Propostas Econômicas </w:t>
      </w:r>
      <w:r w:rsidRPr="008F18EC">
        <w:rPr>
          <w:rFonts w:asciiTheme="minorHAnsi" w:hAnsiTheme="minorHAnsi" w:cstheme="minorHAnsi"/>
        </w:rPr>
        <w:t xml:space="preserve">das </w:t>
      </w:r>
      <w:r w:rsidRPr="008F18EC">
        <w:rPr>
          <w:rFonts w:asciiTheme="minorHAnsi" w:hAnsiTheme="minorHAnsi" w:cstheme="minorHAnsi"/>
          <w:b/>
          <w:bCs/>
        </w:rPr>
        <w:t xml:space="preserve">Proponentes </w:t>
      </w:r>
      <w:r w:rsidRPr="008F18EC">
        <w:rPr>
          <w:rFonts w:asciiTheme="minorHAnsi" w:hAnsiTheme="minorHAnsi" w:cstheme="minorHAnsi"/>
        </w:rPr>
        <w:t xml:space="preserve">que tiverem o Volume 1 aceito pela </w:t>
      </w:r>
      <w:del w:id="441" w:author="Isabela Alves Pereira Oliveira" w:date="2025-10-18T12:35:00Z" w16du:dateUtc="2025-10-18T15:35:00Z">
        <w:r w:rsidRPr="008F18EC" w:rsidDel="00565610">
          <w:rPr>
            <w:rFonts w:asciiTheme="minorHAnsi" w:hAnsiTheme="minorHAnsi" w:cstheme="minorHAnsi"/>
            <w:b/>
            <w:bCs/>
          </w:rPr>
          <w:delText>Comissão de Licitação</w:delText>
        </w:r>
      </w:del>
      <w:ins w:id="442" w:author="Isabela Alves Pereira Oliveira" w:date="2025-10-18T12:35:00Z" w16du:dateUtc="2025-10-18T15:35:00Z">
        <w:r w:rsidR="00565610">
          <w:rPr>
            <w:rFonts w:asciiTheme="minorHAnsi" w:hAnsiTheme="minorHAnsi" w:cstheme="minorHAnsi"/>
            <w:b/>
            <w:bCs/>
          </w:rPr>
          <w:t>CPLA</w:t>
        </w:r>
      </w:ins>
      <w:r w:rsidRPr="008F18EC">
        <w:rPr>
          <w:rFonts w:asciiTheme="minorHAnsi" w:hAnsiTheme="minorHAnsi" w:cstheme="minorHAnsi"/>
        </w:rPr>
        <w:t>.</w:t>
      </w:r>
    </w:p>
    <w:p w14:paraId="683998B8" w14:textId="47EBC2F5" w:rsidR="00203B62" w:rsidRPr="008F18EC" w:rsidRDefault="00565D7C" w:rsidP="00C041E5">
      <w:pPr>
        <w:pStyle w:val="Corpodetexto"/>
        <w:numPr>
          <w:ilvl w:val="1"/>
          <w:numId w:val="5"/>
        </w:numPr>
        <w:tabs>
          <w:tab w:val="left" w:pos="1814"/>
        </w:tabs>
        <w:spacing w:before="240" w:after="240" w:line="300" w:lineRule="exact"/>
        <w:ind w:left="0" w:firstLine="0"/>
        <w:jc w:val="both"/>
        <w:rPr>
          <w:rFonts w:asciiTheme="minorHAnsi" w:hAnsiTheme="minorHAnsi" w:cstheme="minorHAnsi"/>
        </w:rPr>
      </w:pPr>
      <w:r w:rsidRPr="008F18EC">
        <w:rPr>
          <w:rFonts w:asciiTheme="minorHAnsi" w:hAnsiTheme="minorHAnsi" w:cstheme="minorHAnsi"/>
        </w:rPr>
        <w:t xml:space="preserve">O critério de julgamento do </w:t>
      </w:r>
      <w:r w:rsidRPr="008F18EC">
        <w:rPr>
          <w:rFonts w:asciiTheme="minorHAnsi" w:hAnsiTheme="minorHAnsi" w:cstheme="minorHAnsi"/>
          <w:b/>
          <w:bCs/>
        </w:rPr>
        <w:t>Leilão</w:t>
      </w:r>
      <w:r w:rsidRPr="008F18EC">
        <w:rPr>
          <w:rFonts w:asciiTheme="minorHAnsi" w:hAnsiTheme="minorHAnsi" w:cstheme="minorHAnsi"/>
        </w:rPr>
        <w:t xml:space="preserve"> </w:t>
      </w:r>
      <w:r w:rsidR="000C3B58" w:rsidRPr="008F18EC">
        <w:rPr>
          <w:rFonts w:asciiTheme="minorHAnsi" w:hAnsiTheme="minorHAnsi" w:cstheme="minorHAnsi"/>
        </w:rPr>
        <w:t xml:space="preserve">será aplicado </w:t>
      </w:r>
      <w:r w:rsidRPr="008F18EC">
        <w:rPr>
          <w:rFonts w:asciiTheme="minorHAnsi" w:hAnsiTheme="minorHAnsi" w:cstheme="minorHAnsi"/>
        </w:rPr>
        <w:t>em duas etapas</w:t>
      </w:r>
      <w:r w:rsidR="00203B62" w:rsidRPr="008F18EC">
        <w:rPr>
          <w:rFonts w:asciiTheme="minorHAnsi" w:hAnsiTheme="minorHAnsi" w:cstheme="minorHAnsi"/>
        </w:rPr>
        <w:t>, se necessário, a saber:</w:t>
      </w:r>
    </w:p>
    <w:p w14:paraId="3F3B708F" w14:textId="29947C5D" w:rsidR="00203B62" w:rsidRPr="008F18EC" w:rsidRDefault="001F11CF"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A p</w:t>
      </w:r>
      <w:r w:rsidR="00203B62" w:rsidRPr="008F18EC">
        <w:rPr>
          <w:rFonts w:asciiTheme="minorHAnsi" w:hAnsiTheme="minorHAnsi" w:cstheme="minorHAnsi"/>
        </w:rPr>
        <w:t xml:space="preserve">rimeira etapa consiste no </w:t>
      </w:r>
      <w:r w:rsidR="00203B62" w:rsidRPr="008F18EC">
        <w:rPr>
          <w:rFonts w:asciiTheme="minorHAnsi" w:hAnsiTheme="minorHAnsi" w:cstheme="minorHAnsi"/>
          <w:b/>
          <w:bCs/>
        </w:rPr>
        <w:t>D</w:t>
      </w:r>
      <w:r w:rsidR="00565D7C" w:rsidRPr="008F18EC">
        <w:rPr>
          <w:rFonts w:asciiTheme="minorHAnsi" w:hAnsiTheme="minorHAnsi" w:cstheme="minorHAnsi"/>
          <w:b/>
          <w:bCs/>
        </w:rPr>
        <w:t xml:space="preserve">esconto sobre a </w:t>
      </w:r>
      <w:r w:rsidR="002819CC" w:rsidRPr="008F18EC">
        <w:rPr>
          <w:rFonts w:asciiTheme="minorHAnsi" w:hAnsiTheme="minorHAnsi" w:cstheme="minorHAnsi"/>
          <w:b/>
          <w:bCs/>
        </w:rPr>
        <w:t xml:space="preserve">Tarifa de Referência </w:t>
      </w:r>
      <w:proofErr w:type="spellStart"/>
      <w:r w:rsidR="002819CC" w:rsidRPr="008F18EC">
        <w:rPr>
          <w:rFonts w:asciiTheme="minorHAnsi" w:hAnsiTheme="minorHAnsi" w:cstheme="minorHAnsi"/>
          <w:b/>
          <w:bCs/>
        </w:rPr>
        <w:t>Pré</w:t>
      </w:r>
      <w:proofErr w:type="spellEnd"/>
      <w:r w:rsidR="002819CC" w:rsidRPr="008F18EC">
        <w:rPr>
          <w:rFonts w:asciiTheme="minorHAnsi" w:hAnsiTheme="minorHAnsi" w:cstheme="minorHAnsi"/>
          <w:b/>
          <w:bCs/>
        </w:rPr>
        <w:t>-Leilão</w:t>
      </w:r>
      <w:r w:rsidR="00203B62" w:rsidRPr="008F18EC">
        <w:rPr>
          <w:rFonts w:asciiTheme="minorHAnsi" w:hAnsiTheme="minorHAnsi" w:cstheme="minorHAnsi"/>
        </w:rPr>
        <w:t xml:space="preserve">, </w:t>
      </w:r>
      <w:r w:rsidR="00CB3973" w:rsidRPr="008F18EC">
        <w:rPr>
          <w:rFonts w:asciiTheme="minorHAnsi" w:hAnsiTheme="minorHAnsi" w:cstheme="minorHAnsi"/>
        </w:rPr>
        <w:t>em que poderá</w:t>
      </w:r>
      <w:r w:rsidR="00203B62" w:rsidRPr="008F18EC">
        <w:rPr>
          <w:rFonts w:asciiTheme="minorHAnsi" w:hAnsiTheme="minorHAnsi" w:cstheme="minorHAnsi"/>
        </w:rPr>
        <w:t xml:space="preserve"> </w:t>
      </w:r>
      <w:r w:rsidR="00CB3973" w:rsidRPr="008F18EC">
        <w:rPr>
          <w:rFonts w:asciiTheme="minorHAnsi" w:hAnsiTheme="minorHAnsi" w:cstheme="minorHAnsi"/>
        </w:rPr>
        <w:t>ser definido</w:t>
      </w:r>
      <w:r w:rsidR="00203B62" w:rsidRPr="008F18EC">
        <w:rPr>
          <w:rFonts w:asciiTheme="minorHAnsi" w:hAnsiTheme="minorHAnsi" w:cstheme="minorHAnsi"/>
        </w:rPr>
        <w:t xml:space="preserve"> o vencedor do </w:t>
      </w:r>
      <w:r w:rsidR="00203B62" w:rsidRPr="008F18EC">
        <w:rPr>
          <w:rFonts w:asciiTheme="minorHAnsi" w:hAnsiTheme="minorHAnsi" w:cstheme="minorHAnsi"/>
          <w:b/>
          <w:bCs/>
        </w:rPr>
        <w:t>Leilão</w:t>
      </w:r>
      <w:r w:rsidR="00203B62" w:rsidRPr="008F18EC">
        <w:rPr>
          <w:rFonts w:asciiTheme="minorHAnsi" w:hAnsiTheme="minorHAnsi" w:cstheme="minorHAnsi"/>
        </w:rPr>
        <w:t xml:space="preserve">, caso algum </w:t>
      </w:r>
      <w:r w:rsidR="00203B62" w:rsidRPr="008F18EC">
        <w:rPr>
          <w:rFonts w:asciiTheme="minorHAnsi" w:hAnsiTheme="minorHAnsi" w:cstheme="minorHAnsi"/>
          <w:b/>
          <w:bCs/>
        </w:rPr>
        <w:t>Proponente</w:t>
      </w:r>
      <w:r w:rsidR="00203B62" w:rsidRPr="008F18EC">
        <w:rPr>
          <w:rFonts w:asciiTheme="minorHAnsi" w:hAnsiTheme="minorHAnsi" w:cstheme="minorHAnsi"/>
        </w:rPr>
        <w:t xml:space="preserve"> oferte isoladamente o maior </w:t>
      </w:r>
      <w:r w:rsidR="00934B79" w:rsidRPr="008F18EC">
        <w:rPr>
          <w:rFonts w:asciiTheme="minorHAnsi" w:hAnsiTheme="minorHAnsi" w:cstheme="minorHAnsi"/>
        </w:rPr>
        <w:t xml:space="preserve">desconto </w:t>
      </w:r>
      <w:r w:rsidR="00CB3973" w:rsidRPr="008F18EC">
        <w:rPr>
          <w:rFonts w:asciiTheme="minorHAnsi" w:hAnsiTheme="minorHAnsi" w:cstheme="minorHAnsi"/>
        </w:rPr>
        <w:t>e desde que atendidos os</w:t>
      </w:r>
      <w:r w:rsidR="00203B62" w:rsidRPr="008F18EC">
        <w:rPr>
          <w:rFonts w:asciiTheme="minorHAnsi" w:hAnsiTheme="minorHAnsi" w:cstheme="minorHAnsi"/>
        </w:rPr>
        <w:t xml:space="preserve"> critérios </w:t>
      </w:r>
      <w:r w:rsidR="00CB3973" w:rsidRPr="008F18EC">
        <w:rPr>
          <w:rFonts w:asciiTheme="minorHAnsi" w:hAnsiTheme="minorHAnsi" w:cstheme="minorHAnsi"/>
        </w:rPr>
        <w:t>constantes</w:t>
      </w:r>
      <w:r w:rsidR="00203B62" w:rsidRPr="008F18EC">
        <w:rPr>
          <w:rFonts w:asciiTheme="minorHAnsi" w:hAnsiTheme="minorHAnsi" w:cstheme="minorHAnsi"/>
        </w:rPr>
        <w:t xml:space="preserve"> no Item </w:t>
      </w:r>
      <w:r w:rsidR="00806438" w:rsidRPr="008F18EC">
        <w:rPr>
          <w:rFonts w:asciiTheme="minorHAnsi" w:hAnsiTheme="minorHAnsi" w:cstheme="minorHAnsi"/>
        </w:rPr>
        <w:fldChar w:fldCharType="begin"/>
      </w:r>
      <w:r w:rsidR="00806438" w:rsidRPr="008F18EC">
        <w:rPr>
          <w:rFonts w:asciiTheme="minorHAnsi" w:hAnsiTheme="minorHAnsi" w:cstheme="minorHAnsi"/>
        </w:rPr>
        <w:instrText xml:space="preserve"> REF _Ref197420702 \r \h </w:instrText>
      </w:r>
      <w:r w:rsidR="00806438" w:rsidRPr="008F18EC">
        <w:rPr>
          <w:rFonts w:asciiTheme="minorHAnsi" w:hAnsiTheme="minorHAnsi" w:cstheme="minorHAnsi"/>
        </w:rPr>
      </w:r>
      <w:r w:rsidR="00806438" w:rsidRPr="008F18EC">
        <w:rPr>
          <w:rFonts w:asciiTheme="minorHAnsi" w:hAnsiTheme="minorHAnsi" w:cstheme="minorHAnsi"/>
        </w:rPr>
        <w:fldChar w:fldCharType="separate"/>
      </w:r>
      <w:r w:rsidR="00D1220B" w:rsidRPr="008F18EC">
        <w:rPr>
          <w:rFonts w:asciiTheme="minorHAnsi" w:hAnsiTheme="minorHAnsi" w:cstheme="minorHAnsi"/>
        </w:rPr>
        <w:t>5.13</w:t>
      </w:r>
      <w:r w:rsidR="00806438" w:rsidRPr="008F18EC">
        <w:rPr>
          <w:rFonts w:asciiTheme="minorHAnsi" w:hAnsiTheme="minorHAnsi" w:cstheme="minorHAnsi"/>
        </w:rPr>
        <w:fldChar w:fldCharType="end"/>
      </w:r>
      <w:r w:rsidR="00203B62" w:rsidRPr="008F18EC">
        <w:rPr>
          <w:rFonts w:asciiTheme="minorHAnsi" w:hAnsiTheme="minorHAnsi" w:cstheme="minorHAnsi"/>
        </w:rPr>
        <w:t>; e</w:t>
      </w:r>
    </w:p>
    <w:p w14:paraId="5A3EC464" w14:textId="283D9B07" w:rsidR="00565D7C" w:rsidRPr="008F18EC" w:rsidRDefault="00C05099"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A s</w:t>
      </w:r>
      <w:r w:rsidR="00203B62" w:rsidRPr="008F18EC">
        <w:rPr>
          <w:rFonts w:asciiTheme="minorHAnsi" w:hAnsiTheme="minorHAnsi" w:cstheme="minorHAnsi"/>
        </w:rPr>
        <w:t>egunda etapa</w:t>
      </w:r>
      <w:r w:rsidR="00565D7C" w:rsidRPr="008F18EC">
        <w:rPr>
          <w:rFonts w:asciiTheme="minorHAnsi" w:hAnsiTheme="minorHAnsi" w:cstheme="minorHAnsi"/>
        </w:rPr>
        <w:t xml:space="preserve"> </w:t>
      </w:r>
      <w:r w:rsidR="00203B62" w:rsidRPr="008F18EC">
        <w:rPr>
          <w:rFonts w:asciiTheme="minorHAnsi" w:hAnsiTheme="minorHAnsi" w:cstheme="minorHAnsi"/>
        </w:rPr>
        <w:t>consiste n</w:t>
      </w:r>
      <w:r w:rsidR="00776514" w:rsidRPr="008F18EC">
        <w:rPr>
          <w:rFonts w:asciiTheme="minorHAnsi" w:hAnsiTheme="minorHAnsi" w:cstheme="minorHAnsi"/>
        </w:rPr>
        <w:t>a disputa pel</w:t>
      </w:r>
      <w:r w:rsidR="00203B62" w:rsidRPr="008F18EC">
        <w:rPr>
          <w:rFonts w:asciiTheme="minorHAnsi" w:hAnsiTheme="minorHAnsi" w:cstheme="minorHAnsi"/>
        </w:rPr>
        <w:t>o</w:t>
      </w:r>
      <w:r w:rsidR="00565D7C" w:rsidRPr="008F18EC">
        <w:rPr>
          <w:rFonts w:asciiTheme="minorHAnsi" w:hAnsiTheme="minorHAnsi" w:cstheme="minorHAnsi"/>
        </w:rPr>
        <w:t xml:space="preserve"> maior </w:t>
      </w:r>
      <w:r w:rsidR="00565D7C" w:rsidRPr="008F18EC">
        <w:rPr>
          <w:rFonts w:asciiTheme="minorHAnsi" w:hAnsiTheme="minorHAnsi" w:cstheme="minorHAnsi"/>
          <w:b/>
          <w:bCs/>
        </w:rPr>
        <w:t>Valor de Outorga</w:t>
      </w:r>
      <w:r w:rsidR="00565D7C" w:rsidRPr="008F18EC">
        <w:rPr>
          <w:rFonts w:asciiTheme="minorHAnsi" w:hAnsiTheme="minorHAnsi" w:cstheme="minorHAnsi"/>
        </w:rPr>
        <w:t xml:space="preserve">, </w:t>
      </w:r>
      <w:r w:rsidR="00203B62" w:rsidRPr="008F18EC">
        <w:rPr>
          <w:rFonts w:asciiTheme="minorHAnsi" w:hAnsiTheme="minorHAnsi" w:cstheme="minorHAnsi"/>
        </w:rPr>
        <w:t xml:space="preserve">a ser realizada em caso de empate entre </w:t>
      </w:r>
      <w:r w:rsidR="00203B62" w:rsidRPr="008F18EC">
        <w:rPr>
          <w:rFonts w:asciiTheme="minorHAnsi" w:hAnsiTheme="minorHAnsi" w:cstheme="minorHAnsi"/>
          <w:b/>
          <w:bCs/>
        </w:rPr>
        <w:t>Proponentes</w:t>
      </w:r>
      <w:r w:rsidR="00203B62" w:rsidRPr="008F18EC">
        <w:rPr>
          <w:rFonts w:asciiTheme="minorHAnsi" w:hAnsiTheme="minorHAnsi" w:cstheme="minorHAnsi"/>
        </w:rPr>
        <w:t xml:space="preserve"> na primeira etapa</w:t>
      </w:r>
      <w:r w:rsidR="00776514" w:rsidRPr="008F18EC">
        <w:rPr>
          <w:rFonts w:asciiTheme="minorHAnsi" w:hAnsiTheme="minorHAnsi" w:cstheme="minorHAnsi"/>
        </w:rPr>
        <w:t xml:space="preserve">, alcançando-se ou não o limite de desconto máximo de que trata </w:t>
      </w:r>
      <w:r w:rsidR="00DF03C6" w:rsidRPr="008F18EC">
        <w:rPr>
          <w:rFonts w:asciiTheme="minorHAnsi" w:hAnsiTheme="minorHAnsi" w:cstheme="minorHAnsi"/>
        </w:rPr>
        <w:t xml:space="preserve">o Item </w:t>
      </w:r>
      <w:r w:rsidR="00DF03C6" w:rsidRPr="008F18EC">
        <w:rPr>
          <w:rFonts w:asciiTheme="minorHAnsi" w:hAnsiTheme="minorHAnsi" w:cstheme="minorHAnsi"/>
        </w:rPr>
        <w:fldChar w:fldCharType="begin"/>
      </w:r>
      <w:r w:rsidR="00DF03C6" w:rsidRPr="008F18EC">
        <w:rPr>
          <w:rFonts w:asciiTheme="minorHAnsi" w:hAnsiTheme="minorHAnsi" w:cstheme="minorHAnsi"/>
        </w:rPr>
        <w:instrText xml:space="preserve"> REF _Ref197342229 \r \h </w:instrText>
      </w:r>
      <w:r w:rsidR="00DF03C6" w:rsidRPr="008F18EC">
        <w:rPr>
          <w:rFonts w:asciiTheme="minorHAnsi" w:hAnsiTheme="minorHAnsi" w:cstheme="minorHAnsi"/>
        </w:rPr>
      </w:r>
      <w:r w:rsidR="00DF03C6" w:rsidRPr="008F18EC">
        <w:rPr>
          <w:rFonts w:asciiTheme="minorHAnsi" w:hAnsiTheme="minorHAnsi" w:cstheme="minorHAnsi"/>
        </w:rPr>
        <w:fldChar w:fldCharType="separate"/>
      </w:r>
      <w:r w:rsidR="00DF03C6" w:rsidRPr="008F18EC">
        <w:rPr>
          <w:rFonts w:asciiTheme="minorHAnsi" w:hAnsiTheme="minorHAnsi" w:cstheme="minorHAnsi"/>
        </w:rPr>
        <w:t>4.15</w:t>
      </w:r>
      <w:r w:rsidR="00DF03C6" w:rsidRPr="008F18EC">
        <w:rPr>
          <w:rFonts w:asciiTheme="minorHAnsi" w:hAnsiTheme="minorHAnsi" w:cstheme="minorHAnsi"/>
        </w:rPr>
        <w:fldChar w:fldCharType="end"/>
      </w:r>
      <w:r w:rsidR="00203B62" w:rsidRPr="008F18EC">
        <w:rPr>
          <w:rFonts w:asciiTheme="minorHAnsi" w:hAnsiTheme="minorHAnsi" w:cstheme="minorHAnsi"/>
        </w:rPr>
        <w:t>.</w:t>
      </w:r>
    </w:p>
    <w:p w14:paraId="3AD7A72E" w14:textId="2D064B4B" w:rsidR="00D34A30" w:rsidRPr="008F18EC" w:rsidRDefault="008D1DC3" w:rsidP="00C041E5">
      <w:pPr>
        <w:pStyle w:val="PargrafodaLista"/>
        <w:numPr>
          <w:ilvl w:val="3"/>
          <w:numId w:val="5"/>
        </w:numPr>
        <w:spacing w:before="240" w:after="240" w:line="300" w:lineRule="exact"/>
        <w:ind w:left="567" w:firstLine="0"/>
        <w:rPr>
          <w:rFonts w:asciiTheme="minorHAnsi" w:hAnsiTheme="minorHAnsi" w:cstheme="minorHAnsi"/>
        </w:rPr>
      </w:pPr>
      <w:r w:rsidRPr="008F18EC">
        <w:rPr>
          <w:rFonts w:asciiTheme="minorHAnsi" w:hAnsiTheme="minorHAnsi" w:cstheme="minorHAnsi"/>
        </w:rPr>
        <w:t>Na hipótese de haver</w:t>
      </w:r>
      <w:r w:rsidR="00D34A30" w:rsidRPr="008F18EC">
        <w:rPr>
          <w:rFonts w:asciiTheme="minorHAnsi" w:hAnsiTheme="minorHAnsi" w:cstheme="minorHAnsi"/>
        </w:rPr>
        <w:t xml:space="preserve"> </w:t>
      </w:r>
      <w:r w:rsidR="00D34A30" w:rsidRPr="008F18EC">
        <w:rPr>
          <w:rFonts w:asciiTheme="minorHAnsi" w:hAnsiTheme="minorHAnsi" w:cstheme="minorHAnsi"/>
          <w:b/>
          <w:bCs/>
        </w:rPr>
        <w:t xml:space="preserve">Proponente </w:t>
      </w:r>
      <w:r w:rsidR="00D34A30" w:rsidRPr="008F18EC">
        <w:rPr>
          <w:rFonts w:asciiTheme="minorHAnsi" w:hAnsiTheme="minorHAnsi" w:cstheme="minorHAnsi"/>
        </w:rPr>
        <w:t>declarada vencedora na primeira etapa</w:t>
      </w:r>
      <w:r w:rsidRPr="008F18EC">
        <w:rPr>
          <w:rFonts w:asciiTheme="minorHAnsi" w:hAnsiTheme="minorHAnsi" w:cstheme="minorHAnsi"/>
        </w:rPr>
        <w:t xml:space="preserve">, esta deverá arcar com o </w:t>
      </w:r>
      <w:r w:rsidRPr="008F18EC">
        <w:rPr>
          <w:rFonts w:asciiTheme="minorHAnsi" w:hAnsiTheme="minorHAnsi" w:cstheme="minorHAnsi"/>
          <w:b/>
          <w:bCs/>
        </w:rPr>
        <w:t>Valor de Outorga</w:t>
      </w:r>
      <w:r w:rsidRPr="008F18EC">
        <w:rPr>
          <w:rFonts w:asciiTheme="minorHAnsi" w:hAnsiTheme="minorHAnsi" w:cstheme="minorHAnsi"/>
        </w:rPr>
        <w:t xml:space="preserve"> constante na sua </w:t>
      </w:r>
      <w:r w:rsidRPr="008F18EC">
        <w:rPr>
          <w:rFonts w:asciiTheme="minorHAnsi" w:hAnsiTheme="minorHAnsi" w:cstheme="minorHAnsi"/>
          <w:b/>
          <w:bCs/>
        </w:rPr>
        <w:t>Proposta Econômica</w:t>
      </w:r>
      <w:r w:rsidRPr="008F18EC">
        <w:rPr>
          <w:rFonts w:asciiTheme="minorHAnsi" w:hAnsiTheme="minorHAnsi" w:cstheme="minorHAnsi"/>
        </w:rPr>
        <w:t xml:space="preserve">, nos termos estabelecidos neste </w:t>
      </w:r>
      <w:r w:rsidRPr="008F18EC">
        <w:rPr>
          <w:rFonts w:asciiTheme="minorHAnsi" w:hAnsiTheme="minorHAnsi" w:cstheme="minorHAnsi"/>
          <w:b/>
          <w:bCs/>
        </w:rPr>
        <w:t>Edital</w:t>
      </w:r>
      <w:r w:rsidRPr="008F18EC">
        <w:rPr>
          <w:rFonts w:asciiTheme="minorHAnsi" w:hAnsiTheme="minorHAnsi" w:cstheme="minorHAnsi"/>
        </w:rPr>
        <w:t>.</w:t>
      </w:r>
    </w:p>
    <w:p w14:paraId="1B3AA8C1" w14:textId="07A743C6" w:rsidR="006F2F68" w:rsidRPr="008F18EC" w:rsidRDefault="009F5ABF" w:rsidP="00C041E5">
      <w:pPr>
        <w:pStyle w:val="Corpodetexto"/>
        <w:numPr>
          <w:ilvl w:val="1"/>
          <w:numId w:val="5"/>
        </w:numPr>
        <w:tabs>
          <w:tab w:val="left" w:pos="1814"/>
        </w:tabs>
        <w:spacing w:before="240" w:after="240" w:line="300" w:lineRule="exact"/>
        <w:ind w:left="0" w:firstLine="0"/>
        <w:jc w:val="both"/>
        <w:rPr>
          <w:rFonts w:asciiTheme="minorHAnsi" w:hAnsiTheme="minorHAnsi" w:cstheme="minorHAnsi"/>
        </w:rPr>
      </w:pPr>
      <w:bookmarkStart w:id="443" w:name="_Ref197420702"/>
      <w:r w:rsidRPr="008F18EC">
        <w:rPr>
          <w:rFonts w:asciiTheme="minorHAnsi" w:hAnsiTheme="minorHAnsi" w:cstheme="minorHAnsi"/>
        </w:rPr>
        <w:t xml:space="preserve">Iniciada a </w:t>
      </w:r>
      <w:r w:rsidRPr="008F18EC">
        <w:rPr>
          <w:rFonts w:asciiTheme="minorHAnsi" w:hAnsiTheme="minorHAnsi" w:cstheme="minorHAnsi"/>
          <w:b/>
          <w:bCs/>
        </w:rPr>
        <w:t>Sessão Pública do Leilão</w:t>
      </w:r>
      <w:r w:rsidRPr="008F18EC">
        <w:rPr>
          <w:rFonts w:asciiTheme="minorHAnsi" w:hAnsiTheme="minorHAnsi" w:cstheme="minorHAnsi"/>
        </w:rPr>
        <w:t xml:space="preserve">, proceder-se-á à abertura da </w:t>
      </w:r>
      <w:r w:rsidRPr="008F18EC">
        <w:rPr>
          <w:rFonts w:asciiTheme="minorHAnsi" w:hAnsiTheme="minorHAnsi" w:cstheme="minorHAnsi"/>
          <w:b/>
          <w:bCs/>
        </w:rPr>
        <w:t>Proposta Econômica</w:t>
      </w:r>
      <w:r w:rsidRPr="008F18EC">
        <w:rPr>
          <w:rFonts w:asciiTheme="minorHAnsi" w:hAnsiTheme="minorHAnsi" w:cstheme="minorHAnsi"/>
        </w:rPr>
        <w:t xml:space="preserve"> escrita, contendo </w:t>
      </w:r>
      <w:r w:rsidR="00DF03C6" w:rsidRPr="008F18EC">
        <w:rPr>
          <w:rFonts w:asciiTheme="minorHAnsi" w:hAnsiTheme="minorHAnsi" w:cstheme="minorHAnsi"/>
        </w:rPr>
        <w:t>a oferta referente ao</w:t>
      </w:r>
      <w:r w:rsidRPr="008F18EC">
        <w:rPr>
          <w:rFonts w:asciiTheme="minorHAnsi" w:hAnsiTheme="minorHAnsi" w:cstheme="minorHAnsi"/>
        </w:rPr>
        <w:t xml:space="preserve"> </w:t>
      </w:r>
      <w:r w:rsidRPr="008F18EC">
        <w:rPr>
          <w:rFonts w:asciiTheme="minorHAnsi" w:hAnsiTheme="minorHAnsi" w:cstheme="minorHAnsi"/>
          <w:b/>
          <w:bCs/>
        </w:rPr>
        <w:t xml:space="preserve">Desconto sobre a </w:t>
      </w:r>
      <w:r w:rsidR="002819CC" w:rsidRPr="008F18EC">
        <w:rPr>
          <w:rFonts w:asciiTheme="minorHAnsi" w:hAnsiTheme="minorHAnsi" w:cstheme="minorHAnsi"/>
          <w:b/>
          <w:bCs/>
        </w:rPr>
        <w:t xml:space="preserve">Tarifa de Referência </w:t>
      </w:r>
      <w:proofErr w:type="spellStart"/>
      <w:r w:rsidR="002819CC" w:rsidRPr="008F18EC">
        <w:rPr>
          <w:rFonts w:asciiTheme="minorHAnsi" w:hAnsiTheme="minorHAnsi" w:cstheme="minorHAnsi"/>
          <w:b/>
          <w:bCs/>
        </w:rPr>
        <w:t>Pré</w:t>
      </w:r>
      <w:proofErr w:type="spellEnd"/>
      <w:r w:rsidR="002819CC" w:rsidRPr="008F18EC">
        <w:rPr>
          <w:rFonts w:asciiTheme="minorHAnsi" w:hAnsiTheme="minorHAnsi" w:cstheme="minorHAnsi"/>
          <w:b/>
          <w:bCs/>
        </w:rPr>
        <w:t>-Leilão</w:t>
      </w:r>
      <w:r w:rsidRPr="008F18EC">
        <w:rPr>
          <w:rFonts w:asciiTheme="minorHAnsi" w:hAnsiTheme="minorHAnsi" w:cstheme="minorHAnsi"/>
        </w:rPr>
        <w:t xml:space="preserve">, que não poderá exceder o desconto máximo de que trata o </w:t>
      </w:r>
      <w:r w:rsidR="00671BDE" w:rsidRPr="008F18EC">
        <w:rPr>
          <w:rFonts w:asciiTheme="minorHAnsi" w:hAnsiTheme="minorHAnsi" w:cstheme="minorHAnsi"/>
        </w:rPr>
        <w:t xml:space="preserve">Item </w:t>
      </w:r>
      <w:r w:rsidR="000E251F" w:rsidRPr="008F18EC">
        <w:rPr>
          <w:rFonts w:asciiTheme="minorHAnsi" w:hAnsiTheme="minorHAnsi" w:cstheme="minorHAnsi"/>
        </w:rPr>
        <w:fldChar w:fldCharType="begin"/>
      </w:r>
      <w:r w:rsidR="000E251F" w:rsidRPr="008F18EC">
        <w:rPr>
          <w:rFonts w:asciiTheme="minorHAnsi" w:hAnsiTheme="minorHAnsi" w:cstheme="minorHAnsi"/>
        </w:rPr>
        <w:instrText xml:space="preserve"> REF _Ref197342229 \r \h </w:instrText>
      </w:r>
      <w:r w:rsidR="000E251F" w:rsidRPr="008F18EC">
        <w:rPr>
          <w:rFonts w:asciiTheme="minorHAnsi" w:hAnsiTheme="minorHAnsi" w:cstheme="minorHAnsi"/>
        </w:rPr>
      </w:r>
      <w:r w:rsidR="000E251F" w:rsidRPr="008F18EC">
        <w:rPr>
          <w:rFonts w:asciiTheme="minorHAnsi" w:hAnsiTheme="minorHAnsi" w:cstheme="minorHAnsi"/>
        </w:rPr>
        <w:fldChar w:fldCharType="separate"/>
      </w:r>
      <w:r w:rsidR="000E251F" w:rsidRPr="008F18EC">
        <w:rPr>
          <w:rFonts w:asciiTheme="minorHAnsi" w:hAnsiTheme="minorHAnsi" w:cstheme="minorHAnsi"/>
        </w:rPr>
        <w:t>4.15</w:t>
      </w:r>
      <w:r w:rsidR="000E251F" w:rsidRPr="008F18EC">
        <w:rPr>
          <w:rFonts w:asciiTheme="minorHAnsi" w:hAnsiTheme="minorHAnsi" w:cstheme="minorHAnsi"/>
        </w:rPr>
        <w:fldChar w:fldCharType="end"/>
      </w:r>
      <w:r w:rsidRPr="008F18EC">
        <w:rPr>
          <w:rFonts w:asciiTheme="minorHAnsi" w:hAnsiTheme="minorHAnsi" w:cstheme="minorHAnsi"/>
        </w:rPr>
        <w:t>.</w:t>
      </w:r>
      <w:bookmarkEnd w:id="443"/>
    </w:p>
    <w:p w14:paraId="5C441B09" w14:textId="04FED2F2" w:rsidR="006F2F68" w:rsidRPr="008F18EC" w:rsidRDefault="006F2F68" w:rsidP="00C041E5">
      <w:pPr>
        <w:pStyle w:val="Corpodetexto"/>
        <w:numPr>
          <w:ilvl w:val="2"/>
          <w:numId w:val="5"/>
        </w:numPr>
        <w:tabs>
          <w:tab w:val="left" w:pos="1814"/>
        </w:tabs>
        <w:spacing w:before="240" w:after="240" w:line="300" w:lineRule="exact"/>
        <w:ind w:left="574" w:firstLine="0"/>
        <w:jc w:val="both"/>
        <w:rPr>
          <w:rFonts w:asciiTheme="minorHAnsi" w:hAnsiTheme="minorHAnsi" w:cstheme="minorHAnsi"/>
        </w:rPr>
      </w:pPr>
      <w:r w:rsidRPr="008F18EC">
        <w:rPr>
          <w:rFonts w:asciiTheme="minorHAnsi" w:hAnsiTheme="minorHAnsi" w:cstheme="minorHAnsi"/>
        </w:rPr>
        <w:t xml:space="preserve">Ato contínuo, proceder-se-á à classificação preliminar das </w:t>
      </w:r>
      <w:r w:rsidRPr="008F18EC">
        <w:rPr>
          <w:rFonts w:asciiTheme="minorHAnsi" w:hAnsiTheme="minorHAnsi" w:cstheme="minorHAnsi"/>
          <w:b/>
          <w:bCs/>
        </w:rPr>
        <w:t>Proponentes</w:t>
      </w:r>
      <w:r w:rsidRPr="008F18EC">
        <w:rPr>
          <w:rFonts w:asciiTheme="minorHAnsi" w:hAnsiTheme="minorHAnsi" w:cstheme="minorHAnsi"/>
        </w:rPr>
        <w:t xml:space="preserve"> de acordo com as suas respectivas ofertas de </w:t>
      </w:r>
      <w:r w:rsidR="00560F0C" w:rsidRPr="008F18EC">
        <w:rPr>
          <w:rFonts w:asciiTheme="minorHAnsi" w:hAnsiTheme="minorHAnsi" w:cstheme="minorHAnsi"/>
          <w:b/>
          <w:bCs/>
        </w:rPr>
        <w:t xml:space="preserve">Desconto sobre a </w:t>
      </w:r>
      <w:r w:rsidR="002819CC" w:rsidRPr="008F18EC">
        <w:rPr>
          <w:rFonts w:asciiTheme="minorHAnsi" w:hAnsiTheme="minorHAnsi" w:cstheme="minorHAnsi"/>
          <w:b/>
          <w:bCs/>
        </w:rPr>
        <w:t xml:space="preserve">Tarifa de Referência </w:t>
      </w:r>
      <w:proofErr w:type="spellStart"/>
      <w:r w:rsidR="002819CC" w:rsidRPr="008F18EC">
        <w:rPr>
          <w:rFonts w:asciiTheme="minorHAnsi" w:hAnsiTheme="minorHAnsi" w:cstheme="minorHAnsi"/>
          <w:b/>
          <w:bCs/>
        </w:rPr>
        <w:t>Pré</w:t>
      </w:r>
      <w:proofErr w:type="spellEnd"/>
      <w:r w:rsidR="002819CC" w:rsidRPr="008F18EC">
        <w:rPr>
          <w:rFonts w:asciiTheme="minorHAnsi" w:hAnsiTheme="minorHAnsi" w:cstheme="minorHAnsi"/>
          <w:b/>
          <w:bCs/>
        </w:rPr>
        <w:t>-Leilão</w:t>
      </w:r>
      <w:r w:rsidRPr="008F18EC">
        <w:rPr>
          <w:rFonts w:asciiTheme="minorHAnsi" w:hAnsiTheme="minorHAnsi" w:cstheme="minorHAnsi"/>
        </w:rPr>
        <w:t xml:space="preserve">, em ordem decrescente. </w:t>
      </w:r>
    </w:p>
    <w:p w14:paraId="7CE2F267" w14:textId="7FEB4705" w:rsidR="00B96F71" w:rsidRPr="008F18EC" w:rsidRDefault="00C05099" w:rsidP="00C041E5">
      <w:pPr>
        <w:pStyle w:val="Corpodetexto"/>
        <w:numPr>
          <w:ilvl w:val="2"/>
          <w:numId w:val="5"/>
        </w:numPr>
        <w:tabs>
          <w:tab w:val="left" w:pos="1814"/>
        </w:tabs>
        <w:spacing w:before="240" w:after="240" w:line="300" w:lineRule="exact"/>
        <w:ind w:left="574" w:firstLine="0"/>
        <w:jc w:val="both"/>
        <w:rPr>
          <w:rFonts w:asciiTheme="minorHAnsi" w:hAnsiTheme="minorHAnsi" w:cstheme="minorHAnsi"/>
        </w:rPr>
      </w:pPr>
      <w:r w:rsidRPr="008F18EC">
        <w:rPr>
          <w:rFonts w:asciiTheme="minorHAnsi" w:hAnsiTheme="minorHAnsi" w:cstheme="minorHAnsi"/>
        </w:rPr>
        <w:t>Os</w:t>
      </w:r>
      <w:r w:rsidR="00B96F71" w:rsidRPr="008F18EC">
        <w:rPr>
          <w:rFonts w:asciiTheme="minorHAnsi" w:hAnsiTheme="minorHAnsi" w:cstheme="minorHAnsi"/>
        </w:rPr>
        <w:t xml:space="preserve"> </w:t>
      </w:r>
      <w:r w:rsidR="00B96F71" w:rsidRPr="008F18EC">
        <w:rPr>
          <w:rFonts w:asciiTheme="minorHAnsi" w:hAnsiTheme="minorHAnsi" w:cstheme="minorHAnsi"/>
          <w:b/>
          <w:bCs/>
        </w:rPr>
        <w:t>Proponentes</w:t>
      </w:r>
      <w:r w:rsidR="00B96F71" w:rsidRPr="008F18EC">
        <w:rPr>
          <w:rFonts w:asciiTheme="minorHAnsi" w:hAnsiTheme="minorHAnsi" w:cstheme="minorHAnsi"/>
        </w:rPr>
        <w:t xml:space="preserve"> </w:t>
      </w:r>
      <w:r w:rsidRPr="008F18EC">
        <w:rPr>
          <w:rFonts w:asciiTheme="minorHAnsi" w:hAnsiTheme="minorHAnsi" w:cstheme="minorHAnsi"/>
        </w:rPr>
        <w:t xml:space="preserve">que realizem lances </w:t>
      </w:r>
      <w:r w:rsidR="00B96F71" w:rsidRPr="008F18EC">
        <w:rPr>
          <w:rFonts w:asciiTheme="minorHAnsi" w:hAnsiTheme="minorHAnsi" w:cstheme="minorHAnsi"/>
        </w:rPr>
        <w:t xml:space="preserve">de até </w:t>
      </w:r>
      <w:r w:rsidR="003C2752" w:rsidRPr="008F18EC">
        <w:rPr>
          <w:rFonts w:asciiTheme="minorHAnsi" w:hAnsiTheme="minorHAnsi" w:cstheme="minorHAnsi"/>
        </w:rPr>
        <w:t>[</w:t>
      </w:r>
      <w:r w:rsidR="00B96F71" w:rsidRPr="008F18EC">
        <w:rPr>
          <w:rFonts w:asciiTheme="minorHAnsi" w:hAnsiTheme="minorHAnsi" w:cstheme="minorHAnsi"/>
          <w:highlight w:val="yellow"/>
        </w:rPr>
        <w:t>20% (vinte por cento)</w:t>
      </w:r>
      <w:r w:rsidR="003C2752" w:rsidRPr="008F18EC">
        <w:rPr>
          <w:rFonts w:asciiTheme="minorHAnsi" w:hAnsiTheme="minorHAnsi" w:cstheme="minorHAnsi"/>
        </w:rPr>
        <w:t>]</w:t>
      </w:r>
      <w:r w:rsidR="00B96F71" w:rsidRPr="008F18EC">
        <w:rPr>
          <w:rFonts w:asciiTheme="minorHAnsi" w:hAnsiTheme="minorHAnsi" w:cstheme="minorHAnsi"/>
        </w:rPr>
        <w:t xml:space="preserve"> menor</w:t>
      </w:r>
      <w:r w:rsidR="00A13813" w:rsidRPr="008F18EC">
        <w:rPr>
          <w:rFonts w:asciiTheme="minorHAnsi" w:hAnsiTheme="minorHAnsi" w:cstheme="minorHAnsi"/>
        </w:rPr>
        <w:t>es</w:t>
      </w:r>
      <w:r w:rsidR="00B96F71" w:rsidRPr="008F18EC">
        <w:rPr>
          <w:rFonts w:asciiTheme="minorHAnsi" w:hAnsiTheme="minorHAnsi" w:cstheme="minorHAnsi"/>
        </w:rPr>
        <w:t xml:space="preserve"> do que o </w:t>
      </w:r>
      <w:r w:rsidR="00B96F71" w:rsidRPr="008F18EC">
        <w:rPr>
          <w:rFonts w:asciiTheme="minorHAnsi" w:hAnsiTheme="minorHAnsi" w:cstheme="minorHAnsi"/>
          <w:b/>
          <w:bCs/>
        </w:rPr>
        <w:t>Proponente</w:t>
      </w:r>
      <w:r w:rsidR="00B96F71" w:rsidRPr="008F18EC">
        <w:rPr>
          <w:rFonts w:asciiTheme="minorHAnsi" w:hAnsiTheme="minorHAnsi" w:cstheme="minorHAnsi"/>
        </w:rPr>
        <w:t xml:space="preserve"> que executou o lance de maior desconto classificam-se para a etapa de viva-voz referente ao </w:t>
      </w:r>
      <w:r w:rsidR="00B96F71" w:rsidRPr="008F18EC">
        <w:rPr>
          <w:rFonts w:asciiTheme="minorHAnsi" w:hAnsiTheme="minorHAnsi" w:cstheme="minorHAnsi"/>
          <w:b/>
          <w:bCs/>
        </w:rPr>
        <w:t xml:space="preserve">Desconto sobre a </w:t>
      </w:r>
      <w:r w:rsidR="002819CC" w:rsidRPr="008F18EC">
        <w:rPr>
          <w:rFonts w:asciiTheme="minorHAnsi" w:hAnsiTheme="minorHAnsi" w:cstheme="minorHAnsi"/>
          <w:b/>
          <w:bCs/>
        </w:rPr>
        <w:t xml:space="preserve">Tarifa de Referência </w:t>
      </w:r>
      <w:proofErr w:type="spellStart"/>
      <w:r w:rsidR="002819CC" w:rsidRPr="008F18EC">
        <w:rPr>
          <w:rFonts w:asciiTheme="minorHAnsi" w:hAnsiTheme="minorHAnsi" w:cstheme="minorHAnsi"/>
          <w:b/>
          <w:bCs/>
        </w:rPr>
        <w:t>Pré</w:t>
      </w:r>
      <w:proofErr w:type="spellEnd"/>
      <w:r w:rsidR="002819CC" w:rsidRPr="008F18EC">
        <w:rPr>
          <w:rFonts w:asciiTheme="minorHAnsi" w:hAnsiTheme="minorHAnsi" w:cstheme="minorHAnsi"/>
          <w:b/>
          <w:bCs/>
        </w:rPr>
        <w:t>-Leilão</w:t>
      </w:r>
      <w:r w:rsidR="00B96F71" w:rsidRPr="008F18EC">
        <w:rPr>
          <w:rFonts w:asciiTheme="minorHAnsi" w:hAnsiTheme="minorHAnsi" w:cstheme="minorHAnsi"/>
        </w:rPr>
        <w:t xml:space="preserve"> juntamente com o </w:t>
      </w:r>
      <w:r w:rsidR="00B96F71" w:rsidRPr="008F18EC">
        <w:rPr>
          <w:rFonts w:asciiTheme="minorHAnsi" w:hAnsiTheme="minorHAnsi" w:cstheme="minorHAnsi"/>
          <w:b/>
          <w:bCs/>
        </w:rPr>
        <w:t>Proponente</w:t>
      </w:r>
      <w:r w:rsidR="00B96F71" w:rsidRPr="008F18EC">
        <w:rPr>
          <w:rFonts w:asciiTheme="minorHAnsi" w:hAnsiTheme="minorHAnsi" w:cstheme="minorHAnsi"/>
        </w:rPr>
        <w:t xml:space="preserve"> que apresentou o maior desconto</w:t>
      </w:r>
      <w:r w:rsidR="003C2752" w:rsidRPr="008F18EC">
        <w:rPr>
          <w:rFonts w:asciiTheme="minorHAnsi" w:hAnsiTheme="minorHAnsi" w:cstheme="minorHAnsi"/>
        </w:rPr>
        <w:t>.</w:t>
      </w:r>
    </w:p>
    <w:p w14:paraId="54B71F17" w14:textId="3D823F85" w:rsidR="00B96F71" w:rsidRPr="008F18EC" w:rsidRDefault="00B96F71" w:rsidP="00C041E5">
      <w:pPr>
        <w:pStyle w:val="Corpodetexto"/>
        <w:numPr>
          <w:ilvl w:val="2"/>
          <w:numId w:val="5"/>
        </w:numPr>
        <w:tabs>
          <w:tab w:val="left" w:pos="1814"/>
        </w:tabs>
        <w:spacing w:before="240" w:after="240" w:line="300" w:lineRule="exact"/>
        <w:ind w:left="574" w:firstLine="0"/>
        <w:jc w:val="both"/>
        <w:rPr>
          <w:rFonts w:asciiTheme="minorHAnsi" w:hAnsiTheme="minorHAnsi" w:cstheme="minorHAnsi"/>
        </w:rPr>
      </w:pPr>
      <w:r w:rsidRPr="008F18EC">
        <w:rPr>
          <w:rFonts w:asciiTheme="minorHAnsi" w:hAnsiTheme="minorHAnsi" w:cstheme="minorHAnsi"/>
        </w:rPr>
        <w:lastRenderedPageBreak/>
        <w:t xml:space="preserve">Se não houver </w:t>
      </w:r>
      <w:r w:rsidRPr="008F18EC">
        <w:rPr>
          <w:rFonts w:asciiTheme="minorHAnsi" w:hAnsiTheme="minorHAnsi" w:cstheme="minorHAnsi"/>
          <w:b/>
          <w:bCs/>
        </w:rPr>
        <w:t>Proponentes</w:t>
      </w:r>
      <w:r w:rsidRPr="008F18EC">
        <w:rPr>
          <w:rFonts w:asciiTheme="minorHAnsi" w:hAnsiTheme="minorHAnsi" w:cstheme="minorHAnsi"/>
        </w:rPr>
        <w:t xml:space="preserve"> que apresentaram lances de até </w:t>
      </w:r>
      <w:r w:rsidR="003C2752" w:rsidRPr="008F18EC">
        <w:rPr>
          <w:rFonts w:asciiTheme="minorHAnsi" w:hAnsiTheme="minorHAnsi" w:cstheme="minorHAnsi"/>
        </w:rPr>
        <w:t>[</w:t>
      </w:r>
      <w:r w:rsidRPr="008F18EC">
        <w:rPr>
          <w:rFonts w:asciiTheme="minorHAnsi" w:hAnsiTheme="minorHAnsi" w:cstheme="minorHAnsi"/>
          <w:highlight w:val="yellow"/>
        </w:rPr>
        <w:t>20% (vinte por cento)</w:t>
      </w:r>
      <w:r w:rsidR="003C2752" w:rsidRPr="008F18EC">
        <w:rPr>
          <w:rFonts w:asciiTheme="minorHAnsi" w:hAnsiTheme="minorHAnsi" w:cstheme="minorHAnsi"/>
        </w:rPr>
        <w:t>]</w:t>
      </w:r>
      <w:r w:rsidRPr="008F18EC">
        <w:rPr>
          <w:rFonts w:asciiTheme="minorHAnsi" w:hAnsiTheme="minorHAnsi" w:cstheme="minorHAnsi"/>
        </w:rPr>
        <w:t xml:space="preserve"> menor</w:t>
      </w:r>
      <w:r w:rsidR="00A13813" w:rsidRPr="008F18EC">
        <w:rPr>
          <w:rFonts w:asciiTheme="minorHAnsi" w:hAnsiTheme="minorHAnsi" w:cstheme="minorHAnsi"/>
        </w:rPr>
        <w:t>es</w:t>
      </w:r>
      <w:r w:rsidRPr="008F18EC">
        <w:rPr>
          <w:rFonts w:asciiTheme="minorHAnsi" w:hAnsiTheme="minorHAnsi" w:cstheme="minorHAnsi"/>
        </w:rPr>
        <w:t xml:space="preserve"> do que o </w:t>
      </w:r>
      <w:r w:rsidRPr="008F18EC">
        <w:rPr>
          <w:rFonts w:asciiTheme="minorHAnsi" w:hAnsiTheme="minorHAnsi" w:cstheme="minorHAnsi"/>
          <w:b/>
          <w:bCs/>
        </w:rPr>
        <w:t>Proponente</w:t>
      </w:r>
      <w:r w:rsidRPr="008F18EC">
        <w:rPr>
          <w:rFonts w:asciiTheme="minorHAnsi" w:hAnsiTheme="minorHAnsi" w:cstheme="minorHAnsi"/>
        </w:rPr>
        <w:t xml:space="preserve"> que executou o lance de maior desconto, o </w:t>
      </w:r>
      <w:r w:rsidRPr="008F18EC">
        <w:rPr>
          <w:rFonts w:asciiTheme="minorHAnsi" w:hAnsiTheme="minorHAnsi" w:cstheme="minorHAnsi"/>
          <w:b/>
          <w:bCs/>
        </w:rPr>
        <w:t>Proponente</w:t>
      </w:r>
      <w:r w:rsidRPr="008F18EC">
        <w:rPr>
          <w:rFonts w:asciiTheme="minorHAnsi" w:hAnsiTheme="minorHAnsi" w:cstheme="minorHAnsi"/>
        </w:rPr>
        <w:t xml:space="preserve"> que apresentou o maior desconto sagra-se vencedor do certame</w:t>
      </w:r>
      <w:r w:rsidR="003C2752" w:rsidRPr="008F18EC">
        <w:rPr>
          <w:rFonts w:asciiTheme="minorHAnsi" w:hAnsiTheme="minorHAnsi" w:cstheme="minorHAnsi"/>
        </w:rPr>
        <w:t>.</w:t>
      </w:r>
    </w:p>
    <w:p w14:paraId="1059413A" w14:textId="0C42018A" w:rsidR="00AF30CB" w:rsidRPr="008F18EC" w:rsidRDefault="00AF30CB" w:rsidP="00112892">
      <w:pPr>
        <w:pStyle w:val="PargrafodaLista"/>
        <w:numPr>
          <w:ilvl w:val="3"/>
          <w:numId w:val="5"/>
        </w:numPr>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Caso haja uma única </w:t>
      </w:r>
      <w:r w:rsidRPr="008F18EC">
        <w:rPr>
          <w:rFonts w:asciiTheme="minorHAnsi" w:hAnsiTheme="minorHAnsi" w:cstheme="minorHAnsi"/>
          <w:b/>
          <w:bCs/>
        </w:rPr>
        <w:t>Proposta Econômica</w:t>
      </w:r>
      <w:r w:rsidRPr="008F18EC">
        <w:rPr>
          <w:rFonts w:asciiTheme="minorHAnsi" w:hAnsiTheme="minorHAnsi" w:cstheme="minorHAnsi"/>
        </w:rPr>
        <w:t xml:space="preserve"> que apresente o desconto no percentual máximo de que trata o Item </w:t>
      </w:r>
      <w:r w:rsidR="00013A9C" w:rsidRPr="008F18EC">
        <w:rPr>
          <w:rFonts w:asciiTheme="minorHAnsi" w:hAnsiTheme="minorHAnsi" w:cstheme="minorHAnsi"/>
        </w:rPr>
        <w:fldChar w:fldCharType="begin"/>
      </w:r>
      <w:r w:rsidR="00013A9C" w:rsidRPr="008F18EC">
        <w:rPr>
          <w:rFonts w:asciiTheme="minorHAnsi" w:hAnsiTheme="minorHAnsi" w:cstheme="minorHAnsi"/>
        </w:rPr>
        <w:instrText xml:space="preserve"> REF _Ref197342229 \r \h </w:instrText>
      </w:r>
      <w:r w:rsidR="00013A9C" w:rsidRPr="008F18EC">
        <w:rPr>
          <w:rFonts w:asciiTheme="minorHAnsi" w:hAnsiTheme="minorHAnsi" w:cstheme="minorHAnsi"/>
        </w:rPr>
      </w:r>
      <w:r w:rsidR="00013A9C" w:rsidRPr="008F18EC">
        <w:rPr>
          <w:rFonts w:asciiTheme="minorHAnsi" w:hAnsiTheme="minorHAnsi" w:cstheme="minorHAnsi"/>
        </w:rPr>
        <w:fldChar w:fldCharType="separate"/>
      </w:r>
      <w:r w:rsidR="00013A9C" w:rsidRPr="008F18EC">
        <w:rPr>
          <w:rFonts w:asciiTheme="minorHAnsi" w:hAnsiTheme="minorHAnsi" w:cstheme="minorHAnsi"/>
        </w:rPr>
        <w:t>4.15</w:t>
      </w:r>
      <w:r w:rsidR="00013A9C" w:rsidRPr="008F18EC">
        <w:rPr>
          <w:rFonts w:asciiTheme="minorHAnsi" w:hAnsiTheme="minorHAnsi" w:cstheme="minorHAnsi"/>
        </w:rPr>
        <w:fldChar w:fldCharType="end"/>
      </w:r>
      <w:r w:rsidR="00013A9C" w:rsidRPr="008F18EC">
        <w:rPr>
          <w:rFonts w:asciiTheme="minorHAnsi" w:hAnsiTheme="minorHAnsi" w:cstheme="minorHAnsi"/>
        </w:rPr>
        <w:t xml:space="preserve"> </w:t>
      </w:r>
      <w:r w:rsidRPr="008F18EC">
        <w:rPr>
          <w:rFonts w:asciiTheme="minorHAnsi" w:hAnsiTheme="minorHAnsi" w:cstheme="minorHAnsi"/>
        </w:rPr>
        <w:t xml:space="preserve">e indique o correspondente </w:t>
      </w:r>
      <w:r w:rsidRPr="008F18EC">
        <w:rPr>
          <w:rFonts w:asciiTheme="minorHAnsi" w:hAnsiTheme="minorHAnsi" w:cstheme="minorHAnsi"/>
          <w:b/>
          <w:bCs/>
        </w:rPr>
        <w:t xml:space="preserve">Valor de </w:t>
      </w:r>
      <w:r w:rsidR="00013A9C" w:rsidRPr="008F18EC">
        <w:rPr>
          <w:rFonts w:asciiTheme="minorHAnsi" w:hAnsiTheme="minorHAnsi" w:cstheme="minorHAnsi"/>
          <w:b/>
          <w:bCs/>
        </w:rPr>
        <w:t>Outorga</w:t>
      </w:r>
      <w:r w:rsidRPr="008F18EC">
        <w:rPr>
          <w:rFonts w:asciiTheme="minorHAnsi" w:hAnsiTheme="minorHAnsi" w:cstheme="minorHAnsi"/>
        </w:rPr>
        <w:t xml:space="preserve">, a </w:t>
      </w:r>
      <w:r w:rsidRPr="008F18EC">
        <w:rPr>
          <w:rFonts w:asciiTheme="minorHAnsi" w:hAnsiTheme="minorHAnsi" w:cstheme="minorHAnsi"/>
          <w:b/>
          <w:bCs/>
        </w:rPr>
        <w:t>Proponente</w:t>
      </w:r>
      <w:r w:rsidRPr="008F18EC">
        <w:rPr>
          <w:rFonts w:asciiTheme="minorHAnsi" w:hAnsiTheme="minorHAnsi" w:cstheme="minorHAnsi"/>
        </w:rPr>
        <w:t xml:space="preserve"> que a ofertar sagra-se vencedora do certame.</w:t>
      </w:r>
    </w:p>
    <w:p w14:paraId="30EC82FE" w14:textId="4F588AF0" w:rsidR="00B96F71" w:rsidRPr="008F18EC" w:rsidRDefault="00B96F71" w:rsidP="00C041E5">
      <w:pPr>
        <w:pStyle w:val="Corpodetexto"/>
        <w:numPr>
          <w:ilvl w:val="2"/>
          <w:numId w:val="5"/>
        </w:numPr>
        <w:tabs>
          <w:tab w:val="left" w:pos="1814"/>
        </w:tabs>
        <w:spacing w:before="240" w:after="240" w:line="300" w:lineRule="exact"/>
        <w:ind w:left="574" w:firstLine="0"/>
        <w:jc w:val="both"/>
        <w:rPr>
          <w:rFonts w:asciiTheme="minorHAnsi" w:hAnsiTheme="minorHAnsi" w:cstheme="minorHAnsi"/>
        </w:rPr>
      </w:pPr>
      <w:bookmarkStart w:id="444" w:name="_Ref197420957"/>
      <w:r w:rsidRPr="008F18EC">
        <w:rPr>
          <w:rFonts w:asciiTheme="minorHAnsi" w:hAnsiTheme="minorHAnsi" w:cstheme="minorHAnsi"/>
        </w:rPr>
        <w:t xml:space="preserve">Os </w:t>
      </w:r>
      <w:r w:rsidRPr="008F18EC">
        <w:rPr>
          <w:rFonts w:asciiTheme="minorHAnsi" w:hAnsiTheme="minorHAnsi" w:cstheme="minorHAnsi"/>
          <w:b/>
          <w:bCs/>
        </w:rPr>
        <w:t>Proponentes</w:t>
      </w:r>
      <w:r w:rsidRPr="008F18EC">
        <w:rPr>
          <w:rFonts w:asciiTheme="minorHAnsi" w:hAnsiTheme="minorHAnsi" w:cstheme="minorHAnsi"/>
        </w:rPr>
        <w:t xml:space="preserve"> classificados para a etapa de viva-voz referente ao </w:t>
      </w:r>
      <w:r w:rsidRPr="008F18EC">
        <w:rPr>
          <w:rFonts w:asciiTheme="minorHAnsi" w:hAnsiTheme="minorHAnsi" w:cstheme="minorHAnsi"/>
          <w:b/>
          <w:bCs/>
        </w:rPr>
        <w:t xml:space="preserve">Desconto sobre a </w:t>
      </w:r>
      <w:r w:rsidR="002819CC" w:rsidRPr="008F18EC">
        <w:rPr>
          <w:rFonts w:asciiTheme="minorHAnsi" w:hAnsiTheme="minorHAnsi" w:cstheme="minorHAnsi"/>
          <w:b/>
          <w:bCs/>
        </w:rPr>
        <w:t xml:space="preserve">Tarifa de Referência </w:t>
      </w:r>
      <w:proofErr w:type="spellStart"/>
      <w:r w:rsidR="002819CC" w:rsidRPr="008F18EC">
        <w:rPr>
          <w:rFonts w:asciiTheme="minorHAnsi" w:hAnsiTheme="minorHAnsi" w:cstheme="minorHAnsi"/>
          <w:b/>
          <w:bCs/>
        </w:rPr>
        <w:t>Pré</w:t>
      </w:r>
      <w:proofErr w:type="spellEnd"/>
      <w:r w:rsidR="002819CC" w:rsidRPr="008F18EC">
        <w:rPr>
          <w:rFonts w:asciiTheme="minorHAnsi" w:hAnsiTheme="minorHAnsi" w:cstheme="minorHAnsi"/>
          <w:b/>
          <w:bCs/>
        </w:rPr>
        <w:t>-Leilão</w:t>
      </w:r>
      <w:r w:rsidRPr="008F18EC">
        <w:rPr>
          <w:rFonts w:asciiTheme="minorHAnsi" w:hAnsiTheme="minorHAnsi" w:cstheme="minorHAnsi"/>
          <w:b/>
          <w:bCs/>
        </w:rPr>
        <w:t xml:space="preserve"> </w:t>
      </w:r>
      <w:r w:rsidRPr="008F18EC">
        <w:rPr>
          <w:rFonts w:asciiTheme="minorHAnsi" w:hAnsiTheme="minorHAnsi" w:cstheme="minorHAnsi"/>
        </w:rPr>
        <w:t xml:space="preserve">iniciam a disputa em lances de viva-voz, tendo por limite o desconto máximo de que trata o </w:t>
      </w:r>
      <w:r w:rsidR="003C2752" w:rsidRPr="008F18EC">
        <w:rPr>
          <w:rFonts w:asciiTheme="minorHAnsi" w:hAnsiTheme="minorHAnsi" w:cstheme="minorHAnsi"/>
        </w:rPr>
        <w:t>I</w:t>
      </w:r>
      <w:r w:rsidRPr="008F18EC">
        <w:rPr>
          <w:rFonts w:asciiTheme="minorHAnsi" w:hAnsiTheme="minorHAnsi" w:cstheme="minorHAnsi"/>
        </w:rPr>
        <w:t xml:space="preserve">tem </w:t>
      </w:r>
      <w:r w:rsidR="003C2752" w:rsidRPr="008F18EC">
        <w:rPr>
          <w:rFonts w:asciiTheme="minorHAnsi" w:hAnsiTheme="minorHAnsi" w:cstheme="minorHAnsi"/>
        </w:rPr>
        <w:fldChar w:fldCharType="begin"/>
      </w:r>
      <w:r w:rsidR="003C2752" w:rsidRPr="008F18EC">
        <w:rPr>
          <w:rFonts w:asciiTheme="minorHAnsi" w:hAnsiTheme="minorHAnsi" w:cstheme="minorHAnsi"/>
        </w:rPr>
        <w:instrText xml:space="preserve"> REF _Ref197342229 \r \h </w:instrText>
      </w:r>
      <w:r w:rsidR="003C2752" w:rsidRPr="008F18EC">
        <w:rPr>
          <w:rFonts w:asciiTheme="minorHAnsi" w:hAnsiTheme="minorHAnsi" w:cstheme="minorHAnsi"/>
        </w:rPr>
      </w:r>
      <w:r w:rsidR="003C2752" w:rsidRPr="008F18EC">
        <w:rPr>
          <w:rFonts w:asciiTheme="minorHAnsi" w:hAnsiTheme="minorHAnsi" w:cstheme="minorHAnsi"/>
        </w:rPr>
        <w:fldChar w:fldCharType="separate"/>
      </w:r>
      <w:r w:rsidR="003C2752" w:rsidRPr="008F18EC">
        <w:rPr>
          <w:rFonts w:asciiTheme="minorHAnsi" w:hAnsiTheme="minorHAnsi" w:cstheme="minorHAnsi"/>
        </w:rPr>
        <w:t>4.15</w:t>
      </w:r>
      <w:r w:rsidR="003C2752" w:rsidRPr="008F18EC">
        <w:rPr>
          <w:rFonts w:asciiTheme="minorHAnsi" w:hAnsiTheme="minorHAnsi" w:cstheme="minorHAnsi"/>
        </w:rPr>
        <w:fldChar w:fldCharType="end"/>
      </w:r>
      <w:r w:rsidRPr="008F18EC">
        <w:rPr>
          <w:rFonts w:asciiTheme="minorHAnsi" w:hAnsiTheme="minorHAnsi" w:cstheme="minorHAnsi"/>
        </w:rPr>
        <w:t xml:space="preserve">, podendo um dos </w:t>
      </w:r>
      <w:r w:rsidRPr="008F18EC">
        <w:rPr>
          <w:rFonts w:asciiTheme="minorHAnsi" w:hAnsiTheme="minorHAnsi" w:cstheme="minorHAnsi"/>
          <w:b/>
          <w:bCs/>
        </w:rPr>
        <w:t>Proponentes</w:t>
      </w:r>
      <w:r w:rsidRPr="008F18EC">
        <w:rPr>
          <w:rFonts w:asciiTheme="minorHAnsi" w:hAnsiTheme="minorHAnsi" w:cstheme="minorHAnsi"/>
        </w:rPr>
        <w:t xml:space="preserve"> lograr-se vencedor no certame nessa etapa.</w:t>
      </w:r>
      <w:bookmarkEnd w:id="444"/>
    </w:p>
    <w:p w14:paraId="53F13C96" w14:textId="3B936AC4" w:rsidR="00B96F71" w:rsidRPr="008F18EC" w:rsidRDefault="00B96F71" w:rsidP="00C041E5">
      <w:pPr>
        <w:pStyle w:val="Corpodetexto"/>
        <w:numPr>
          <w:ilvl w:val="2"/>
          <w:numId w:val="5"/>
        </w:numPr>
        <w:tabs>
          <w:tab w:val="left" w:pos="1814"/>
        </w:tabs>
        <w:spacing w:before="240" w:after="240" w:line="300" w:lineRule="exact"/>
        <w:ind w:left="574" w:firstLine="0"/>
        <w:jc w:val="both"/>
        <w:rPr>
          <w:rFonts w:asciiTheme="minorHAnsi" w:hAnsiTheme="minorHAnsi" w:cstheme="minorHAnsi"/>
        </w:rPr>
      </w:pPr>
      <w:r w:rsidRPr="008F18EC">
        <w:rPr>
          <w:rFonts w:asciiTheme="minorHAnsi" w:hAnsiTheme="minorHAnsi" w:cstheme="minorHAnsi"/>
        </w:rPr>
        <w:t xml:space="preserve">Havendo empate </w:t>
      </w:r>
      <w:r w:rsidR="00671BDE" w:rsidRPr="008F18EC">
        <w:rPr>
          <w:rFonts w:asciiTheme="minorHAnsi" w:hAnsiTheme="minorHAnsi" w:cstheme="minorHAnsi"/>
        </w:rPr>
        <w:t xml:space="preserve">na etapa de viva-voz referente ao </w:t>
      </w:r>
      <w:r w:rsidR="00671BDE" w:rsidRPr="008F18EC">
        <w:rPr>
          <w:rFonts w:asciiTheme="minorHAnsi" w:hAnsiTheme="minorHAnsi" w:cstheme="minorHAnsi"/>
          <w:b/>
          <w:bCs/>
        </w:rPr>
        <w:t xml:space="preserve">Desconto sobre a Tarifa </w:t>
      </w:r>
      <w:r w:rsidR="002819CC" w:rsidRPr="008F18EC">
        <w:rPr>
          <w:rFonts w:asciiTheme="minorHAnsi" w:hAnsiTheme="minorHAnsi" w:cstheme="minorHAnsi"/>
          <w:b/>
          <w:bCs/>
        </w:rPr>
        <w:t xml:space="preserve">de Referência </w:t>
      </w:r>
      <w:proofErr w:type="spellStart"/>
      <w:r w:rsidR="002819CC" w:rsidRPr="008F18EC">
        <w:rPr>
          <w:rFonts w:asciiTheme="minorHAnsi" w:hAnsiTheme="minorHAnsi" w:cstheme="minorHAnsi"/>
          <w:b/>
          <w:bCs/>
        </w:rPr>
        <w:t>Pré</w:t>
      </w:r>
      <w:proofErr w:type="spellEnd"/>
      <w:r w:rsidR="002819CC" w:rsidRPr="008F18EC">
        <w:rPr>
          <w:rFonts w:asciiTheme="minorHAnsi" w:hAnsiTheme="minorHAnsi" w:cstheme="minorHAnsi"/>
          <w:b/>
          <w:bCs/>
        </w:rPr>
        <w:t>-Leilão</w:t>
      </w:r>
      <w:r w:rsidR="00671BDE" w:rsidRPr="008F18EC">
        <w:rPr>
          <w:rFonts w:asciiTheme="minorHAnsi" w:hAnsiTheme="minorHAnsi" w:cstheme="minorHAnsi"/>
        </w:rPr>
        <w:t>, alcançando-se ou não o limite</w:t>
      </w:r>
      <w:r w:rsidR="008F46AD" w:rsidRPr="008F18EC">
        <w:rPr>
          <w:rFonts w:asciiTheme="minorHAnsi" w:hAnsiTheme="minorHAnsi" w:cstheme="minorHAnsi"/>
        </w:rPr>
        <w:t xml:space="preserve"> de</w:t>
      </w:r>
      <w:r w:rsidR="00671BDE" w:rsidRPr="008F18EC">
        <w:rPr>
          <w:rFonts w:asciiTheme="minorHAnsi" w:hAnsiTheme="minorHAnsi" w:cstheme="minorHAnsi"/>
        </w:rPr>
        <w:t xml:space="preserve"> desconto máximo de que trata o </w:t>
      </w:r>
      <w:r w:rsidR="003C2752" w:rsidRPr="008F18EC">
        <w:rPr>
          <w:rFonts w:asciiTheme="minorHAnsi" w:hAnsiTheme="minorHAnsi" w:cstheme="minorHAnsi"/>
        </w:rPr>
        <w:t>I</w:t>
      </w:r>
      <w:r w:rsidR="00671BDE" w:rsidRPr="008F18EC">
        <w:rPr>
          <w:rFonts w:asciiTheme="minorHAnsi" w:hAnsiTheme="minorHAnsi" w:cstheme="minorHAnsi"/>
        </w:rPr>
        <w:t xml:space="preserve">tem </w:t>
      </w:r>
      <w:r w:rsidR="003C2752" w:rsidRPr="008F18EC">
        <w:rPr>
          <w:rFonts w:asciiTheme="minorHAnsi" w:hAnsiTheme="minorHAnsi" w:cstheme="minorHAnsi"/>
        </w:rPr>
        <w:fldChar w:fldCharType="begin"/>
      </w:r>
      <w:r w:rsidR="003C2752" w:rsidRPr="008F18EC">
        <w:rPr>
          <w:rFonts w:asciiTheme="minorHAnsi" w:hAnsiTheme="minorHAnsi" w:cstheme="minorHAnsi"/>
        </w:rPr>
        <w:instrText xml:space="preserve"> REF _Ref197342229 \r \h </w:instrText>
      </w:r>
      <w:r w:rsidR="003C2752" w:rsidRPr="008F18EC">
        <w:rPr>
          <w:rFonts w:asciiTheme="minorHAnsi" w:hAnsiTheme="minorHAnsi" w:cstheme="minorHAnsi"/>
        </w:rPr>
      </w:r>
      <w:r w:rsidR="003C2752" w:rsidRPr="008F18EC">
        <w:rPr>
          <w:rFonts w:asciiTheme="minorHAnsi" w:hAnsiTheme="minorHAnsi" w:cstheme="minorHAnsi"/>
        </w:rPr>
        <w:fldChar w:fldCharType="separate"/>
      </w:r>
      <w:r w:rsidR="003C2752" w:rsidRPr="008F18EC">
        <w:rPr>
          <w:rFonts w:asciiTheme="minorHAnsi" w:hAnsiTheme="minorHAnsi" w:cstheme="minorHAnsi"/>
        </w:rPr>
        <w:t>4.15</w:t>
      </w:r>
      <w:r w:rsidR="003C2752" w:rsidRPr="008F18EC">
        <w:rPr>
          <w:rFonts w:asciiTheme="minorHAnsi" w:hAnsiTheme="minorHAnsi" w:cstheme="minorHAnsi"/>
        </w:rPr>
        <w:fldChar w:fldCharType="end"/>
      </w:r>
      <w:r w:rsidR="00671BDE" w:rsidRPr="008F18EC">
        <w:rPr>
          <w:rFonts w:asciiTheme="minorHAnsi" w:hAnsiTheme="minorHAnsi" w:cstheme="minorHAnsi"/>
        </w:rPr>
        <w:t xml:space="preserve">, faz-se necessária a realização da segunda etapa do </w:t>
      </w:r>
      <w:r w:rsidR="00671BDE" w:rsidRPr="008F18EC">
        <w:rPr>
          <w:rFonts w:asciiTheme="minorHAnsi" w:hAnsiTheme="minorHAnsi" w:cstheme="minorHAnsi"/>
          <w:b/>
          <w:bCs/>
        </w:rPr>
        <w:t>Leilão</w:t>
      </w:r>
      <w:r w:rsidR="00671BDE" w:rsidRPr="008F18EC">
        <w:rPr>
          <w:rFonts w:asciiTheme="minorHAnsi" w:hAnsiTheme="minorHAnsi" w:cstheme="minorHAnsi"/>
        </w:rPr>
        <w:t xml:space="preserve">. </w:t>
      </w:r>
    </w:p>
    <w:p w14:paraId="36F0BF5B" w14:textId="651847A4" w:rsidR="00671BDE" w:rsidRPr="008F18EC" w:rsidRDefault="3E85F72C" w:rsidP="0D9A91BA">
      <w:pPr>
        <w:pStyle w:val="Corpodetexto"/>
        <w:numPr>
          <w:ilvl w:val="1"/>
          <w:numId w:val="5"/>
        </w:numPr>
        <w:tabs>
          <w:tab w:val="left" w:pos="1814"/>
        </w:tabs>
        <w:spacing w:before="240" w:after="240" w:line="300" w:lineRule="exact"/>
        <w:ind w:left="0" w:firstLine="0"/>
        <w:jc w:val="both"/>
        <w:rPr>
          <w:rFonts w:asciiTheme="minorHAnsi" w:hAnsiTheme="minorHAnsi" w:cstheme="minorBidi"/>
        </w:rPr>
      </w:pPr>
      <w:r w:rsidRPr="008F18EC">
        <w:rPr>
          <w:rFonts w:asciiTheme="minorHAnsi" w:hAnsiTheme="minorHAnsi" w:cstheme="minorBidi"/>
        </w:rPr>
        <w:t xml:space="preserve">Na segunda etapa do </w:t>
      </w:r>
      <w:r w:rsidRPr="008F18EC">
        <w:rPr>
          <w:rFonts w:asciiTheme="minorHAnsi" w:hAnsiTheme="minorHAnsi" w:cstheme="minorBidi"/>
          <w:b/>
          <w:bCs/>
        </w:rPr>
        <w:t xml:space="preserve">Leilão, </w:t>
      </w:r>
      <w:r w:rsidRPr="008F18EC">
        <w:rPr>
          <w:rFonts w:asciiTheme="minorHAnsi" w:hAnsiTheme="minorHAnsi" w:cstheme="minorBidi"/>
        </w:rPr>
        <w:t>r</w:t>
      </w:r>
      <w:r w:rsidR="0E32EA05" w:rsidRPr="008F18EC">
        <w:rPr>
          <w:rFonts w:asciiTheme="minorHAnsi" w:hAnsiTheme="minorHAnsi" w:cstheme="minorBidi"/>
        </w:rPr>
        <w:t xml:space="preserve">etoma-se a </w:t>
      </w:r>
      <w:r w:rsidR="0E32EA05" w:rsidRPr="008F18EC">
        <w:rPr>
          <w:rFonts w:asciiTheme="minorHAnsi" w:hAnsiTheme="minorHAnsi" w:cstheme="minorBidi"/>
          <w:b/>
          <w:bCs/>
        </w:rPr>
        <w:t>Proposta Econômica</w:t>
      </w:r>
      <w:r w:rsidR="0E32EA05" w:rsidRPr="008F18EC">
        <w:rPr>
          <w:rFonts w:asciiTheme="minorHAnsi" w:hAnsiTheme="minorHAnsi" w:cstheme="minorBidi"/>
        </w:rPr>
        <w:t xml:space="preserve"> escrita, </w:t>
      </w:r>
      <w:r w:rsidR="6CB84AFB" w:rsidRPr="008F18EC">
        <w:rPr>
          <w:rFonts w:asciiTheme="minorHAnsi" w:hAnsiTheme="minorHAnsi" w:cstheme="minorBidi"/>
        </w:rPr>
        <w:t>para a verificação do</w:t>
      </w:r>
      <w:r w:rsidR="0E32EA05" w:rsidRPr="008F18EC">
        <w:rPr>
          <w:rFonts w:asciiTheme="minorHAnsi" w:hAnsiTheme="minorHAnsi" w:cstheme="minorBidi"/>
        </w:rPr>
        <w:t xml:space="preserve"> </w:t>
      </w:r>
      <w:r w:rsidR="1E489978" w:rsidRPr="008F18EC">
        <w:rPr>
          <w:rFonts w:asciiTheme="minorHAnsi" w:hAnsiTheme="minorHAnsi" w:cstheme="minorBidi"/>
        </w:rPr>
        <w:t xml:space="preserve">montante </w:t>
      </w:r>
      <w:r w:rsidR="0E32EA05" w:rsidRPr="008F18EC">
        <w:rPr>
          <w:rFonts w:asciiTheme="minorHAnsi" w:hAnsiTheme="minorHAnsi" w:cstheme="minorBidi"/>
        </w:rPr>
        <w:t xml:space="preserve">inicialmente ofertado referente </w:t>
      </w:r>
      <w:r w:rsidR="6CB84AFB" w:rsidRPr="008F18EC">
        <w:rPr>
          <w:rFonts w:asciiTheme="minorHAnsi" w:hAnsiTheme="minorHAnsi" w:cstheme="minorBidi"/>
        </w:rPr>
        <w:t>ao</w:t>
      </w:r>
      <w:r w:rsidR="0E32EA05" w:rsidRPr="008F18EC">
        <w:rPr>
          <w:rFonts w:asciiTheme="minorHAnsi" w:hAnsiTheme="minorHAnsi" w:cstheme="minorBidi"/>
        </w:rPr>
        <w:t xml:space="preserve"> </w:t>
      </w:r>
      <w:r w:rsidR="0E32EA05" w:rsidRPr="008F18EC">
        <w:rPr>
          <w:rFonts w:asciiTheme="minorHAnsi" w:hAnsiTheme="minorHAnsi" w:cstheme="minorBidi"/>
          <w:b/>
          <w:bCs/>
        </w:rPr>
        <w:t>Valor de Outorga</w:t>
      </w:r>
      <w:r w:rsidR="0E32EA05" w:rsidRPr="008F18EC">
        <w:rPr>
          <w:rFonts w:asciiTheme="minorHAnsi" w:hAnsiTheme="minorHAnsi" w:cstheme="minorBidi"/>
        </w:rPr>
        <w:t>.</w:t>
      </w:r>
    </w:p>
    <w:p w14:paraId="378B428A" w14:textId="7B70E0D1" w:rsidR="00671BDE" w:rsidRPr="008F18EC" w:rsidRDefault="00671BDE" w:rsidP="00C041E5">
      <w:pPr>
        <w:pStyle w:val="Corpodetexto"/>
        <w:numPr>
          <w:ilvl w:val="2"/>
          <w:numId w:val="5"/>
        </w:numPr>
        <w:tabs>
          <w:tab w:val="left" w:pos="1814"/>
        </w:tabs>
        <w:spacing w:before="240" w:after="240" w:line="300" w:lineRule="exact"/>
        <w:ind w:left="574" w:firstLine="0"/>
        <w:jc w:val="both"/>
        <w:rPr>
          <w:rFonts w:asciiTheme="minorHAnsi" w:hAnsiTheme="minorHAnsi" w:cstheme="minorHAnsi"/>
        </w:rPr>
      </w:pPr>
      <w:r w:rsidRPr="008F18EC">
        <w:rPr>
          <w:rFonts w:asciiTheme="minorHAnsi" w:hAnsiTheme="minorHAnsi" w:cstheme="minorHAnsi"/>
        </w:rPr>
        <w:t xml:space="preserve">Ato contínuo, proceder-se-á à classificação preliminar das </w:t>
      </w:r>
      <w:r w:rsidRPr="008F18EC">
        <w:rPr>
          <w:rFonts w:asciiTheme="minorHAnsi" w:hAnsiTheme="minorHAnsi" w:cstheme="minorHAnsi"/>
          <w:b/>
          <w:bCs/>
        </w:rPr>
        <w:t>Proponentes</w:t>
      </w:r>
      <w:r w:rsidRPr="008F18EC">
        <w:rPr>
          <w:rFonts w:asciiTheme="minorHAnsi" w:hAnsiTheme="minorHAnsi" w:cstheme="minorHAnsi"/>
        </w:rPr>
        <w:t xml:space="preserve"> de acordo com as suas respectivas ofertas de maior </w:t>
      </w:r>
      <w:r w:rsidRPr="008F18EC">
        <w:rPr>
          <w:rFonts w:asciiTheme="minorHAnsi" w:hAnsiTheme="minorHAnsi" w:cstheme="minorHAnsi"/>
          <w:b/>
          <w:bCs/>
        </w:rPr>
        <w:t>Valor de Outorga</w:t>
      </w:r>
      <w:r w:rsidRPr="008F18EC">
        <w:rPr>
          <w:rFonts w:asciiTheme="minorHAnsi" w:hAnsiTheme="minorHAnsi" w:cstheme="minorHAnsi"/>
        </w:rPr>
        <w:t xml:space="preserve">, em ordem decrescente. </w:t>
      </w:r>
    </w:p>
    <w:p w14:paraId="74847F32" w14:textId="1D8EAE05" w:rsidR="00671BDE" w:rsidRPr="008F18EC" w:rsidRDefault="777F2845" w:rsidP="6CB380AA">
      <w:pPr>
        <w:pStyle w:val="Corpodetexto"/>
        <w:numPr>
          <w:ilvl w:val="2"/>
          <w:numId w:val="5"/>
        </w:numPr>
        <w:tabs>
          <w:tab w:val="left" w:pos="1814"/>
        </w:tabs>
        <w:spacing w:before="240" w:after="240" w:line="300" w:lineRule="exact"/>
        <w:ind w:left="574"/>
        <w:jc w:val="both"/>
        <w:rPr>
          <w:rFonts w:asciiTheme="minorHAnsi" w:hAnsiTheme="minorHAnsi" w:cstheme="minorBidi"/>
        </w:rPr>
      </w:pPr>
      <w:r w:rsidRPr="008F18EC">
        <w:rPr>
          <w:rFonts w:asciiTheme="minorHAnsi" w:hAnsiTheme="minorHAnsi" w:cstheme="minorBidi"/>
        </w:rPr>
        <w:t xml:space="preserve">Os </w:t>
      </w:r>
      <w:r w:rsidRPr="008F18EC">
        <w:rPr>
          <w:rFonts w:asciiTheme="minorHAnsi" w:hAnsiTheme="minorHAnsi" w:cstheme="minorBidi"/>
          <w:b/>
          <w:bCs/>
        </w:rPr>
        <w:t>Proponentes</w:t>
      </w:r>
      <w:r w:rsidRPr="008F18EC">
        <w:rPr>
          <w:rFonts w:asciiTheme="minorHAnsi" w:hAnsiTheme="minorHAnsi" w:cstheme="minorBidi"/>
        </w:rPr>
        <w:t xml:space="preserve"> </w:t>
      </w:r>
      <w:r w:rsidR="2DFE1307" w:rsidRPr="008F18EC">
        <w:rPr>
          <w:rFonts w:asciiTheme="minorHAnsi" w:hAnsiTheme="minorHAnsi" w:cstheme="minorBidi"/>
        </w:rPr>
        <w:t>cujos montantes oferecidos sejam</w:t>
      </w:r>
      <w:r w:rsidRPr="008F18EC">
        <w:rPr>
          <w:rFonts w:asciiTheme="minorHAnsi" w:hAnsiTheme="minorHAnsi" w:cstheme="minorBidi"/>
        </w:rPr>
        <w:t xml:space="preserve"> até </w:t>
      </w:r>
      <w:r w:rsidR="66DCE246" w:rsidRPr="008F18EC">
        <w:rPr>
          <w:rFonts w:asciiTheme="minorHAnsi" w:hAnsiTheme="minorHAnsi" w:cstheme="minorBidi"/>
        </w:rPr>
        <w:t>[</w:t>
      </w:r>
      <w:r w:rsidRPr="008F18EC">
        <w:rPr>
          <w:rFonts w:asciiTheme="minorHAnsi" w:hAnsiTheme="minorHAnsi" w:cstheme="minorBidi"/>
          <w:highlight w:val="yellow"/>
        </w:rPr>
        <w:t>20% (vinte por cento)</w:t>
      </w:r>
      <w:r w:rsidR="66DCE246" w:rsidRPr="008F18EC">
        <w:rPr>
          <w:rFonts w:asciiTheme="minorHAnsi" w:hAnsiTheme="minorHAnsi" w:cstheme="minorBidi"/>
        </w:rPr>
        <w:t>]</w:t>
      </w:r>
      <w:r w:rsidRPr="008F18EC">
        <w:rPr>
          <w:rFonts w:asciiTheme="minorHAnsi" w:hAnsiTheme="minorHAnsi" w:cstheme="minorBidi"/>
        </w:rPr>
        <w:t xml:space="preserve"> menores do que </w:t>
      </w:r>
      <w:r w:rsidR="62D59FC8" w:rsidRPr="008F18EC">
        <w:rPr>
          <w:rFonts w:asciiTheme="minorHAnsi" w:hAnsiTheme="minorHAnsi" w:cstheme="minorBidi"/>
        </w:rPr>
        <w:t xml:space="preserve">o maior </w:t>
      </w:r>
      <w:r w:rsidR="62D59FC8" w:rsidRPr="008F18EC">
        <w:rPr>
          <w:rFonts w:asciiTheme="minorHAnsi" w:hAnsiTheme="minorHAnsi" w:cstheme="minorBidi"/>
          <w:b/>
          <w:bCs/>
        </w:rPr>
        <w:t>Valor de Outorga</w:t>
      </w:r>
      <w:r w:rsidR="62D59FC8" w:rsidRPr="008F18EC">
        <w:rPr>
          <w:rFonts w:asciiTheme="minorHAnsi" w:hAnsiTheme="minorHAnsi" w:cstheme="minorBidi"/>
        </w:rPr>
        <w:t xml:space="preserve"> ofertado</w:t>
      </w:r>
      <w:r w:rsidR="0E32EA05" w:rsidRPr="008F18EC">
        <w:rPr>
          <w:rFonts w:asciiTheme="minorHAnsi" w:hAnsiTheme="minorHAnsi" w:cstheme="minorBidi"/>
        </w:rPr>
        <w:t xml:space="preserve"> classificam-se para a etapa de viva-voz juntamente com o </w:t>
      </w:r>
      <w:r w:rsidR="0E32EA05" w:rsidRPr="008F18EC">
        <w:rPr>
          <w:rFonts w:asciiTheme="minorHAnsi" w:hAnsiTheme="minorHAnsi" w:cstheme="minorBidi"/>
          <w:b/>
          <w:bCs/>
        </w:rPr>
        <w:t>Proponente</w:t>
      </w:r>
      <w:r w:rsidR="0E32EA05" w:rsidRPr="008F18EC">
        <w:rPr>
          <w:rFonts w:asciiTheme="minorHAnsi" w:hAnsiTheme="minorHAnsi" w:cstheme="minorBidi"/>
        </w:rPr>
        <w:t xml:space="preserve"> que apresentou o maior </w:t>
      </w:r>
      <w:r w:rsidR="42AE6650" w:rsidRPr="008F18EC">
        <w:rPr>
          <w:rFonts w:asciiTheme="minorHAnsi" w:hAnsiTheme="minorHAnsi" w:cstheme="minorBidi"/>
        </w:rPr>
        <w:t>montante</w:t>
      </w:r>
      <w:r w:rsidR="66DCE246" w:rsidRPr="008F18EC">
        <w:rPr>
          <w:rFonts w:asciiTheme="minorHAnsi" w:hAnsiTheme="minorHAnsi" w:cstheme="minorBidi"/>
        </w:rPr>
        <w:t>.</w:t>
      </w:r>
    </w:p>
    <w:p w14:paraId="1A10A3EB" w14:textId="42268F02" w:rsidR="00671BDE" w:rsidRPr="008F18EC" w:rsidRDefault="00671BDE" w:rsidP="6CB380AA">
      <w:pPr>
        <w:pStyle w:val="Corpodetexto"/>
        <w:numPr>
          <w:ilvl w:val="2"/>
          <w:numId w:val="5"/>
        </w:numPr>
        <w:tabs>
          <w:tab w:val="left" w:pos="1814"/>
        </w:tabs>
        <w:spacing w:before="240" w:after="240" w:line="300" w:lineRule="exact"/>
        <w:ind w:left="574"/>
        <w:jc w:val="both"/>
        <w:rPr>
          <w:rFonts w:asciiTheme="minorHAnsi" w:hAnsiTheme="minorHAnsi" w:cstheme="minorBidi"/>
        </w:rPr>
      </w:pPr>
      <w:r w:rsidRPr="008F18EC">
        <w:rPr>
          <w:rFonts w:asciiTheme="minorHAnsi" w:hAnsiTheme="minorHAnsi" w:cstheme="minorBidi"/>
        </w:rPr>
        <w:t xml:space="preserve">Se não houver </w:t>
      </w:r>
      <w:r w:rsidRPr="008F18EC">
        <w:rPr>
          <w:rFonts w:asciiTheme="minorHAnsi" w:hAnsiTheme="minorHAnsi" w:cstheme="minorBidi"/>
          <w:b/>
          <w:bCs/>
        </w:rPr>
        <w:t>Proponentes</w:t>
      </w:r>
      <w:r w:rsidRPr="008F18EC">
        <w:rPr>
          <w:rFonts w:asciiTheme="minorHAnsi" w:hAnsiTheme="minorHAnsi" w:cstheme="minorBidi"/>
        </w:rPr>
        <w:t xml:space="preserve"> que </w:t>
      </w:r>
      <w:r w:rsidR="2C967D74" w:rsidRPr="008F18EC">
        <w:rPr>
          <w:rFonts w:asciiTheme="minorHAnsi" w:hAnsiTheme="minorHAnsi" w:cstheme="minorBidi"/>
        </w:rPr>
        <w:t>ofertaram</w:t>
      </w:r>
      <w:r w:rsidR="6AD10B78" w:rsidRPr="008F18EC">
        <w:rPr>
          <w:rFonts w:asciiTheme="minorHAnsi" w:hAnsiTheme="minorHAnsi" w:cstheme="minorBidi"/>
        </w:rPr>
        <w:t xml:space="preserve"> </w:t>
      </w:r>
      <w:r w:rsidR="4C986F4C" w:rsidRPr="008F18EC">
        <w:rPr>
          <w:rFonts w:asciiTheme="minorHAnsi" w:hAnsiTheme="minorHAnsi" w:cstheme="minorBidi"/>
        </w:rPr>
        <w:t xml:space="preserve">montantes </w:t>
      </w:r>
      <w:r w:rsidRPr="008F18EC">
        <w:rPr>
          <w:rFonts w:asciiTheme="minorHAnsi" w:hAnsiTheme="minorHAnsi" w:cstheme="minorBidi"/>
        </w:rPr>
        <w:t xml:space="preserve">até </w:t>
      </w:r>
      <w:r w:rsidR="003C2752" w:rsidRPr="008F18EC">
        <w:rPr>
          <w:rFonts w:asciiTheme="minorHAnsi" w:hAnsiTheme="minorHAnsi" w:cstheme="minorBidi"/>
        </w:rPr>
        <w:t>[</w:t>
      </w:r>
      <w:r w:rsidRPr="008F18EC">
        <w:rPr>
          <w:rFonts w:asciiTheme="minorHAnsi" w:hAnsiTheme="minorHAnsi" w:cstheme="minorBidi"/>
          <w:highlight w:val="yellow"/>
        </w:rPr>
        <w:t>20% (vinte por cento)</w:t>
      </w:r>
      <w:r w:rsidR="003C2752" w:rsidRPr="008F18EC">
        <w:rPr>
          <w:rFonts w:asciiTheme="minorHAnsi" w:hAnsiTheme="minorHAnsi" w:cstheme="minorBidi"/>
        </w:rPr>
        <w:t>]</w:t>
      </w:r>
      <w:r w:rsidRPr="008F18EC">
        <w:rPr>
          <w:rFonts w:asciiTheme="minorHAnsi" w:hAnsiTheme="minorHAnsi" w:cstheme="minorBidi"/>
        </w:rPr>
        <w:t xml:space="preserve"> menor</w:t>
      </w:r>
      <w:r w:rsidR="00A13813" w:rsidRPr="008F18EC">
        <w:rPr>
          <w:rFonts w:asciiTheme="minorHAnsi" w:hAnsiTheme="minorHAnsi" w:cstheme="minorBidi"/>
        </w:rPr>
        <w:t>es</w:t>
      </w:r>
      <w:r w:rsidRPr="008F18EC">
        <w:rPr>
          <w:rFonts w:asciiTheme="minorHAnsi" w:hAnsiTheme="minorHAnsi" w:cstheme="minorBidi"/>
        </w:rPr>
        <w:t xml:space="preserve"> do que o </w:t>
      </w:r>
      <w:r w:rsidRPr="008F18EC">
        <w:rPr>
          <w:rFonts w:asciiTheme="minorHAnsi" w:hAnsiTheme="minorHAnsi" w:cstheme="minorBidi"/>
          <w:b/>
          <w:bCs/>
        </w:rPr>
        <w:t>Proponente</w:t>
      </w:r>
      <w:r w:rsidRPr="008F18EC">
        <w:rPr>
          <w:rFonts w:asciiTheme="minorHAnsi" w:hAnsiTheme="minorHAnsi" w:cstheme="minorBidi"/>
        </w:rPr>
        <w:t xml:space="preserve"> que </w:t>
      </w:r>
      <w:r w:rsidR="2B920C75" w:rsidRPr="008F18EC">
        <w:rPr>
          <w:rFonts w:asciiTheme="minorHAnsi" w:hAnsiTheme="minorHAnsi" w:cstheme="minorBidi"/>
        </w:rPr>
        <w:t xml:space="preserve">ofertou </w:t>
      </w:r>
      <w:r w:rsidRPr="008F18EC">
        <w:rPr>
          <w:rFonts w:asciiTheme="minorHAnsi" w:hAnsiTheme="minorHAnsi" w:cstheme="minorBidi"/>
        </w:rPr>
        <w:t xml:space="preserve">o maior </w:t>
      </w:r>
      <w:r w:rsidRPr="008F18EC">
        <w:rPr>
          <w:rFonts w:asciiTheme="minorHAnsi" w:hAnsiTheme="minorHAnsi" w:cstheme="minorBidi"/>
          <w:b/>
          <w:bCs/>
        </w:rPr>
        <w:t>Valor de Outorga</w:t>
      </w:r>
      <w:r w:rsidRPr="008F18EC">
        <w:rPr>
          <w:rFonts w:asciiTheme="minorHAnsi" w:hAnsiTheme="minorHAnsi" w:cstheme="minorBidi"/>
        </w:rPr>
        <w:t xml:space="preserve">, o </w:t>
      </w:r>
      <w:r w:rsidRPr="008F18EC">
        <w:rPr>
          <w:rFonts w:asciiTheme="minorHAnsi" w:hAnsiTheme="minorHAnsi" w:cstheme="minorBidi"/>
          <w:b/>
          <w:bCs/>
        </w:rPr>
        <w:t>Proponente</w:t>
      </w:r>
      <w:r w:rsidRPr="008F18EC">
        <w:rPr>
          <w:rFonts w:asciiTheme="minorHAnsi" w:hAnsiTheme="minorHAnsi" w:cstheme="minorBidi"/>
        </w:rPr>
        <w:t xml:space="preserve"> que apresentou o maior </w:t>
      </w:r>
      <w:r w:rsidRPr="008F18EC">
        <w:rPr>
          <w:rFonts w:asciiTheme="minorHAnsi" w:hAnsiTheme="minorHAnsi" w:cstheme="minorBidi"/>
          <w:b/>
          <w:bCs/>
        </w:rPr>
        <w:t>Valor de Outorga</w:t>
      </w:r>
      <w:r w:rsidRPr="008F18EC">
        <w:rPr>
          <w:rFonts w:asciiTheme="minorHAnsi" w:hAnsiTheme="minorHAnsi" w:cstheme="minorBidi"/>
        </w:rPr>
        <w:t xml:space="preserve"> sagra-se vencedor do certame</w:t>
      </w:r>
      <w:r w:rsidR="003C2752" w:rsidRPr="008F18EC">
        <w:rPr>
          <w:rFonts w:asciiTheme="minorHAnsi" w:hAnsiTheme="minorHAnsi" w:cstheme="minorBidi"/>
        </w:rPr>
        <w:t>.</w:t>
      </w:r>
    </w:p>
    <w:p w14:paraId="0B6D2080" w14:textId="57EEE758" w:rsidR="00671BDE" w:rsidRPr="008F18EC" w:rsidRDefault="00671BDE" w:rsidP="00C041E5">
      <w:pPr>
        <w:pStyle w:val="Corpodetexto"/>
        <w:numPr>
          <w:ilvl w:val="2"/>
          <w:numId w:val="5"/>
        </w:numPr>
        <w:tabs>
          <w:tab w:val="left" w:pos="1814"/>
        </w:tabs>
        <w:spacing w:before="240" w:after="240" w:line="300" w:lineRule="exact"/>
        <w:ind w:left="574" w:firstLine="0"/>
        <w:jc w:val="both"/>
        <w:rPr>
          <w:rFonts w:asciiTheme="minorHAnsi" w:hAnsiTheme="minorHAnsi" w:cstheme="minorHAnsi"/>
        </w:rPr>
      </w:pPr>
      <w:bookmarkStart w:id="445" w:name="_Ref197420978"/>
      <w:r w:rsidRPr="008F18EC">
        <w:rPr>
          <w:rFonts w:asciiTheme="minorHAnsi" w:hAnsiTheme="minorHAnsi" w:cstheme="minorHAnsi"/>
        </w:rPr>
        <w:t xml:space="preserve">Os </w:t>
      </w:r>
      <w:r w:rsidRPr="008F18EC">
        <w:rPr>
          <w:rFonts w:asciiTheme="minorHAnsi" w:hAnsiTheme="minorHAnsi" w:cstheme="minorHAnsi"/>
          <w:b/>
          <w:bCs/>
        </w:rPr>
        <w:t>Proponentes</w:t>
      </w:r>
      <w:r w:rsidRPr="008F18EC">
        <w:rPr>
          <w:rFonts w:asciiTheme="minorHAnsi" w:hAnsiTheme="minorHAnsi" w:cstheme="minorHAnsi"/>
        </w:rPr>
        <w:t xml:space="preserve"> classificados para a etapa de viva-voz referente ao maior </w:t>
      </w:r>
      <w:r w:rsidRPr="008F18EC">
        <w:rPr>
          <w:rFonts w:asciiTheme="minorHAnsi" w:hAnsiTheme="minorHAnsi" w:cstheme="minorHAnsi"/>
          <w:b/>
          <w:bCs/>
        </w:rPr>
        <w:t xml:space="preserve">Valor de Outorga </w:t>
      </w:r>
      <w:r w:rsidRPr="008F18EC">
        <w:rPr>
          <w:rFonts w:asciiTheme="minorHAnsi" w:hAnsiTheme="minorHAnsi" w:cstheme="minorHAnsi"/>
        </w:rPr>
        <w:t>iniciam a disputa em lances de viva-voz</w:t>
      </w:r>
      <w:r w:rsidR="003C2752" w:rsidRPr="008F18EC">
        <w:rPr>
          <w:rFonts w:asciiTheme="minorHAnsi" w:hAnsiTheme="minorHAnsi" w:cstheme="minorHAnsi"/>
        </w:rPr>
        <w:t>,</w:t>
      </w:r>
      <w:r w:rsidRPr="008F18EC">
        <w:rPr>
          <w:rFonts w:asciiTheme="minorHAnsi" w:hAnsiTheme="minorHAnsi" w:cstheme="minorHAnsi"/>
        </w:rPr>
        <w:t xml:space="preserve"> podendo um dos </w:t>
      </w:r>
      <w:r w:rsidRPr="008F18EC">
        <w:rPr>
          <w:rFonts w:asciiTheme="minorHAnsi" w:hAnsiTheme="minorHAnsi" w:cstheme="minorHAnsi"/>
          <w:b/>
          <w:bCs/>
        </w:rPr>
        <w:t>Proponentes</w:t>
      </w:r>
      <w:r w:rsidRPr="008F18EC">
        <w:rPr>
          <w:rFonts w:asciiTheme="minorHAnsi" w:hAnsiTheme="minorHAnsi" w:cstheme="minorHAnsi"/>
        </w:rPr>
        <w:t xml:space="preserve"> lograr-se vencedor no certame nessa etapa.</w:t>
      </w:r>
      <w:bookmarkEnd w:id="445"/>
    </w:p>
    <w:p w14:paraId="3F2A8CC2" w14:textId="17EDBBBA" w:rsidR="0007765B" w:rsidRPr="008F18EC" w:rsidRDefault="006F2F68" w:rsidP="00C041E5">
      <w:pPr>
        <w:pStyle w:val="Corpodetexto"/>
        <w:numPr>
          <w:ilvl w:val="1"/>
          <w:numId w:val="5"/>
        </w:numPr>
        <w:tabs>
          <w:tab w:val="left" w:pos="1814"/>
        </w:tabs>
        <w:spacing w:before="240" w:after="240" w:line="300" w:lineRule="exact"/>
        <w:ind w:left="0" w:firstLine="0"/>
        <w:jc w:val="both"/>
        <w:rPr>
          <w:rFonts w:asciiTheme="minorHAnsi" w:hAnsiTheme="minorHAnsi" w:cstheme="minorHAnsi"/>
        </w:rPr>
      </w:pPr>
      <w:r w:rsidRPr="008F18EC">
        <w:rPr>
          <w:rFonts w:asciiTheme="minorHAnsi" w:hAnsiTheme="minorHAnsi" w:cstheme="minorHAnsi"/>
        </w:rPr>
        <w:t xml:space="preserve">Nas hipóteses dos </w:t>
      </w:r>
      <w:r w:rsidR="00671BDE" w:rsidRPr="008F18EC">
        <w:rPr>
          <w:rFonts w:asciiTheme="minorHAnsi" w:hAnsiTheme="minorHAnsi" w:cstheme="minorHAnsi"/>
        </w:rPr>
        <w:t xml:space="preserve">Itens </w:t>
      </w:r>
      <w:r w:rsidR="00A07A44" w:rsidRPr="008F18EC">
        <w:rPr>
          <w:rFonts w:asciiTheme="minorHAnsi" w:hAnsiTheme="minorHAnsi" w:cstheme="minorHAnsi"/>
        </w:rPr>
        <w:fldChar w:fldCharType="begin"/>
      </w:r>
      <w:r w:rsidR="00A07A44" w:rsidRPr="008F18EC">
        <w:rPr>
          <w:rFonts w:asciiTheme="minorHAnsi" w:hAnsiTheme="minorHAnsi" w:cstheme="minorHAnsi"/>
        </w:rPr>
        <w:instrText xml:space="preserve"> REF _Ref197420957 \r \h </w:instrText>
      </w:r>
      <w:r w:rsidR="00A07A44" w:rsidRPr="008F18EC">
        <w:rPr>
          <w:rFonts w:asciiTheme="minorHAnsi" w:hAnsiTheme="minorHAnsi" w:cstheme="minorHAnsi"/>
        </w:rPr>
      </w:r>
      <w:r w:rsidR="00A07A44" w:rsidRPr="008F18EC">
        <w:rPr>
          <w:rFonts w:asciiTheme="minorHAnsi" w:hAnsiTheme="minorHAnsi" w:cstheme="minorHAnsi"/>
        </w:rPr>
        <w:fldChar w:fldCharType="separate"/>
      </w:r>
      <w:r w:rsidR="00A07A44" w:rsidRPr="008F18EC">
        <w:rPr>
          <w:rFonts w:asciiTheme="minorHAnsi" w:hAnsiTheme="minorHAnsi" w:cstheme="minorHAnsi"/>
        </w:rPr>
        <w:t>5.13.4</w:t>
      </w:r>
      <w:r w:rsidR="00A07A44" w:rsidRPr="008F18EC">
        <w:rPr>
          <w:rFonts w:asciiTheme="minorHAnsi" w:hAnsiTheme="minorHAnsi" w:cstheme="minorHAnsi"/>
        </w:rPr>
        <w:fldChar w:fldCharType="end"/>
      </w:r>
      <w:r w:rsidR="00A07A44" w:rsidRPr="008F18EC">
        <w:rPr>
          <w:rFonts w:asciiTheme="minorHAnsi" w:hAnsiTheme="minorHAnsi" w:cstheme="minorHAnsi"/>
        </w:rPr>
        <w:t xml:space="preserve"> </w:t>
      </w:r>
      <w:r w:rsidRPr="008F18EC">
        <w:rPr>
          <w:rFonts w:asciiTheme="minorHAnsi" w:hAnsiTheme="minorHAnsi" w:cstheme="minorHAnsi"/>
        </w:rPr>
        <w:t xml:space="preserve">e </w:t>
      </w:r>
      <w:r w:rsidR="00A07A44" w:rsidRPr="008F18EC">
        <w:rPr>
          <w:rFonts w:asciiTheme="minorHAnsi" w:hAnsiTheme="minorHAnsi" w:cstheme="minorHAnsi"/>
        </w:rPr>
        <w:fldChar w:fldCharType="begin"/>
      </w:r>
      <w:r w:rsidR="00A07A44" w:rsidRPr="008F18EC">
        <w:rPr>
          <w:rFonts w:asciiTheme="minorHAnsi" w:hAnsiTheme="minorHAnsi" w:cstheme="minorHAnsi"/>
        </w:rPr>
        <w:instrText xml:space="preserve"> REF _Ref197420978 \r \h </w:instrText>
      </w:r>
      <w:r w:rsidR="00A07A44" w:rsidRPr="008F18EC">
        <w:rPr>
          <w:rFonts w:asciiTheme="minorHAnsi" w:hAnsiTheme="minorHAnsi" w:cstheme="minorHAnsi"/>
        </w:rPr>
      </w:r>
      <w:r w:rsidR="00A07A44" w:rsidRPr="008F18EC">
        <w:rPr>
          <w:rFonts w:asciiTheme="minorHAnsi" w:hAnsiTheme="minorHAnsi" w:cstheme="minorHAnsi"/>
        </w:rPr>
        <w:fldChar w:fldCharType="separate"/>
      </w:r>
      <w:r w:rsidR="00A07A44" w:rsidRPr="008F18EC">
        <w:rPr>
          <w:rFonts w:asciiTheme="minorHAnsi" w:hAnsiTheme="minorHAnsi" w:cstheme="minorHAnsi"/>
        </w:rPr>
        <w:t>5.14.4</w:t>
      </w:r>
      <w:r w:rsidR="00A07A44" w:rsidRPr="008F18EC">
        <w:rPr>
          <w:rFonts w:asciiTheme="minorHAnsi" w:hAnsiTheme="minorHAnsi" w:cstheme="minorHAnsi"/>
        </w:rPr>
        <w:fldChar w:fldCharType="end"/>
      </w:r>
      <w:r w:rsidRPr="008F18EC">
        <w:rPr>
          <w:rFonts w:asciiTheme="minorHAnsi" w:hAnsiTheme="minorHAnsi" w:cstheme="minorHAnsi"/>
        </w:rPr>
        <w:t xml:space="preserve">, terá início a </w:t>
      </w:r>
      <w:r w:rsidR="004B1BDD" w:rsidRPr="008F18EC">
        <w:rPr>
          <w:rFonts w:asciiTheme="minorHAnsi" w:hAnsiTheme="minorHAnsi" w:cstheme="minorHAnsi"/>
        </w:rPr>
        <w:t>e</w:t>
      </w:r>
      <w:r w:rsidRPr="008F18EC">
        <w:rPr>
          <w:rFonts w:asciiTheme="minorHAnsi" w:hAnsiTheme="minorHAnsi" w:cstheme="minorHAnsi"/>
        </w:rPr>
        <w:t xml:space="preserve">tapa de </w:t>
      </w:r>
      <w:r w:rsidR="004B1BDD" w:rsidRPr="008F18EC">
        <w:rPr>
          <w:rFonts w:asciiTheme="minorHAnsi" w:hAnsiTheme="minorHAnsi" w:cstheme="minorHAnsi"/>
        </w:rPr>
        <w:t>v</w:t>
      </w:r>
      <w:r w:rsidRPr="008F18EC">
        <w:rPr>
          <w:rFonts w:asciiTheme="minorHAnsi" w:hAnsiTheme="minorHAnsi" w:cstheme="minorHAnsi"/>
        </w:rPr>
        <w:t>iva-</w:t>
      </w:r>
      <w:r w:rsidR="004B1BDD" w:rsidRPr="008F18EC">
        <w:rPr>
          <w:rFonts w:asciiTheme="minorHAnsi" w:hAnsiTheme="minorHAnsi" w:cstheme="minorHAnsi"/>
        </w:rPr>
        <w:t>v</w:t>
      </w:r>
      <w:r w:rsidRPr="008F18EC">
        <w:rPr>
          <w:rFonts w:asciiTheme="minorHAnsi" w:hAnsiTheme="minorHAnsi" w:cstheme="minorHAnsi"/>
        </w:rPr>
        <w:t xml:space="preserve">oz, a partir do maior </w:t>
      </w:r>
      <w:r w:rsidR="004B1BDD" w:rsidRPr="008F18EC">
        <w:rPr>
          <w:rFonts w:asciiTheme="minorHAnsi" w:hAnsiTheme="minorHAnsi" w:cstheme="minorHAnsi"/>
        </w:rPr>
        <w:t>l</w:t>
      </w:r>
      <w:r w:rsidRPr="008F18EC">
        <w:rPr>
          <w:rFonts w:asciiTheme="minorHAnsi" w:hAnsiTheme="minorHAnsi" w:cstheme="minorHAnsi"/>
        </w:rPr>
        <w:t xml:space="preserve">ance ofertado, de acordo com o seguinte regramento: </w:t>
      </w:r>
    </w:p>
    <w:p w14:paraId="19801D71" w14:textId="5036EE30" w:rsidR="0007765B" w:rsidRPr="008F18EC" w:rsidRDefault="006F2F68" w:rsidP="00C041E5">
      <w:pPr>
        <w:pStyle w:val="Corpodetexto"/>
        <w:numPr>
          <w:ilvl w:val="2"/>
          <w:numId w:val="5"/>
        </w:numPr>
        <w:tabs>
          <w:tab w:val="left" w:pos="1814"/>
        </w:tabs>
        <w:spacing w:before="240" w:after="240" w:line="300" w:lineRule="exact"/>
        <w:ind w:left="567" w:firstLine="0"/>
        <w:jc w:val="both"/>
        <w:rPr>
          <w:rFonts w:asciiTheme="minorHAnsi" w:hAnsiTheme="minorHAnsi" w:cstheme="minorHAnsi"/>
        </w:rPr>
      </w:pPr>
      <w:r w:rsidRPr="008F18EC">
        <w:rPr>
          <w:rFonts w:asciiTheme="minorHAnsi" w:hAnsiTheme="minorHAnsi" w:cstheme="minorHAnsi"/>
        </w:rPr>
        <w:t xml:space="preserve">O diretor da sessão poderá fixar um tempo máximo entre novas ofertas das </w:t>
      </w:r>
      <w:r w:rsidRPr="008F18EC">
        <w:rPr>
          <w:rFonts w:asciiTheme="minorHAnsi" w:hAnsiTheme="minorHAnsi" w:cstheme="minorHAnsi"/>
          <w:b/>
          <w:bCs/>
        </w:rPr>
        <w:t>Proponentes</w:t>
      </w:r>
      <w:r w:rsidR="00A07A44" w:rsidRPr="008F18EC">
        <w:rPr>
          <w:rFonts w:asciiTheme="minorHAnsi" w:hAnsiTheme="minorHAnsi" w:cstheme="minorHAnsi"/>
        </w:rPr>
        <w:t>.</w:t>
      </w:r>
    </w:p>
    <w:p w14:paraId="72456A55" w14:textId="0DC93B93" w:rsidR="0007765B" w:rsidRPr="008F18EC" w:rsidRDefault="006F2F68" w:rsidP="00C041E5">
      <w:pPr>
        <w:pStyle w:val="Corpodetexto"/>
        <w:numPr>
          <w:ilvl w:val="2"/>
          <w:numId w:val="5"/>
        </w:numPr>
        <w:tabs>
          <w:tab w:val="left" w:pos="1814"/>
        </w:tabs>
        <w:spacing w:before="240" w:after="240" w:line="300" w:lineRule="exact"/>
        <w:ind w:left="567" w:firstLine="0"/>
        <w:jc w:val="both"/>
        <w:rPr>
          <w:rFonts w:asciiTheme="minorHAnsi" w:hAnsiTheme="minorHAnsi" w:cstheme="minorHAnsi"/>
        </w:rPr>
      </w:pPr>
      <w:r w:rsidRPr="008F18EC">
        <w:rPr>
          <w:rFonts w:asciiTheme="minorHAnsi" w:hAnsiTheme="minorHAnsi" w:cstheme="minorHAnsi"/>
        </w:rPr>
        <w:t xml:space="preserve">Cada </w:t>
      </w:r>
      <w:r w:rsidR="004B1BDD" w:rsidRPr="008F18EC">
        <w:rPr>
          <w:rFonts w:asciiTheme="minorHAnsi" w:hAnsiTheme="minorHAnsi" w:cstheme="minorHAnsi"/>
        </w:rPr>
        <w:t>l</w:t>
      </w:r>
      <w:r w:rsidRPr="008F18EC">
        <w:rPr>
          <w:rFonts w:asciiTheme="minorHAnsi" w:hAnsiTheme="minorHAnsi" w:cstheme="minorHAnsi"/>
        </w:rPr>
        <w:t xml:space="preserve">ance ofertado na </w:t>
      </w:r>
      <w:r w:rsidR="004B1BDD" w:rsidRPr="008F18EC">
        <w:rPr>
          <w:rFonts w:asciiTheme="minorHAnsi" w:hAnsiTheme="minorHAnsi" w:cstheme="minorHAnsi"/>
        </w:rPr>
        <w:t>e</w:t>
      </w:r>
      <w:r w:rsidRPr="008F18EC">
        <w:rPr>
          <w:rFonts w:asciiTheme="minorHAnsi" w:hAnsiTheme="minorHAnsi" w:cstheme="minorHAnsi"/>
        </w:rPr>
        <w:t xml:space="preserve">tapa de </w:t>
      </w:r>
      <w:r w:rsidR="004B1BDD" w:rsidRPr="008F18EC">
        <w:rPr>
          <w:rFonts w:asciiTheme="minorHAnsi" w:hAnsiTheme="minorHAnsi" w:cstheme="minorHAnsi"/>
        </w:rPr>
        <w:t>v</w:t>
      </w:r>
      <w:r w:rsidRPr="008F18EC">
        <w:rPr>
          <w:rFonts w:asciiTheme="minorHAnsi" w:hAnsiTheme="minorHAnsi" w:cstheme="minorHAnsi"/>
        </w:rPr>
        <w:t>iva-</w:t>
      </w:r>
      <w:r w:rsidR="004B1BDD" w:rsidRPr="008F18EC">
        <w:rPr>
          <w:rFonts w:asciiTheme="minorHAnsi" w:hAnsiTheme="minorHAnsi" w:cstheme="minorHAnsi"/>
        </w:rPr>
        <w:t>v</w:t>
      </w:r>
      <w:r w:rsidRPr="008F18EC">
        <w:rPr>
          <w:rFonts w:asciiTheme="minorHAnsi" w:hAnsiTheme="minorHAnsi" w:cstheme="minorHAnsi"/>
        </w:rPr>
        <w:t xml:space="preserve">oz deverá superar a) o </w:t>
      </w:r>
      <w:r w:rsidR="004B1BDD" w:rsidRPr="008F18EC">
        <w:rPr>
          <w:rFonts w:asciiTheme="minorHAnsi" w:hAnsiTheme="minorHAnsi" w:cstheme="minorHAnsi"/>
        </w:rPr>
        <w:t>l</w:t>
      </w:r>
      <w:r w:rsidRPr="008F18EC">
        <w:rPr>
          <w:rFonts w:asciiTheme="minorHAnsi" w:hAnsiTheme="minorHAnsi" w:cstheme="minorHAnsi"/>
        </w:rPr>
        <w:t xml:space="preserve">ance inicialmente ofertado pela própria </w:t>
      </w:r>
      <w:r w:rsidRPr="008F18EC">
        <w:rPr>
          <w:rFonts w:asciiTheme="minorHAnsi" w:hAnsiTheme="minorHAnsi" w:cstheme="minorHAnsi"/>
          <w:b/>
          <w:bCs/>
        </w:rPr>
        <w:t>Proponente</w:t>
      </w:r>
      <w:r w:rsidR="00A07A44" w:rsidRPr="008F18EC">
        <w:rPr>
          <w:rFonts w:asciiTheme="minorHAnsi" w:hAnsiTheme="minorHAnsi" w:cstheme="minorHAnsi"/>
        </w:rPr>
        <w:t>;</w:t>
      </w:r>
      <w:r w:rsidRPr="008F18EC">
        <w:rPr>
          <w:rFonts w:asciiTheme="minorHAnsi" w:hAnsiTheme="minorHAnsi" w:cstheme="minorHAnsi"/>
        </w:rPr>
        <w:t xml:space="preserve"> e b) os </w:t>
      </w:r>
      <w:r w:rsidR="004B1BDD" w:rsidRPr="008F18EC">
        <w:rPr>
          <w:rFonts w:asciiTheme="minorHAnsi" w:hAnsiTheme="minorHAnsi" w:cstheme="minorHAnsi"/>
        </w:rPr>
        <w:t>l</w:t>
      </w:r>
      <w:r w:rsidRPr="008F18EC">
        <w:rPr>
          <w:rFonts w:asciiTheme="minorHAnsi" w:hAnsiTheme="minorHAnsi" w:cstheme="minorHAnsi"/>
        </w:rPr>
        <w:t xml:space="preserve">ances já ofertados pelas outras </w:t>
      </w:r>
      <w:r w:rsidRPr="008F18EC">
        <w:rPr>
          <w:rFonts w:asciiTheme="minorHAnsi" w:hAnsiTheme="minorHAnsi" w:cstheme="minorHAnsi"/>
          <w:b/>
          <w:bCs/>
        </w:rPr>
        <w:t>Proponentes</w:t>
      </w:r>
      <w:r w:rsidRPr="008F18EC">
        <w:rPr>
          <w:rFonts w:asciiTheme="minorHAnsi" w:hAnsiTheme="minorHAnsi" w:cstheme="minorHAnsi"/>
        </w:rPr>
        <w:t xml:space="preserve"> habilitadas, devendo ser respeitado o intervalo mínimo determinado pelo diretor da sessão</w:t>
      </w:r>
      <w:r w:rsidR="00A07A44" w:rsidRPr="008F18EC">
        <w:rPr>
          <w:rFonts w:asciiTheme="minorHAnsi" w:hAnsiTheme="minorHAnsi" w:cstheme="minorHAnsi"/>
        </w:rPr>
        <w:t>.</w:t>
      </w:r>
    </w:p>
    <w:p w14:paraId="003E0586" w14:textId="739FC102" w:rsidR="0007765B" w:rsidRPr="008F18EC" w:rsidRDefault="006F2F68" w:rsidP="00C041E5">
      <w:pPr>
        <w:pStyle w:val="Corpodetexto"/>
        <w:numPr>
          <w:ilvl w:val="2"/>
          <w:numId w:val="5"/>
        </w:numPr>
        <w:tabs>
          <w:tab w:val="left" w:pos="1814"/>
        </w:tabs>
        <w:spacing w:before="240" w:after="240" w:line="300" w:lineRule="exact"/>
        <w:ind w:left="567" w:firstLine="0"/>
        <w:jc w:val="both"/>
        <w:rPr>
          <w:rFonts w:asciiTheme="minorHAnsi" w:hAnsiTheme="minorHAnsi" w:cstheme="minorHAnsi"/>
        </w:rPr>
      </w:pPr>
      <w:r w:rsidRPr="008F18EC">
        <w:rPr>
          <w:rFonts w:asciiTheme="minorHAnsi" w:hAnsiTheme="minorHAnsi" w:cstheme="minorHAnsi"/>
        </w:rPr>
        <w:t xml:space="preserve">O diretor da sessão declarará o encerramento da </w:t>
      </w:r>
      <w:r w:rsidR="004B1BDD" w:rsidRPr="008F18EC">
        <w:rPr>
          <w:rFonts w:asciiTheme="minorHAnsi" w:hAnsiTheme="minorHAnsi" w:cstheme="minorHAnsi"/>
        </w:rPr>
        <w:t>e</w:t>
      </w:r>
      <w:r w:rsidRPr="008F18EC">
        <w:rPr>
          <w:rFonts w:asciiTheme="minorHAnsi" w:hAnsiTheme="minorHAnsi" w:cstheme="minorHAnsi"/>
        </w:rPr>
        <w:t xml:space="preserve">tapa de </w:t>
      </w:r>
      <w:r w:rsidR="004B1BDD" w:rsidRPr="008F18EC">
        <w:rPr>
          <w:rFonts w:asciiTheme="minorHAnsi" w:hAnsiTheme="minorHAnsi" w:cstheme="minorHAnsi"/>
        </w:rPr>
        <w:t>v</w:t>
      </w:r>
      <w:r w:rsidRPr="008F18EC">
        <w:rPr>
          <w:rFonts w:asciiTheme="minorHAnsi" w:hAnsiTheme="minorHAnsi" w:cstheme="minorHAnsi"/>
        </w:rPr>
        <w:t>iva-</w:t>
      </w:r>
      <w:r w:rsidR="004B1BDD" w:rsidRPr="008F18EC">
        <w:rPr>
          <w:rFonts w:asciiTheme="minorHAnsi" w:hAnsiTheme="minorHAnsi" w:cstheme="minorHAnsi"/>
        </w:rPr>
        <w:t>v</w:t>
      </w:r>
      <w:r w:rsidRPr="008F18EC">
        <w:rPr>
          <w:rFonts w:asciiTheme="minorHAnsi" w:hAnsiTheme="minorHAnsi" w:cstheme="minorHAnsi"/>
        </w:rPr>
        <w:t xml:space="preserve">oz quando, terminado o prazo dado para apresentação de novos </w:t>
      </w:r>
      <w:r w:rsidR="004B1BDD" w:rsidRPr="008F18EC">
        <w:rPr>
          <w:rFonts w:asciiTheme="minorHAnsi" w:hAnsiTheme="minorHAnsi" w:cstheme="minorHAnsi"/>
        </w:rPr>
        <w:t>l</w:t>
      </w:r>
      <w:r w:rsidRPr="008F18EC">
        <w:rPr>
          <w:rFonts w:asciiTheme="minorHAnsi" w:hAnsiTheme="minorHAnsi" w:cstheme="minorHAnsi"/>
        </w:rPr>
        <w:t xml:space="preserve">ances, nenhuma </w:t>
      </w:r>
      <w:r w:rsidRPr="008F18EC">
        <w:rPr>
          <w:rFonts w:asciiTheme="minorHAnsi" w:hAnsiTheme="minorHAnsi" w:cstheme="minorHAnsi"/>
          <w:b/>
          <w:bCs/>
        </w:rPr>
        <w:t>Proponente</w:t>
      </w:r>
      <w:r w:rsidRPr="008F18EC">
        <w:rPr>
          <w:rFonts w:asciiTheme="minorHAnsi" w:hAnsiTheme="minorHAnsi" w:cstheme="minorHAnsi"/>
        </w:rPr>
        <w:t xml:space="preserve"> se manifestar, declarando-se, ato subsequente, o resultado da </w:t>
      </w:r>
      <w:r w:rsidR="004B1BDD" w:rsidRPr="008F18EC">
        <w:rPr>
          <w:rFonts w:asciiTheme="minorHAnsi" w:hAnsiTheme="minorHAnsi" w:cstheme="minorHAnsi"/>
        </w:rPr>
        <w:t>e</w:t>
      </w:r>
      <w:r w:rsidRPr="008F18EC">
        <w:rPr>
          <w:rFonts w:asciiTheme="minorHAnsi" w:hAnsiTheme="minorHAnsi" w:cstheme="minorHAnsi"/>
        </w:rPr>
        <w:t xml:space="preserve">tapa de </w:t>
      </w:r>
      <w:r w:rsidR="004B1BDD" w:rsidRPr="008F18EC">
        <w:rPr>
          <w:rFonts w:asciiTheme="minorHAnsi" w:hAnsiTheme="minorHAnsi" w:cstheme="minorHAnsi"/>
        </w:rPr>
        <w:t>v</w:t>
      </w:r>
      <w:r w:rsidRPr="008F18EC">
        <w:rPr>
          <w:rFonts w:asciiTheme="minorHAnsi" w:hAnsiTheme="minorHAnsi" w:cstheme="minorHAnsi"/>
        </w:rPr>
        <w:t>iva-</w:t>
      </w:r>
      <w:r w:rsidR="004B1BDD" w:rsidRPr="008F18EC">
        <w:rPr>
          <w:rFonts w:asciiTheme="minorHAnsi" w:hAnsiTheme="minorHAnsi" w:cstheme="minorHAnsi"/>
        </w:rPr>
        <w:t>v</w:t>
      </w:r>
      <w:r w:rsidRPr="008F18EC">
        <w:rPr>
          <w:rFonts w:asciiTheme="minorHAnsi" w:hAnsiTheme="minorHAnsi" w:cstheme="minorHAnsi"/>
        </w:rPr>
        <w:t xml:space="preserve">oz, em ordem </w:t>
      </w:r>
      <w:r w:rsidRPr="008F18EC">
        <w:rPr>
          <w:rFonts w:asciiTheme="minorHAnsi" w:hAnsiTheme="minorHAnsi" w:cstheme="minorHAnsi"/>
        </w:rPr>
        <w:lastRenderedPageBreak/>
        <w:t xml:space="preserve">decrescente, e a </w:t>
      </w:r>
      <w:r w:rsidRPr="008F18EC">
        <w:rPr>
          <w:rFonts w:asciiTheme="minorHAnsi" w:hAnsiTheme="minorHAnsi" w:cstheme="minorHAnsi"/>
          <w:b/>
          <w:bCs/>
        </w:rPr>
        <w:t>Proponente</w:t>
      </w:r>
      <w:r w:rsidRPr="008F18EC">
        <w:rPr>
          <w:rFonts w:asciiTheme="minorHAnsi" w:hAnsiTheme="minorHAnsi" w:cstheme="minorHAnsi"/>
        </w:rPr>
        <w:t xml:space="preserve"> vencedora</w:t>
      </w:r>
      <w:r w:rsidR="00A07A44" w:rsidRPr="008F18EC">
        <w:rPr>
          <w:rFonts w:asciiTheme="minorHAnsi" w:hAnsiTheme="minorHAnsi" w:cstheme="minorHAnsi"/>
        </w:rPr>
        <w:t>.</w:t>
      </w:r>
    </w:p>
    <w:p w14:paraId="21C71127" w14:textId="2349AAB7" w:rsidR="006F2F68" w:rsidRPr="008F18EC" w:rsidRDefault="006F2F68" w:rsidP="00C041E5">
      <w:pPr>
        <w:pStyle w:val="Corpodetexto"/>
        <w:numPr>
          <w:ilvl w:val="2"/>
          <w:numId w:val="5"/>
        </w:numPr>
        <w:tabs>
          <w:tab w:val="left" w:pos="1814"/>
        </w:tabs>
        <w:spacing w:before="240" w:after="240" w:line="300" w:lineRule="exact"/>
        <w:ind w:left="567" w:firstLine="0"/>
        <w:jc w:val="both"/>
        <w:rPr>
          <w:rFonts w:asciiTheme="minorHAnsi" w:hAnsiTheme="minorHAnsi" w:cstheme="minorHAnsi"/>
        </w:rPr>
      </w:pPr>
      <w:r w:rsidRPr="008F18EC">
        <w:rPr>
          <w:rFonts w:asciiTheme="minorHAnsi" w:hAnsiTheme="minorHAnsi" w:cstheme="minorHAnsi"/>
        </w:rPr>
        <w:t xml:space="preserve">Imediatamente após o término da última </w:t>
      </w:r>
      <w:r w:rsidR="004B1BDD" w:rsidRPr="008F18EC">
        <w:rPr>
          <w:rFonts w:asciiTheme="minorHAnsi" w:hAnsiTheme="minorHAnsi" w:cstheme="minorHAnsi"/>
        </w:rPr>
        <w:t>e</w:t>
      </w:r>
      <w:r w:rsidRPr="008F18EC">
        <w:rPr>
          <w:rFonts w:asciiTheme="minorHAnsi" w:hAnsiTheme="minorHAnsi" w:cstheme="minorHAnsi"/>
        </w:rPr>
        <w:t xml:space="preserve">tapa de </w:t>
      </w:r>
      <w:r w:rsidR="004B1BDD" w:rsidRPr="008F18EC">
        <w:rPr>
          <w:rFonts w:asciiTheme="minorHAnsi" w:hAnsiTheme="minorHAnsi" w:cstheme="minorHAnsi"/>
        </w:rPr>
        <w:t>v</w:t>
      </w:r>
      <w:r w:rsidRPr="008F18EC">
        <w:rPr>
          <w:rFonts w:asciiTheme="minorHAnsi" w:hAnsiTheme="minorHAnsi" w:cstheme="minorHAnsi"/>
        </w:rPr>
        <w:t>iva-</w:t>
      </w:r>
      <w:r w:rsidR="004B1BDD" w:rsidRPr="008F18EC">
        <w:rPr>
          <w:rFonts w:asciiTheme="minorHAnsi" w:hAnsiTheme="minorHAnsi" w:cstheme="minorHAnsi"/>
        </w:rPr>
        <w:t>v</w:t>
      </w:r>
      <w:r w:rsidRPr="008F18EC">
        <w:rPr>
          <w:rFonts w:asciiTheme="minorHAnsi" w:hAnsiTheme="minorHAnsi" w:cstheme="minorHAnsi"/>
        </w:rPr>
        <w:t xml:space="preserve">oz, a </w:t>
      </w:r>
      <w:r w:rsidRPr="008F18EC">
        <w:rPr>
          <w:rFonts w:asciiTheme="minorHAnsi" w:hAnsiTheme="minorHAnsi" w:cstheme="minorHAnsi"/>
          <w:b/>
          <w:bCs/>
        </w:rPr>
        <w:t>Proponente</w:t>
      </w:r>
      <w:r w:rsidRPr="008F18EC">
        <w:rPr>
          <w:rFonts w:asciiTheme="minorHAnsi" w:hAnsiTheme="minorHAnsi" w:cstheme="minorHAnsi"/>
        </w:rPr>
        <w:t xml:space="preserve"> vencedora deverá ratificar o </w:t>
      </w:r>
      <w:r w:rsidR="004B1BDD" w:rsidRPr="008F18EC">
        <w:rPr>
          <w:rFonts w:asciiTheme="minorHAnsi" w:hAnsiTheme="minorHAnsi" w:cstheme="minorHAnsi"/>
        </w:rPr>
        <w:t>l</w:t>
      </w:r>
      <w:r w:rsidRPr="008F18EC">
        <w:rPr>
          <w:rFonts w:asciiTheme="minorHAnsi" w:hAnsiTheme="minorHAnsi" w:cstheme="minorHAnsi"/>
        </w:rPr>
        <w:t xml:space="preserve">ance </w:t>
      </w:r>
      <w:r w:rsidR="004B1BDD" w:rsidRPr="008F18EC">
        <w:rPr>
          <w:rFonts w:asciiTheme="minorHAnsi" w:hAnsiTheme="minorHAnsi" w:cstheme="minorHAnsi"/>
        </w:rPr>
        <w:t>f</w:t>
      </w:r>
      <w:r w:rsidRPr="008F18EC">
        <w:rPr>
          <w:rFonts w:asciiTheme="minorHAnsi" w:hAnsiTheme="minorHAnsi" w:cstheme="minorHAnsi"/>
        </w:rPr>
        <w:t xml:space="preserve">inal, mediante apresentação de carta conforme </w:t>
      </w:r>
      <w:r w:rsidR="00DA5D36" w:rsidRPr="008F18EC">
        <w:rPr>
          <w:rFonts w:asciiTheme="minorHAnsi" w:hAnsiTheme="minorHAnsi" w:cstheme="minorHAnsi"/>
        </w:rPr>
        <w:t xml:space="preserve">o </w:t>
      </w:r>
      <w:r w:rsidRPr="008F18EC">
        <w:rPr>
          <w:rFonts w:asciiTheme="minorHAnsi" w:hAnsiTheme="minorHAnsi" w:cstheme="minorHAnsi"/>
        </w:rPr>
        <w:t xml:space="preserve">modelo constante no </w:t>
      </w:r>
      <w:r w:rsidRPr="008F18EC">
        <w:rPr>
          <w:rFonts w:asciiTheme="minorHAnsi" w:hAnsiTheme="minorHAnsi" w:cstheme="minorHAnsi"/>
          <w:b/>
          <w:bCs/>
        </w:rPr>
        <w:t xml:space="preserve">Anexo </w:t>
      </w:r>
      <w:r w:rsidR="00AA345F" w:rsidRPr="008F18EC">
        <w:rPr>
          <w:rFonts w:asciiTheme="minorHAnsi" w:hAnsiTheme="minorHAnsi" w:cstheme="minorHAnsi"/>
          <w:b/>
          <w:bCs/>
        </w:rPr>
        <w:t>13</w:t>
      </w:r>
      <w:r w:rsidRPr="008F18EC">
        <w:rPr>
          <w:rFonts w:asciiTheme="minorHAnsi" w:hAnsiTheme="minorHAnsi" w:cstheme="minorHAnsi"/>
        </w:rPr>
        <w:t xml:space="preserve">. </w:t>
      </w:r>
    </w:p>
    <w:p w14:paraId="20ED2EDB" w14:textId="785AAB91" w:rsidR="006F2F68" w:rsidRPr="008F18EC" w:rsidRDefault="006F2F68" w:rsidP="00C041E5">
      <w:pPr>
        <w:pStyle w:val="Corpodetexto"/>
        <w:numPr>
          <w:ilvl w:val="1"/>
          <w:numId w:val="5"/>
        </w:numPr>
        <w:tabs>
          <w:tab w:val="left" w:pos="1814"/>
        </w:tabs>
        <w:spacing w:before="240" w:after="240" w:line="300" w:lineRule="exact"/>
        <w:ind w:left="0" w:firstLine="0"/>
        <w:jc w:val="both"/>
        <w:rPr>
          <w:rFonts w:asciiTheme="minorHAnsi" w:hAnsiTheme="minorHAnsi" w:cstheme="minorHAnsi"/>
        </w:rPr>
      </w:pPr>
      <w:r w:rsidRPr="008F18EC">
        <w:rPr>
          <w:rFonts w:asciiTheme="minorHAnsi" w:hAnsiTheme="minorHAnsi" w:cstheme="minorHAnsi"/>
        </w:rPr>
        <w:t xml:space="preserve">Havendo empate quanto ao </w:t>
      </w:r>
      <w:r w:rsidR="0007765B" w:rsidRPr="008F18EC">
        <w:rPr>
          <w:rFonts w:asciiTheme="minorHAnsi" w:hAnsiTheme="minorHAnsi" w:cstheme="minorHAnsi"/>
        </w:rPr>
        <w:t>l</w:t>
      </w:r>
      <w:r w:rsidRPr="008F18EC">
        <w:rPr>
          <w:rFonts w:asciiTheme="minorHAnsi" w:hAnsiTheme="minorHAnsi" w:cstheme="minorHAnsi"/>
        </w:rPr>
        <w:t xml:space="preserve">ance ofertado, </w:t>
      </w:r>
      <w:r w:rsidR="00FE40B6" w:rsidRPr="008F18EC">
        <w:rPr>
          <w:rFonts w:asciiTheme="minorHAnsi" w:hAnsiTheme="minorHAnsi" w:cstheme="minorHAnsi"/>
        </w:rPr>
        <w:t>serão adotados</w:t>
      </w:r>
      <w:r w:rsidRPr="008F18EC">
        <w:rPr>
          <w:rFonts w:asciiTheme="minorHAnsi" w:hAnsiTheme="minorHAnsi" w:cstheme="minorHAnsi"/>
        </w:rPr>
        <w:t xml:space="preserve"> os seguintes critérios de desempate: </w:t>
      </w:r>
    </w:p>
    <w:p w14:paraId="0E069F89" w14:textId="7A3FB3FF" w:rsidR="00FE40B6" w:rsidRPr="008F18EC" w:rsidRDefault="00FE40B6" w:rsidP="00C041E5">
      <w:pPr>
        <w:pStyle w:val="Corpodetexto"/>
        <w:numPr>
          <w:ilvl w:val="2"/>
          <w:numId w:val="5"/>
        </w:numPr>
        <w:tabs>
          <w:tab w:val="left" w:pos="1814"/>
        </w:tabs>
        <w:spacing w:before="240" w:after="240" w:line="300" w:lineRule="exact"/>
        <w:ind w:left="567" w:firstLine="0"/>
        <w:jc w:val="both"/>
        <w:rPr>
          <w:rFonts w:asciiTheme="minorHAnsi" w:hAnsiTheme="minorHAnsi" w:cstheme="minorHAnsi"/>
        </w:rPr>
      </w:pPr>
      <w:bookmarkStart w:id="446" w:name="_Ref197421090"/>
      <w:r w:rsidRPr="008F18EC">
        <w:rPr>
          <w:rFonts w:asciiTheme="minorHAnsi" w:hAnsiTheme="minorHAnsi" w:cstheme="minorHAnsi"/>
        </w:rPr>
        <w:t>A</w:t>
      </w:r>
      <w:r w:rsidR="00A176F8" w:rsidRPr="008F18EC">
        <w:rPr>
          <w:rFonts w:asciiTheme="minorHAnsi" w:hAnsiTheme="minorHAnsi" w:cstheme="minorHAnsi"/>
        </w:rPr>
        <w:t xml:space="preserve">plicar-se-ão os critérios legais de preferência, na forma do </w:t>
      </w:r>
      <w:r w:rsidR="00C230F6" w:rsidRPr="008F18EC">
        <w:rPr>
          <w:rFonts w:asciiTheme="minorHAnsi" w:hAnsiTheme="minorHAnsi" w:cstheme="minorHAnsi"/>
        </w:rPr>
        <w:t>artigo</w:t>
      </w:r>
      <w:r w:rsidR="00A176F8" w:rsidRPr="008F18EC">
        <w:rPr>
          <w:rFonts w:asciiTheme="minorHAnsi" w:hAnsiTheme="minorHAnsi" w:cstheme="minorHAnsi"/>
        </w:rPr>
        <w:t xml:space="preserve"> </w:t>
      </w:r>
      <w:r w:rsidR="00AA345F" w:rsidRPr="008F18EC">
        <w:rPr>
          <w:rFonts w:asciiTheme="minorHAnsi" w:hAnsiTheme="minorHAnsi" w:cstheme="minorHAnsi"/>
        </w:rPr>
        <w:t>60, §</w:t>
      </w:r>
      <w:r w:rsidR="00E00921" w:rsidRPr="008F18EC">
        <w:rPr>
          <w:rFonts w:asciiTheme="minorHAnsi" w:hAnsiTheme="minorHAnsi" w:cstheme="minorHAnsi"/>
        </w:rPr>
        <w:t xml:space="preserve"> </w:t>
      </w:r>
      <w:r w:rsidR="00AA345F" w:rsidRPr="008F18EC">
        <w:rPr>
          <w:rFonts w:asciiTheme="minorHAnsi" w:hAnsiTheme="minorHAnsi" w:cstheme="minorHAnsi"/>
        </w:rPr>
        <w:t>1º</w:t>
      </w:r>
      <w:r w:rsidR="00E00921" w:rsidRPr="008F18EC">
        <w:rPr>
          <w:rFonts w:asciiTheme="minorHAnsi" w:hAnsiTheme="minorHAnsi" w:cstheme="minorHAnsi"/>
        </w:rPr>
        <w:t>,</w:t>
      </w:r>
      <w:r w:rsidR="00AA345F" w:rsidRPr="008F18EC">
        <w:rPr>
          <w:rFonts w:asciiTheme="minorHAnsi" w:hAnsiTheme="minorHAnsi" w:cstheme="minorHAnsi"/>
        </w:rPr>
        <w:t xml:space="preserve"> da </w:t>
      </w:r>
      <w:r w:rsidR="00051497" w:rsidRPr="008F18EC">
        <w:rPr>
          <w:rFonts w:asciiTheme="minorHAnsi" w:hAnsiTheme="minorHAnsi" w:cstheme="minorHAnsi"/>
        </w:rPr>
        <w:t>Lei Federal nº</w:t>
      </w:r>
      <w:r w:rsidR="00AA345F" w:rsidRPr="008F18EC">
        <w:rPr>
          <w:rFonts w:asciiTheme="minorHAnsi" w:hAnsiTheme="minorHAnsi" w:cstheme="minorHAnsi"/>
        </w:rPr>
        <w:t xml:space="preserve"> 14.133/2021</w:t>
      </w:r>
      <w:r w:rsidR="00EC634E" w:rsidRPr="008F18EC">
        <w:rPr>
          <w:rFonts w:asciiTheme="minorHAnsi" w:hAnsiTheme="minorHAnsi" w:cstheme="minorHAnsi"/>
        </w:rPr>
        <w:t xml:space="preserve">, conforme o </w:t>
      </w:r>
      <w:r w:rsidR="00622CFC" w:rsidRPr="008F18EC">
        <w:rPr>
          <w:rFonts w:asciiTheme="minorHAnsi" w:hAnsiTheme="minorHAnsi" w:cstheme="minorHAnsi"/>
        </w:rPr>
        <w:t>Item</w:t>
      </w:r>
      <w:r w:rsidR="00EC634E" w:rsidRPr="008F18EC">
        <w:rPr>
          <w:rFonts w:asciiTheme="minorHAnsi" w:hAnsiTheme="minorHAnsi" w:cstheme="minorHAnsi"/>
        </w:rPr>
        <w:t xml:space="preserve"> </w:t>
      </w:r>
      <w:r w:rsidR="00E00921" w:rsidRPr="008F18EC">
        <w:rPr>
          <w:rFonts w:asciiTheme="minorHAnsi" w:hAnsiTheme="minorHAnsi" w:cstheme="minorHAnsi"/>
        </w:rPr>
        <w:fldChar w:fldCharType="begin"/>
      </w:r>
      <w:r w:rsidR="00E00921" w:rsidRPr="008F18EC">
        <w:rPr>
          <w:rFonts w:asciiTheme="minorHAnsi" w:hAnsiTheme="minorHAnsi" w:cstheme="minorHAnsi"/>
        </w:rPr>
        <w:instrText xml:space="preserve"> REF _Ref197420296 \r \h </w:instrText>
      </w:r>
      <w:r w:rsidR="00E00921" w:rsidRPr="008F18EC">
        <w:rPr>
          <w:rFonts w:asciiTheme="minorHAnsi" w:hAnsiTheme="minorHAnsi" w:cstheme="minorHAnsi"/>
        </w:rPr>
      </w:r>
      <w:r w:rsidR="00E00921" w:rsidRPr="008F18EC">
        <w:rPr>
          <w:rFonts w:asciiTheme="minorHAnsi" w:hAnsiTheme="minorHAnsi" w:cstheme="minorHAnsi"/>
        </w:rPr>
        <w:fldChar w:fldCharType="separate"/>
      </w:r>
      <w:r w:rsidR="00D1220B" w:rsidRPr="008F18EC">
        <w:rPr>
          <w:rFonts w:asciiTheme="minorHAnsi" w:hAnsiTheme="minorHAnsi" w:cstheme="minorHAnsi"/>
        </w:rPr>
        <w:t>5.7</w:t>
      </w:r>
      <w:r w:rsidR="00E00921" w:rsidRPr="008F18EC">
        <w:rPr>
          <w:rFonts w:asciiTheme="minorHAnsi" w:hAnsiTheme="minorHAnsi" w:cstheme="minorHAnsi"/>
        </w:rPr>
        <w:fldChar w:fldCharType="end"/>
      </w:r>
      <w:r w:rsidRPr="008F18EC">
        <w:rPr>
          <w:rFonts w:asciiTheme="minorHAnsi" w:hAnsiTheme="minorHAnsi" w:cstheme="minorHAnsi"/>
        </w:rPr>
        <w:t>.</w:t>
      </w:r>
      <w:bookmarkEnd w:id="446"/>
      <w:r w:rsidR="00A176F8" w:rsidRPr="008F18EC">
        <w:rPr>
          <w:rFonts w:asciiTheme="minorHAnsi" w:hAnsiTheme="minorHAnsi" w:cstheme="minorHAnsi"/>
        </w:rPr>
        <w:t xml:space="preserve"> </w:t>
      </w:r>
    </w:p>
    <w:p w14:paraId="46CED21A" w14:textId="455827D8" w:rsidR="00A176F8" w:rsidRPr="008F18EC" w:rsidRDefault="00FE40B6" w:rsidP="00C041E5">
      <w:pPr>
        <w:pStyle w:val="Corpodetexto"/>
        <w:numPr>
          <w:ilvl w:val="2"/>
          <w:numId w:val="5"/>
        </w:numPr>
        <w:tabs>
          <w:tab w:val="left" w:pos="1814"/>
        </w:tabs>
        <w:spacing w:before="240" w:after="240" w:line="300" w:lineRule="exact"/>
        <w:ind w:left="567" w:firstLine="0"/>
        <w:jc w:val="both"/>
        <w:rPr>
          <w:rFonts w:asciiTheme="minorHAnsi" w:hAnsiTheme="minorHAnsi" w:cstheme="minorHAnsi"/>
        </w:rPr>
      </w:pPr>
      <w:r w:rsidRPr="008F18EC">
        <w:rPr>
          <w:rFonts w:asciiTheme="minorHAnsi" w:hAnsiTheme="minorHAnsi" w:cstheme="minorHAnsi"/>
        </w:rPr>
        <w:t>N</w:t>
      </w:r>
      <w:r w:rsidR="00A176F8" w:rsidRPr="008F18EC">
        <w:rPr>
          <w:rFonts w:asciiTheme="minorHAnsi" w:hAnsiTheme="minorHAnsi" w:cstheme="minorHAnsi"/>
        </w:rPr>
        <w:t xml:space="preserve">ão sendo resolvido </w:t>
      </w:r>
      <w:r w:rsidRPr="008F18EC">
        <w:rPr>
          <w:rFonts w:asciiTheme="minorHAnsi" w:hAnsiTheme="minorHAnsi" w:cstheme="minorHAnsi"/>
        </w:rPr>
        <w:t xml:space="preserve">da forma prevista no </w:t>
      </w:r>
      <w:r w:rsidR="00E00921" w:rsidRPr="008F18EC">
        <w:rPr>
          <w:rFonts w:asciiTheme="minorHAnsi" w:hAnsiTheme="minorHAnsi" w:cstheme="minorHAnsi"/>
        </w:rPr>
        <w:t>I</w:t>
      </w:r>
      <w:r w:rsidRPr="008F18EC">
        <w:rPr>
          <w:rFonts w:asciiTheme="minorHAnsi" w:hAnsiTheme="minorHAnsi" w:cstheme="minorHAnsi"/>
        </w:rPr>
        <w:t xml:space="preserve">tem </w:t>
      </w:r>
      <w:r w:rsidR="00E00921" w:rsidRPr="008F18EC">
        <w:rPr>
          <w:rFonts w:asciiTheme="minorHAnsi" w:hAnsiTheme="minorHAnsi" w:cstheme="minorHAnsi"/>
        </w:rPr>
        <w:fldChar w:fldCharType="begin"/>
      </w:r>
      <w:r w:rsidR="00E00921" w:rsidRPr="008F18EC">
        <w:rPr>
          <w:rFonts w:asciiTheme="minorHAnsi" w:hAnsiTheme="minorHAnsi" w:cstheme="minorHAnsi"/>
        </w:rPr>
        <w:instrText xml:space="preserve"> REF _Ref197421090 \r \h </w:instrText>
      </w:r>
      <w:r w:rsidR="00E00921" w:rsidRPr="008F18EC">
        <w:rPr>
          <w:rFonts w:asciiTheme="minorHAnsi" w:hAnsiTheme="minorHAnsi" w:cstheme="minorHAnsi"/>
        </w:rPr>
      </w:r>
      <w:r w:rsidR="00E00921" w:rsidRPr="008F18EC">
        <w:rPr>
          <w:rFonts w:asciiTheme="minorHAnsi" w:hAnsiTheme="minorHAnsi" w:cstheme="minorHAnsi"/>
        </w:rPr>
        <w:fldChar w:fldCharType="separate"/>
      </w:r>
      <w:r w:rsidR="00D1220B" w:rsidRPr="008F18EC">
        <w:rPr>
          <w:rFonts w:asciiTheme="minorHAnsi" w:hAnsiTheme="minorHAnsi" w:cstheme="minorHAnsi"/>
        </w:rPr>
        <w:t>5.16.1</w:t>
      </w:r>
      <w:r w:rsidR="00E00921" w:rsidRPr="008F18EC">
        <w:rPr>
          <w:rFonts w:asciiTheme="minorHAnsi" w:hAnsiTheme="minorHAnsi" w:cstheme="minorHAnsi"/>
        </w:rPr>
        <w:fldChar w:fldCharType="end"/>
      </w:r>
      <w:r w:rsidR="00A176F8" w:rsidRPr="008F18EC">
        <w:rPr>
          <w:rFonts w:asciiTheme="minorHAnsi" w:hAnsiTheme="minorHAnsi" w:cstheme="minorHAnsi"/>
        </w:rPr>
        <w:t xml:space="preserve">, </w:t>
      </w:r>
      <w:r w:rsidRPr="008F18EC">
        <w:rPr>
          <w:rFonts w:asciiTheme="minorHAnsi" w:hAnsiTheme="minorHAnsi" w:cstheme="minorHAnsi"/>
        </w:rPr>
        <w:t xml:space="preserve">o desempate será </w:t>
      </w:r>
      <w:r w:rsidR="00A176F8" w:rsidRPr="008F18EC">
        <w:rPr>
          <w:rFonts w:asciiTheme="minorHAnsi" w:hAnsiTheme="minorHAnsi" w:cstheme="minorHAnsi"/>
        </w:rPr>
        <w:t xml:space="preserve">por sorteio, a ser realizado na mesma </w:t>
      </w:r>
      <w:r w:rsidR="00A176F8" w:rsidRPr="008F18EC">
        <w:rPr>
          <w:rFonts w:asciiTheme="minorHAnsi" w:hAnsiTheme="minorHAnsi" w:cstheme="minorHAnsi"/>
          <w:b/>
          <w:bCs/>
        </w:rPr>
        <w:t>Sessão Pública do Leilão</w:t>
      </w:r>
      <w:r w:rsidR="00EC634E" w:rsidRPr="008F18EC">
        <w:rPr>
          <w:rFonts w:asciiTheme="minorHAnsi" w:hAnsiTheme="minorHAnsi" w:cstheme="minorHAnsi"/>
        </w:rPr>
        <w:t>,</w:t>
      </w:r>
      <w:r w:rsidR="00A176F8" w:rsidRPr="008F18EC">
        <w:rPr>
          <w:rFonts w:asciiTheme="minorHAnsi" w:hAnsiTheme="minorHAnsi" w:cstheme="minorHAnsi"/>
        </w:rPr>
        <w:t xml:space="preserve"> nos termos do </w:t>
      </w:r>
      <w:r w:rsidR="00A176F8" w:rsidRPr="008F18EC">
        <w:rPr>
          <w:rFonts w:asciiTheme="minorHAnsi" w:hAnsiTheme="minorHAnsi" w:cstheme="minorHAnsi"/>
          <w:b/>
          <w:bCs/>
        </w:rPr>
        <w:t xml:space="preserve">Manual </w:t>
      </w:r>
      <w:r w:rsidR="008E6D68" w:rsidRPr="008F18EC">
        <w:rPr>
          <w:rFonts w:asciiTheme="minorHAnsi" w:hAnsiTheme="minorHAnsi" w:cstheme="minorHAnsi"/>
          <w:b/>
          <w:bCs/>
        </w:rPr>
        <w:t xml:space="preserve">B3 </w:t>
      </w:r>
      <w:r w:rsidR="00A176F8" w:rsidRPr="008F18EC">
        <w:rPr>
          <w:rFonts w:asciiTheme="minorHAnsi" w:hAnsiTheme="minorHAnsi" w:cstheme="minorHAnsi"/>
          <w:b/>
          <w:bCs/>
        </w:rPr>
        <w:t>de Procedimentos</w:t>
      </w:r>
      <w:r w:rsidR="008E6D68" w:rsidRPr="008F18EC">
        <w:rPr>
          <w:rFonts w:asciiTheme="minorHAnsi" w:hAnsiTheme="minorHAnsi" w:cstheme="minorHAnsi"/>
          <w:b/>
          <w:bCs/>
        </w:rPr>
        <w:t xml:space="preserve"> do Leilão</w:t>
      </w:r>
      <w:r w:rsidR="00A176F8" w:rsidRPr="008F18EC">
        <w:rPr>
          <w:rFonts w:asciiTheme="minorHAnsi" w:hAnsiTheme="minorHAnsi" w:cstheme="minorHAnsi"/>
        </w:rPr>
        <w:t>.</w:t>
      </w:r>
    </w:p>
    <w:p w14:paraId="075F02C5" w14:textId="6BAD2482" w:rsidR="00A176F8" w:rsidRPr="008F18EC" w:rsidRDefault="00A176F8" w:rsidP="0D5207EE">
      <w:pPr>
        <w:pStyle w:val="Seo"/>
        <w:rPr>
          <w:rFonts w:asciiTheme="minorHAnsi" w:hAnsiTheme="minorHAnsi"/>
        </w:rPr>
      </w:pPr>
      <w:bookmarkStart w:id="447" w:name="_Toc153253884"/>
      <w:bookmarkStart w:id="448" w:name="_Toc211683484"/>
      <w:r w:rsidRPr="008F18EC">
        <w:rPr>
          <w:rFonts w:asciiTheme="minorHAnsi" w:hAnsiTheme="minorHAnsi"/>
        </w:rPr>
        <w:t>Seção IV – Análise dos Documentos de Habilitação</w:t>
      </w:r>
      <w:bookmarkEnd w:id="447"/>
      <w:bookmarkEnd w:id="448"/>
    </w:p>
    <w:p w14:paraId="62F9F271" w14:textId="77777777"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Os </w:t>
      </w:r>
      <w:r w:rsidRPr="008F18EC">
        <w:rPr>
          <w:rFonts w:asciiTheme="minorHAnsi" w:hAnsiTheme="minorHAnsi" w:cstheme="minorHAnsi"/>
          <w:b/>
          <w:bCs/>
        </w:rPr>
        <w:t>Documentos de Habilitação</w:t>
      </w:r>
      <w:r w:rsidRPr="008F18EC">
        <w:rPr>
          <w:rFonts w:asciiTheme="minorHAnsi" w:hAnsiTheme="minorHAnsi" w:cstheme="minorHAnsi"/>
        </w:rPr>
        <w:t xml:space="preserve"> e os demais documentos integrantes do Volume 3 da </w:t>
      </w:r>
      <w:r w:rsidRPr="008F18EC">
        <w:rPr>
          <w:rFonts w:asciiTheme="minorHAnsi" w:hAnsiTheme="minorHAnsi" w:cstheme="minorHAnsi"/>
          <w:b/>
          <w:bCs/>
        </w:rPr>
        <w:t xml:space="preserve">Proponente </w:t>
      </w:r>
      <w:r w:rsidRPr="008F18EC">
        <w:rPr>
          <w:rFonts w:asciiTheme="minorHAnsi" w:hAnsiTheme="minorHAnsi" w:cstheme="minorHAnsi"/>
        </w:rPr>
        <w:t xml:space="preserve">vencedora do </w:t>
      </w:r>
      <w:r w:rsidRPr="008F18EC">
        <w:rPr>
          <w:rFonts w:asciiTheme="minorHAnsi" w:hAnsiTheme="minorHAnsi" w:cstheme="minorHAnsi"/>
          <w:b/>
          <w:bCs/>
        </w:rPr>
        <w:t xml:space="preserve">Leilão </w:t>
      </w:r>
      <w:r w:rsidRPr="008F18EC">
        <w:rPr>
          <w:rFonts w:asciiTheme="minorHAnsi" w:hAnsiTheme="minorHAnsi" w:cstheme="minorHAnsi"/>
        </w:rPr>
        <w:t>serão analisados em ambiente reservado.</w:t>
      </w:r>
    </w:p>
    <w:p w14:paraId="29D6BFB4" w14:textId="3978AECC"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Será desclassificada do certame a </w:t>
      </w:r>
      <w:r w:rsidRPr="008F18EC">
        <w:rPr>
          <w:rFonts w:asciiTheme="minorHAnsi" w:hAnsiTheme="minorHAnsi" w:cstheme="minorHAnsi"/>
          <w:b/>
          <w:bCs/>
        </w:rPr>
        <w:t>Proponente</w:t>
      </w:r>
      <w:r w:rsidRPr="008F18EC">
        <w:rPr>
          <w:rFonts w:asciiTheme="minorHAnsi" w:hAnsiTheme="minorHAnsi" w:cstheme="minorHAnsi"/>
        </w:rPr>
        <w:t xml:space="preserve"> que apresentar os </w:t>
      </w:r>
      <w:r w:rsidRPr="008F18EC">
        <w:rPr>
          <w:rFonts w:asciiTheme="minorHAnsi" w:hAnsiTheme="minorHAnsi" w:cstheme="minorHAnsi"/>
          <w:b/>
          <w:bCs/>
        </w:rPr>
        <w:t>Documentos de Habilitação</w:t>
      </w:r>
      <w:r w:rsidRPr="008F18EC">
        <w:rPr>
          <w:rFonts w:asciiTheme="minorHAnsi" w:hAnsiTheme="minorHAnsi" w:cstheme="minorHAnsi"/>
        </w:rPr>
        <w:t xml:space="preserve"> ou os demais documentos integrantes do Volume 3 em desconformidade com o exigido neste</w:t>
      </w:r>
      <w:r w:rsidRPr="008F18EC">
        <w:rPr>
          <w:rFonts w:asciiTheme="minorHAnsi" w:hAnsiTheme="minorHAnsi" w:cstheme="minorHAnsi"/>
          <w:spacing w:val="-13"/>
        </w:rPr>
        <w:t xml:space="preserve"> </w:t>
      </w:r>
      <w:r w:rsidRPr="008F18EC">
        <w:rPr>
          <w:rFonts w:asciiTheme="minorHAnsi" w:hAnsiTheme="minorHAnsi" w:cstheme="minorHAnsi"/>
          <w:b/>
          <w:bCs/>
        </w:rPr>
        <w:t>Edital</w:t>
      </w:r>
      <w:r w:rsidR="00620CF1" w:rsidRPr="008F18EC">
        <w:rPr>
          <w:rFonts w:asciiTheme="minorHAnsi" w:hAnsiTheme="minorHAnsi" w:cstheme="minorHAnsi"/>
          <w:b/>
          <w:bCs/>
        </w:rPr>
        <w:t xml:space="preserve"> </w:t>
      </w:r>
      <w:r w:rsidR="00620CF1" w:rsidRPr="008F18EC">
        <w:rPr>
          <w:rFonts w:asciiTheme="minorHAnsi" w:hAnsiTheme="minorHAnsi" w:cstheme="minorHAnsi"/>
        </w:rPr>
        <w:t>e seus</w:t>
      </w:r>
      <w:r w:rsidR="00620CF1" w:rsidRPr="008F18EC">
        <w:rPr>
          <w:rFonts w:asciiTheme="minorHAnsi" w:hAnsiTheme="minorHAnsi" w:cstheme="minorHAnsi"/>
          <w:b/>
          <w:bCs/>
        </w:rPr>
        <w:t xml:space="preserve"> Anexos</w:t>
      </w:r>
      <w:r w:rsidRPr="008F18EC">
        <w:rPr>
          <w:rFonts w:asciiTheme="minorHAnsi" w:hAnsiTheme="minorHAnsi" w:cstheme="minorHAnsi"/>
        </w:rPr>
        <w:t>.</w:t>
      </w:r>
    </w:p>
    <w:p w14:paraId="2E853063" w14:textId="1E96DDA6"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Eventuais falhas na entrega ou defeitos formais nos documentos integrantes do Volume 3 poderão ser sanados, nos termos do </w:t>
      </w:r>
      <w:r w:rsidR="00622CFC" w:rsidRPr="008F18EC">
        <w:rPr>
          <w:rFonts w:asciiTheme="minorHAnsi" w:hAnsiTheme="minorHAnsi" w:cstheme="minorHAnsi"/>
        </w:rPr>
        <w:t>Item</w:t>
      </w:r>
      <w:r w:rsidRPr="008F18EC">
        <w:rPr>
          <w:rFonts w:asciiTheme="minorHAnsi" w:hAnsiTheme="minorHAnsi" w:cstheme="minorHAnsi"/>
        </w:rPr>
        <w:t xml:space="preserve"> </w:t>
      </w:r>
      <w:r w:rsidRPr="008F18EC">
        <w:rPr>
          <w:rFonts w:asciiTheme="minorHAnsi" w:hAnsiTheme="minorHAnsi" w:cstheme="minorHAnsi"/>
        </w:rPr>
        <w:fldChar w:fldCharType="begin"/>
      </w:r>
      <w:r w:rsidRPr="008F18EC">
        <w:rPr>
          <w:rFonts w:asciiTheme="minorHAnsi" w:hAnsiTheme="minorHAnsi" w:cstheme="minorHAnsi"/>
        </w:rPr>
        <w:instrText xml:space="preserve"> REF _Ref73048817 \r \h  \* MERGEFORMAT </w:instrText>
      </w:r>
      <w:r w:rsidRPr="008F18EC">
        <w:rPr>
          <w:rFonts w:asciiTheme="minorHAnsi" w:hAnsiTheme="minorHAnsi" w:cstheme="minorHAnsi"/>
        </w:rPr>
      </w:r>
      <w:r w:rsidRPr="008F18EC">
        <w:rPr>
          <w:rFonts w:asciiTheme="minorHAnsi" w:hAnsiTheme="minorHAnsi" w:cstheme="minorHAnsi"/>
        </w:rPr>
        <w:fldChar w:fldCharType="separate"/>
      </w:r>
      <w:r w:rsidR="00D1220B" w:rsidRPr="008F18EC">
        <w:rPr>
          <w:rFonts w:asciiTheme="minorHAnsi" w:hAnsiTheme="minorHAnsi" w:cstheme="minorHAnsi"/>
        </w:rPr>
        <w:t>2.3.1</w:t>
      </w:r>
      <w:r w:rsidRPr="008F18EC">
        <w:rPr>
          <w:rFonts w:asciiTheme="minorHAnsi" w:hAnsiTheme="minorHAnsi" w:cstheme="minorHAnsi"/>
        </w:rPr>
        <w:fldChar w:fldCharType="end"/>
      </w:r>
      <w:r w:rsidRPr="008F18EC">
        <w:rPr>
          <w:rFonts w:asciiTheme="minorHAnsi" w:hAnsiTheme="minorHAnsi" w:cstheme="minorHAnsi"/>
        </w:rPr>
        <w:t xml:space="preserve">, conforme procedimento e prazo a serem definidos pela </w:t>
      </w:r>
      <w:del w:id="449" w:author="Isabela Alves Pereira Oliveira" w:date="2025-10-18T12:35:00Z" w16du:dateUtc="2025-10-18T15:35:00Z">
        <w:r w:rsidRPr="008F18EC" w:rsidDel="00565610">
          <w:rPr>
            <w:rFonts w:asciiTheme="minorHAnsi" w:hAnsiTheme="minorHAnsi" w:cstheme="minorHAnsi"/>
            <w:b/>
            <w:bCs/>
          </w:rPr>
          <w:delText>Comissão de</w:delText>
        </w:r>
        <w:r w:rsidRPr="008F18EC" w:rsidDel="00565610">
          <w:rPr>
            <w:rFonts w:asciiTheme="minorHAnsi" w:hAnsiTheme="minorHAnsi" w:cstheme="minorHAnsi"/>
            <w:b/>
            <w:bCs/>
            <w:spacing w:val="-6"/>
          </w:rPr>
          <w:delText xml:space="preserve"> </w:delText>
        </w:r>
        <w:r w:rsidRPr="008F18EC" w:rsidDel="00565610">
          <w:rPr>
            <w:rFonts w:asciiTheme="minorHAnsi" w:hAnsiTheme="minorHAnsi" w:cstheme="minorHAnsi"/>
            <w:b/>
            <w:bCs/>
          </w:rPr>
          <w:delText>Licitação</w:delText>
        </w:r>
      </w:del>
      <w:ins w:id="450" w:author="Isabela Alves Pereira Oliveira" w:date="2025-10-18T12:35:00Z" w16du:dateUtc="2025-10-18T15:35:00Z">
        <w:r w:rsidR="00565610">
          <w:rPr>
            <w:rFonts w:asciiTheme="minorHAnsi" w:hAnsiTheme="minorHAnsi" w:cstheme="minorHAnsi"/>
            <w:b/>
            <w:bCs/>
          </w:rPr>
          <w:t>CPLA</w:t>
        </w:r>
      </w:ins>
      <w:r w:rsidRPr="008F18EC">
        <w:rPr>
          <w:rFonts w:asciiTheme="minorHAnsi" w:hAnsiTheme="minorHAnsi" w:cstheme="minorHAnsi"/>
        </w:rPr>
        <w:t>.</w:t>
      </w:r>
    </w:p>
    <w:p w14:paraId="469E1131" w14:textId="77777777" w:rsidR="00A176F8" w:rsidRPr="008F18EC" w:rsidRDefault="00A176F8" w:rsidP="00C041E5">
      <w:pPr>
        <w:pStyle w:val="PargrafodaLista"/>
        <w:numPr>
          <w:ilvl w:val="2"/>
          <w:numId w:val="5"/>
        </w:numPr>
        <w:tabs>
          <w:tab w:val="left" w:pos="2664"/>
        </w:tabs>
        <w:spacing w:before="240" w:after="240" w:line="300" w:lineRule="exact"/>
        <w:ind w:firstLine="0"/>
        <w:rPr>
          <w:rFonts w:asciiTheme="minorHAnsi" w:hAnsiTheme="minorHAnsi" w:cstheme="minorHAnsi"/>
        </w:rPr>
      </w:pPr>
      <w:r w:rsidRPr="008F18EC">
        <w:rPr>
          <w:rFonts w:asciiTheme="minorHAnsi" w:hAnsiTheme="minorHAnsi" w:cstheme="minorHAnsi"/>
        </w:rPr>
        <w:t>Considera-se falha ou defeito formal aquele que (i) não desnature o objeto substancial do documento apresentado, e que (</w:t>
      </w:r>
      <w:proofErr w:type="spellStart"/>
      <w:r w:rsidRPr="008F18EC">
        <w:rPr>
          <w:rFonts w:asciiTheme="minorHAnsi" w:hAnsiTheme="minorHAnsi" w:cstheme="minorHAnsi"/>
        </w:rPr>
        <w:t>ii</w:t>
      </w:r>
      <w:proofErr w:type="spellEnd"/>
      <w:r w:rsidRPr="008F18EC">
        <w:rPr>
          <w:rFonts w:asciiTheme="minorHAnsi" w:hAnsiTheme="minorHAnsi" w:cstheme="minorHAnsi"/>
        </w:rPr>
        <w:t>) não impeça a aferição, com a devida segurança, da informação constante da documentação.</w:t>
      </w:r>
    </w:p>
    <w:p w14:paraId="39066CBA" w14:textId="6A26EDC2"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Caso ocorra a inabilitação da </w:t>
      </w:r>
      <w:r w:rsidRPr="008F18EC">
        <w:rPr>
          <w:rFonts w:asciiTheme="minorHAnsi" w:hAnsiTheme="minorHAnsi" w:cstheme="minorHAnsi"/>
          <w:b/>
          <w:bCs/>
        </w:rPr>
        <w:t>Proponente</w:t>
      </w:r>
      <w:r w:rsidRPr="008F18EC">
        <w:rPr>
          <w:rFonts w:asciiTheme="minorHAnsi" w:hAnsiTheme="minorHAnsi" w:cstheme="minorHAnsi"/>
        </w:rPr>
        <w:t xml:space="preserve"> declarada vencedora do </w:t>
      </w:r>
      <w:r w:rsidRPr="008F18EC">
        <w:rPr>
          <w:rFonts w:asciiTheme="minorHAnsi" w:hAnsiTheme="minorHAnsi" w:cstheme="minorHAnsi"/>
          <w:b/>
          <w:bCs/>
        </w:rPr>
        <w:t>Leilão</w:t>
      </w:r>
      <w:r w:rsidRPr="008F18EC">
        <w:rPr>
          <w:rFonts w:asciiTheme="minorHAnsi" w:hAnsiTheme="minorHAnsi" w:cstheme="minorHAnsi"/>
        </w:rPr>
        <w:t xml:space="preserve">, a </w:t>
      </w:r>
      <w:del w:id="451" w:author="Isabela Alves Pereira Oliveira" w:date="2025-10-18T12:36:00Z" w16du:dateUtc="2025-10-18T15:36:00Z">
        <w:r w:rsidRPr="008F18EC" w:rsidDel="00565610">
          <w:rPr>
            <w:rFonts w:asciiTheme="minorHAnsi" w:hAnsiTheme="minorHAnsi" w:cstheme="minorHAnsi"/>
            <w:b/>
            <w:bCs/>
          </w:rPr>
          <w:delText>Comissão de Licitação</w:delText>
        </w:r>
        <w:r w:rsidRPr="008F18EC" w:rsidDel="00565610">
          <w:rPr>
            <w:rFonts w:asciiTheme="minorHAnsi" w:hAnsiTheme="minorHAnsi" w:cstheme="minorHAnsi"/>
          </w:rPr>
          <w:delText xml:space="preserve"> </w:delText>
        </w:r>
      </w:del>
      <w:ins w:id="452" w:author="Isabela Alves Pereira Oliveira" w:date="2025-10-18T12:36:00Z" w16du:dateUtc="2025-10-18T15:36:00Z">
        <w:r w:rsidR="00565610">
          <w:rPr>
            <w:rFonts w:asciiTheme="minorHAnsi" w:hAnsiTheme="minorHAnsi" w:cstheme="minorHAnsi"/>
            <w:b/>
            <w:bCs/>
          </w:rPr>
          <w:t xml:space="preserve">CPLA </w:t>
        </w:r>
      </w:ins>
      <w:r w:rsidRPr="008F18EC">
        <w:rPr>
          <w:rFonts w:asciiTheme="minorHAnsi" w:hAnsiTheme="minorHAnsi" w:cstheme="minorHAnsi"/>
        </w:rPr>
        <w:t xml:space="preserve">abrirá o volume de </w:t>
      </w:r>
      <w:r w:rsidRPr="008F18EC">
        <w:rPr>
          <w:rFonts w:asciiTheme="minorHAnsi" w:hAnsiTheme="minorHAnsi" w:cstheme="minorHAnsi"/>
          <w:b/>
          <w:bCs/>
        </w:rPr>
        <w:t>Documentos de Habilitação</w:t>
      </w:r>
      <w:r w:rsidRPr="008F18EC">
        <w:rPr>
          <w:rFonts w:asciiTheme="minorHAnsi" w:hAnsiTheme="minorHAnsi" w:cstheme="minorHAnsi"/>
        </w:rPr>
        <w:t xml:space="preserve"> da </w:t>
      </w:r>
      <w:r w:rsidRPr="008F18EC">
        <w:rPr>
          <w:rFonts w:asciiTheme="minorHAnsi" w:hAnsiTheme="minorHAnsi" w:cstheme="minorHAnsi"/>
          <w:b/>
          <w:bCs/>
        </w:rPr>
        <w:t>Proponente</w:t>
      </w:r>
      <w:r w:rsidRPr="008F18EC">
        <w:rPr>
          <w:rFonts w:asciiTheme="minorHAnsi" w:hAnsiTheme="minorHAnsi" w:cstheme="minorHAnsi"/>
        </w:rPr>
        <w:t xml:space="preserve"> classificada em segundo lugar e assim sucessivamente até que uma </w:t>
      </w:r>
      <w:r w:rsidRPr="008F18EC">
        <w:rPr>
          <w:rFonts w:asciiTheme="minorHAnsi" w:hAnsiTheme="minorHAnsi" w:cstheme="minorHAnsi"/>
          <w:b/>
          <w:bCs/>
        </w:rPr>
        <w:t>Proponente</w:t>
      </w:r>
      <w:r w:rsidRPr="008F18EC">
        <w:rPr>
          <w:rFonts w:asciiTheme="minorHAnsi" w:hAnsiTheme="minorHAnsi" w:cstheme="minorHAnsi"/>
        </w:rPr>
        <w:t xml:space="preserve"> seja considerada habilitada, observada a ordem de classificação de propostas fixada na </w:t>
      </w:r>
      <w:r w:rsidRPr="008F18EC">
        <w:rPr>
          <w:rFonts w:asciiTheme="minorHAnsi" w:hAnsiTheme="minorHAnsi" w:cstheme="minorHAnsi"/>
          <w:b/>
          <w:bCs/>
        </w:rPr>
        <w:t>Sessão Pública do Leilão</w:t>
      </w:r>
      <w:r w:rsidRPr="008F18EC">
        <w:rPr>
          <w:rFonts w:asciiTheme="minorHAnsi" w:hAnsiTheme="minorHAnsi" w:cstheme="minorHAnsi"/>
        </w:rPr>
        <w:t>.</w:t>
      </w:r>
    </w:p>
    <w:p w14:paraId="4685F2F0" w14:textId="77777777"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inabilitação da </w:t>
      </w:r>
      <w:r w:rsidRPr="008F18EC">
        <w:rPr>
          <w:rFonts w:asciiTheme="minorHAnsi" w:hAnsiTheme="minorHAnsi" w:cstheme="minorHAnsi"/>
          <w:b/>
          <w:bCs/>
        </w:rPr>
        <w:t>Proponente</w:t>
      </w:r>
      <w:r w:rsidRPr="008F18EC">
        <w:rPr>
          <w:rFonts w:asciiTheme="minorHAnsi" w:hAnsiTheme="minorHAnsi" w:cstheme="minorHAnsi"/>
        </w:rPr>
        <w:t xml:space="preserve"> que tenha sido considerada a vencedora do </w:t>
      </w:r>
      <w:r w:rsidRPr="008F18EC">
        <w:rPr>
          <w:rFonts w:asciiTheme="minorHAnsi" w:hAnsiTheme="minorHAnsi" w:cstheme="minorHAnsi"/>
          <w:b/>
          <w:bCs/>
        </w:rPr>
        <w:t>Leilão</w:t>
      </w:r>
      <w:r w:rsidRPr="008F18EC">
        <w:rPr>
          <w:rFonts w:asciiTheme="minorHAnsi" w:hAnsiTheme="minorHAnsi" w:cstheme="minorHAnsi"/>
        </w:rPr>
        <w:t xml:space="preserve">, garantida a ampla defesa e o contraditório, ensejará a fixação de multa, equivalente ao valor da </w:t>
      </w:r>
      <w:r w:rsidRPr="008F18EC">
        <w:rPr>
          <w:rFonts w:asciiTheme="minorHAnsi" w:hAnsiTheme="minorHAnsi" w:cstheme="minorHAnsi"/>
          <w:b/>
          <w:bCs/>
        </w:rPr>
        <w:t>Garantia da Proposta</w:t>
      </w:r>
      <w:r w:rsidRPr="008F18EC">
        <w:rPr>
          <w:rFonts w:asciiTheme="minorHAnsi" w:hAnsiTheme="minorHAnsi" w:cstheme="minorHAnsi"/>
        </w:rPr>
        <w:t>, a qual será integralmente executada para quitação do</w:t>
      </w:r>
      <w:r w:rsidRPr="008F18EC">
        <w:rPr>
          <w:rFonts w:asciiTheme="minorHAnsi" w:hAnsiTheme="minorHAnsi" w:cstheme="minorHAnsi"/>
          <w:spacing w:val="-6"/>
        </w:rPr>
        <w:t xml:space="preserve"> </w:t>
      </w:r>
      <w:r w:rsidRPr="008F18EC">
        <w:rPr>
          <w:rFonts w:asciiTheme="minorHAnsi" w:hAnsiTheme="minorHAnsi" w:cstheme="minorHAnsi"/>
        </w:rPr>
        <w:t>débito.</w:t>
      </w:r>
    </w:p>
    <w:p w14:paraId="1BC5B316" w14:textId="5FAFCC20"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Proponente</w:t>
      </w:r>
      <w:r w:rsidRPr="008F18EC">
        <w:rPr>
          <w:rFonts w:asciiTheme="minorHAnsi" w:hAnsiTheme="minorHAnsi" w:cstheme="minorHAnsi"/>
        </w:rPr>
        <w:t xml:space="preserve"> obriga-se a comunicar à </w:t>
      </w:r>
      <w:del w:id="453" w:author="Isabela Alves Pereira Oliveira" w:date="2025-10-18T12:36:00Z" w16du:dateUtc="2025-10-18T15:36:00Z">
        <w:r w:rsidRPr="008F18EC" w:rsidDel="00565610">
          <w:rPr>
            <w:rFonts w:asciiTheme="minorHAnsi" w:hAnsiTheme="minorHAnsi" w:cstheme="minorHAnsi"/>
            <w:b/>
            <w:bCs/>
          </w:rPr>
          <w:delText>Comissão de Licitação</w:delText>
        </w:r>
      </w:del>
      <w:ins w:id="454" w:author="Isabela Alves Pereira Oliveira" w:date="2025-10-18T12:36:00Z" w16du:dateUtc="2025-10-18T15:36:00Z">
        <w:r w:rsidR="00565610">
          <w:rPr>
            <w:rFonts w:asciiTheme="minorHAnsi" w:hAnsiTheme="minorHAnsi" w:cstheme="minorHAnsi"/>
            <w:b/>
            <w:bCs/>
          </w:rPr>
          <w:t>CPLA</w:t>
        </w:r>
      </w:ins>
      <w:r w:rsidRPr="008F18EC">
        <w:rPr>
          <w:rFonts w:asciiTheme="minorHAnsi" w:hAnsiTheme="minorHAnsi" w:cstheme="minorHAnsi"/>
        </w:rPr>
        <w:t>, imediatamente após sua ocorrência, qualquer fato ou circunstância superveniente que altere ou comprometa suas condições de</w:t>
      </w:r>
      <w:r w:rsidRPr="008F18EC">
        <w:rPr>
          <w:rFonts w:asciiTheme="minorHAnsi" w:hAnsiTheme="minorHAnsi" w:cstheme="minorHAnsi"/>
          <w:spacing w:val="-2"/>
        </w:rPr>
        <w:t xml:space="preserve"> </w:t>
      </w:r>
      <w:r w:rsidRPr="008F18EC">
        <w:rPr>
          <w:rFonts w:asciiTheme="minorHAnsi" w:hAnsiTheme="minorHAnsi" w:cstheme="minorHAnsi"/>
        </w:rPr>
        <w:t>habilitação.</w:t>
      </w:r>
    </w:p>
    <w:p w14:paraId="0A741AED" w14:textId="33E8989A" w:rsidR="00A176F8" w:rsidRPr="008F18EC" w:rsidRDefault="00A176F8" w:rsidP="0D5207EE">
      <w:pPr>
        <w:pStyle w:val="Seo"/>
        <w:rPr>
          <w:rFonts w:asciiTheme="minorHAnsi" w:hAnsiTheme="minorHAnsi"/>
        </w:rPr>
      </w:pPr>
      <w:bookmarkStart w:id="455" w:name="_Toc1883418591"/>
      <w:bookmarkStart w:id="456" w:name="_Toc211683485"/>
      <w:r w:rsidRPr="008F18EC">
        <w:rPr>
          <w:rFonts w:asciiTheme="minorHAnsi" w:hAnsiTheme="minorHAnsi"/>
        </w:rPr>
        <w:t>Seção V – Instruções gerais para interposição de recursos administrativos</w:t>
      </w:r>
      <w:bookmarkEnd w:id="455"/>
      <w:bookmarkEnd w:id="456"/>
    </w:p>
    <w:p w14:paraId="2339B7F6" w14:textId="44521E8A"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Após o término da fase de habilitação, haverá a fase recursal única, em que as </w:t>
      </w:r>
      <w:r w:rsidRPr="008F18EC">
        <w:rPr>
          <w:rFonts w:asciiTheme="minorHAnsi" w:hAnsiTheme="minorHAnsi" w:cstheme="minorHAnsi"/>
          <w:b/>
          <w:bCs/>
        </w:rPr>
        <w:lastRenderedPageBreak/>
        <w:t>Proponentes</w:t>
      </w:r>
      <w:r w:rsidRPr="008F18EC">
        <w:rPr>
          <w:rFonts w:asciiTheme="minorHAnsi" w:hAnsiTheme="minorHAnsi" w:cstheme="minorHAnsi"/>
        </w:rPr>
        <w:t xml:space="preserve"> que participarem do </w:t>
      </w:r>
      <w:r w:rsidRPr="008F18EC">
        <w:rPr>
          <w:rFonts w:asciiTheme="minorHAnsi" w:hAnsiTheme="minorHAnsi" w:cstheme="minorHAnsi"/>
          <w:b/>
          <w:bCs/>
        </w:rPr>
        <w:t>Leilão</w:t>
      </w:r>
      <w:r w:rsidRPr="008F18EC">
        <w:rPr>
          <w:rFonts w:asciiTheme="minorHAnsi" w:hAnsiTheme="minorHAnsi" w:cstheme="minorHAnsi"/>
        </w:rPr>
        <w:t xml:space="preserve"> poderão recorrer de todas as decisões da </w:t>
      </w:r>
      <w:del w:id="457" w:author="Isabela Alves Pereira Oliveira" w:date="2025-10-18T12:36:00Z" w16du:dateUtc="2025-10-18T15:36:00Z">
        <w:r w:rsidRPr="008F18EC" w:rsidDel="00565610">
          <w:rPr>
            <w:rFonts w:asciiTheme="minorHAnsi" w:hAnsiTheme="minorHAnsi" w:cstheme="minorHAnsi"/>
            <w:b/>
            <w:bCs/>
          </w:rPr>
          <w:delText>Comissão de</w:delText>
        </w:r>
        <w:r w:rsidRPr="008F18EC" w:rsidDel="00565610">
          <w:rPr>
            <w:rFonts w:asciiTheme="minorHAnsi" w:hAnsiTheme="minorHAnsi" w:cstheme="minorHAnsi"/>
            <w:b/>
            <w:bCs/>
            <w:spacing w:val="-3"/>
          </w:rPr>
          <w:delText xml:space="preserve"> </w:delText>
        </w:r>
        <w:r w:rsidRPr="008F18EC" w:rsidDel="00565610">
          <w:rPr>
            <w:rFonts w:asciiTheme="minorHAnsi" w:hAnsiTheme="minorHAnsi" w:cstheme="minorHAnsi"/>
            <w:b/>
            <w:bCs/>
          </w:rPr>
          <w:delText>Licitação</w:delText>
        </w:r>
      </w:del>
      <w:ins w:id="458" w:author="Isabela Alves Pereira Oliveira" w:date="2025-10-18T12:36:00Z" w16du:dateUtc="2025-10-18T15:36:00Z">
        <w:r w:rsidR="00565610">
          <w:rPr>
            <w:rFonts w:asciiTheme="minorHAnsi" w:hAnsiTheme="minorHAnsi" w:cstheme="minorHAnsi"/>
            <w:b/>
            <w:bCs/>
          </w:rPr>
          <w:t>CPLA</w:t>
        </w:r>
      </w:ins>
      <w:r w:rsidRPr="008F18EC">
        <w:rPr>
          <w:rFonts w:asciiTheme="minorHAnsi" w:hAnsiTheme="minorHAnsi" w:cstheme="minorHAnsi"/>
        </w:rPr>
        <w:t>.</w:t>
      </w:r>
    </w:p>
    <w:p w14:paraId="7853253E" w14:textId="46B55679" w:rsidR="00A176F8" w:rsidRPr="008F18EC" w:rsidRDefault="00A176F8"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despeito da fase recursal única após o </w:t>
      </w:r>
      <w:r w:rsidR="00CF7F53" w:rsidRPr="008F18EC">
        <w:rPr>
          <w:rFonts w:asciiTheme="minorHAnsi" w:hAnsiTheme="minorHAnsi" w:cstheme="minorHAnsi"/>
        </w:rPr>
        <w:t>término</w:t>
      </w:r>
      <w:r w:rsidRPr="008F18EC">
        <w:rPr>
          <w:rFonts w:asciiTheme="minorHAnsi" w:hAnsiTheme="minorHAnsi" w:cstheme="minorHAnsi"/>
        </w:rPr>
        <w:t xml:space="preserve"> da fase de habilitação, as </w:t>
      </w:r>
      <w:r w:rsidRPr="008F18EC">
        <w:rPr>
          <w:rFonts w:asciiTheme="minorHAnsi" w:hAnsiTheme="minorHAnsi" w:cstheme="minorHAnsi"/>
          <w:b/>
          <w:bCs/>
        </w:rPr>
        <w:t>Proponentes</w:t>
      </w:r>
      <w:r w:rsidRPr="008F18EC">
        <w:rPr>
          <w:rFonts w:asciiTheme="minorHAnsi" w:hAnsiTheme="minorHAnsi" w:cstheme="minorHAnsi"/>
        </w:rPr>
        <w:t xml:space="preserve"> que desejarem recorrer em face dos atos do julgamento da </w:t>
      </w:r>
      <w:r w:rsidRPr="008F18EC">
        <w:rPr>
          <w:rFonts w:asciiTheme="minorHAnsi" w:hAnsiTheme="minorHAnsi" w:cstheme="minorHAnsi"/>
          <w:b/>
          <w:bCs/>
        </w:rPr>
        <w:t>Garantia da Proposta</w:t>
      </w:r>
      <w:r w:rsidRPr="008F18EC">
        <w:rPr>
          <w:rFonts w:asciiTheme="minorHAnsi" w:hAnsiTheme="minorHAnsi" w:cstheme="minorHAnsi"/>
        </w:rPr>
        <w:t xml:space="preserve">, da </w:t>
      </w:r>
      <w:r w:rsidRPr="008F18EC">
        <w:rPr>
          <w:rFonts w:asciiTheme="minorHAnsi" w:hAnsiTheme="minorHAnsi" w:cstheme="minorHAnsi"/>
          <w:b/>
          <w:bCs/>
        </w:rPr>
        <w:t>Proposta Econômica</w:t>
      </w:r>
      <w:r w:rsidRPr="008F18EC">
        <w:rPr>
          <w:rFonts w:asciiTheme="minorHAnsi" w:hAnsiTheme="minorHAnsi" w:cstheme="minorHAnsi"/>
        </w:rPr>
        <w:t xml:space="preserve"> ou da habilitação deverão manifestar, imediatamente após o término de cada sessão, sua intenção de recorrer, sob pena de preclusão.</w:t>
      </w:r>
    </w:p>
    <w:p w14:paraId="28C8A34D" w14:textId="77777777"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Caso todas as </w:t>
      </w:r>
      <w:r w:rsidRPr="008F18EC">
        <w:rPr>
          <w:rFonts w:asciiTheme="minorHAnsi" w:hAnsiTheme="minorHAnsi" w:cstheme="minorHAnsi"/>
          <w:b/>
          <w:bCs/>
        </w:rPr>
        <w:t>Proponentes</w:t>
      </w:r>
      <w:r w:rsidRPr="008F18EC">
        <w:rPr>
          <w:rFonts w:asciiTheme="minorHAnsi" w:hAnsiTheme="minorHAnsi" w:cstheme="minorHAnsi"/>
        </w:rPr>
        <w:t xml:space="preserve"> renunciem expressamente ao direito de recorrer, o processo licitatório será submetido à homologação imediatamente após a publicação da ata de julgamento da</w:t>
      </w:r>
      <w:r w:rsidRPr="008F18EC">
        <w:rPr>
          <w:rFonts w:asciiTheme="minorHAnsi" w:hAnsiTheme="minorHAnsi" w:cstheme="minorHAnsi"/>
          <w:spacing w:val="-9"/>
        </w:rPr>
        <w:t xml:space="preserve"> </w:t>
      </w:r>
      <w:r w:rsidRPr="008F18EC">
        <w:rPr>
          <w:rFonts w:asciiTheme="minorHAnsi" w:hAnsiTheme="minorHAnsi" w:cstheme="minorHAnsi"/>
        </w:rPr>
        <w:t>licitação.</w:t>
      </w:r>
    </w:p>
    <w:p w14:paraId="342D8A7A" w14:textId="23B61DB7"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bookmarkStart w:id="459" w:name="_Ref73048875"/>
      <w:r w:rsidRPr="008F18EC">
        <w:rPr>
          <w:rFonts w:asciiTheme="minorHAnsi" w:hAnsiTheme="minorHAnsi" w:cstheme="minorHAnsi"/>
        </w:rPr>
        <w:t>Os recursos deverão ser apresentados por meio eletrônico, no sítio</w:t>
      </w:r>
      <w:r w:rsidRPr="008F18EC">
        <w:rPr>
          <w:rFonts w:asciiTheme="minorHAnsi" w:hAnsiTheme="minorHAnsi" w:cstheme="minorHAnsi"/>
          <w:spacing w:val="46"/>
        </w:rPr>
        <w:t xml:space="preserve"> </w:t>
      </w:r>
      <w:r w:rsidRPr="008F18EC">
        <w:rPr>
          <w:rFonts w:asciiTheme="minorHAnsi" w:hAnsiTheme="minorHAnsi" w:cstheme="minorHAnsi"/>
        </w:rPr>
        <w:t>eletrônico [</w:t>
      </w:r>
      <w:r w:rsidRPr="008F18EC">
        <w:rPr>
          <w:rFonts w:asciiTheme="minorHAnsi" w:hAnsiTheme="minorHAnsi" w:cstheme="minorHAnsi"/>
          <w:highlight w:val="yellow"/>
        </w:rPr>
        <w:t>•</w:t>
      </w:r>
      <w:r w:rsidRPr="008F18EC">
        <w:rPr>
          <w:rFonts w:asciiTheme="minorHAnsi" w:hAnsiTheme="minorHAnsi" w:cstheme="minorHAnsi"/>
        </w:rPr>
        <w:t xml:space="preserve">], em área própria para o </w:t>
      </w:r>
      <w:r w:rsidRPr="008F18EC">
        <w:rPr>
          <w:rFonts w:asciiTheme="minorHAnsi" w:hAnsiTheme="minorHAnsi" w:cstheme="minorHAnsi"/>
          <w:b/>
          <w:bCs/>
        </w:rPr>
        <w:t>Leilão</w:t>
      </w:r>
      <w:r w:rsidRPr="008F18EC">
        <w:rPr>
          <w:rFonts w:asciiTheme="minorHAnsi" w:hAnsiTheme="minorHAnsi" w:cstheme="minorHAnsi"/>
        </w:rPr>
        <w:t xml:space="preserve">, no prazo de </w:t>
      </w:r>
      <w:r w:rsidR="00AA345F" w:rsidRPr="008F18EC">
        <w:rPr>
          <w:rFonts w:asciiTheme="minorHAnsi" w:hAnsiTheme="minorHAnsi" w:cstheme="minorHAnsi"/>
        </w:rPr>
        <w:t xml:space="preserve">3 </w:t>
      </w:r>
      <w:r w:rsidRPr="008F18EC">
        <w:rPr>
          <w:rFonts w:asciiTheme="minorHAnsi" w:hAnsiTheme="minorHAnsi" w:cstheme="minorHAnsi"/>
        </w:rPr>
        <w:t>(</w:t>
      </w:r>
      <w:r w:rsidR="00AA345F" w:rsidRPr="008F18EC">
        <w:rPr>
          <w:rFonts w:asciiTheme="minorHAnsi" w:hAnsiTheme="minorHAnsi" w:cstheme="minorHAnsi"/>
        </w:rPr>
        <w:t>três</w:t>
      </w:r>
      <w:r w:rsidRPr="008F18EC">
        <w:rPr>
          <w:rFonts w:asciiTheme="minorHAnsi" w:hAnsiTheme="minorHAnsi" w:cstheme="minorHAnsi"/>
        </w:rPr>
        <w:t>) dias úteis, contados da publicação da decisão que julgar a habilitação, devendo ser dirigidos à [</w:t>
      </w:r>
      <w:r w:rsidRPr="008F18EC">
        <w:rPr>
          <w:rFonts w:asciiTheme="minorHAnsi" w:hAnsiTheme="minorHAnsi" w:cstheme="minorHAnsi"/>
          <w:highlight w:val="yellow"/>
        </w:rPr>
        <w:t>•</w:t>
      </w:r>
      <w:r w:rsidRPr="008F18EC">
        <w:rPr>
          <w:rFonts w:asciiTheme="minorHAnsi" w:hAnsiTheme="minorHAnsi" w:cstheme="minorHAnsi"/>
        </w:rPr>
        <w:t>].</w:t>
      </w:r>
      <w:bookmarkEnd w:id="459"/>
    </w:p>
    <w:p w14:paraId="52264B6D" w14:textId="6A2B8110" w:rsidR="00A176F8" w:rsidRPr="008F18EC" w:rsidRDefault="00A176F8"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A interposição dos recursos deverá observar o horário limite de </w:t>
      </w:r>
      <w:r w:rsidR="00E00921" w:rsidRPr="008F18EC">
        <w:rPr>
          <w:rFonts w:asciiTheme="minorHAnsi" w:hAnsiTheme="minorHAnsi" w:cstheme="minorHAnsi"/>
        </w:rPr>
        <w:t>[</w:t>
      </w:r>
      <w:r w:rsidRPr="008F18EC">
        <w:rPr>
          <w:rFonts w:asciiTheme="minorHAnsi" w:hAnsiTheme="minorHAnsi" w:cstheme="minorHAnsi"/>
          <w:highlight w:val="yellow"/>
        </w:rPr>
        <w:t>18h</w:t>
      </w:r>
      <w:r w:rsidR="00E00921" w:rsidRPr="008F18EC">
        <w:rPr>
          <w:rFonts w:asciiTheme="minorHAnsi" w:hAnsiTheme="minorHAnsi" w:cstheme="minorHAnsi"/>
        </w:rPr>
        <w:t>]</w:t>
      </w:r>
      <w:r w:rsidRPr="008F18EC">
        <w:rPr>
          <w:rFonts w:asciiTheme="minorHAnsi" w:hAnsiTheme="minorHAnsi" w:cstheme="minorHAnsi"/>
        </w:rPr>
        <w:t xml:space="preserve"> do último dia do</w:t>
      </w:r>
      <w:r w:rsidRPr="008F18EC">
        <w:rPr>
          <w:rFonts w:asciiTheme="minorHAnsi" w:hAnsiTheme="minorHAnsi" w:cstheme="minorHAnsi"/>
          <w:spacing w:val="-3"/>
        </w:rPr>
        <w:t xml:space="preserve"> </w:t>
      </w:r>
      <w:r w:rsidRPr="008F18EC">
        <w:rPr>
          <w:rFonts w:asciiTheme="minorHAnsi" w:hAnsiTheme="minorHAnsi" w:cstheme="minorHAnsi"/>
        </w:rPr>
        <w:t>prazo.</w:t>
      </w:r>
    </w:p>
    <w:p w14:paraId="22287E06" w14:textId="716E2AC9" w:rsidR="00A176F8" w:rsidRPr="008F18EC" w:rsidRDefault="00A176F8"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O prazo para apresentar contrarrazões será de </w:t>
      </w:r>
      <w:r w:rsidR="00A179E8" w:rsidRPr="008F18EC">
        <w:rPr>
          <w:rFonts w:asciiTheme="minorHAnsi" w:hAnsiTheme="minorHAnsi" w:cstheme="minorHAnsi"/>
        </w:rPr>
        <w:t xml:space="preserve">3 </w:t>
      </w:r>
      <w:r w:rsidRPr="008F18EC">
        <w:rPr>
          <w:rFonts w:asciiTheme="minorHAnsi" w:hAnsiTheme="minorHAnsi" w:cstheme="minorHAnsi"/>
        </w:rPr>
        <w:t>(</w:t>
      </w:r>
      <w:r w:rsidR="00A179E8" w:rsidRPr="008F18EC">
        <w:rPr>
          <w:rFonts w:asciiTheme="minorHAnsi" w:hAnsiTheme="minorHAnsi" w:cstheme="minorHAnsi"/>
        </w:rPr>
        <w:t>três</w:t>
      </w:r>
      <w:r w:rsidRPr="008F18EC">
        <w:rPr>
          <w:rFonts w:asciiTheme="minorHAnsi" w:hAnsiTheme="minorHAnsi" w:cstheme="minorHAnsi"/>
        </w:rPr>
        <w:t xml:space="preserve">) dias úteis, tendo início a partir do encerramento do prazo recursal, respeitado o horário limite de </w:t>
      </w:r>
      <w:r w:rsidR="00E00921" w:rsidRPr="008F18EC">
        <w:rPr>
          <w:rFonts w:asciiTheme="minorHAnsi" w:hAnsiTheme="minorHAnsi" w:cstheme="minorHAnsi"/>
        </w:rPr>
        <w:t>[</w:t>
      </w:r>
      <w:r w:rsidRPr="008F18EC">
        <w:rPr>
          <w:rFonts w:asciiTheme="minorHAnsi" w:hAnsiTheme="minorHAnsi" w:cstheme="minorHAnsi"/>
          <w:highlight w:val="yellow"/>
        </w:rPr>
        <w:t>18h</w:t>
      </w:r>
      <w:r w:rsidR="00E00921" w:rsidRPr="008F18EC">
        <w:rPr>
          <w:rFonts w:asciiTheme="minorHAnsi" w:hAnsiTheme="minorHAnsi" w:cstheme="minorHAnsi"/>
        </w:rPr>
        <w:t>]</w:t>
      </w:r>
      <w:r w:rsidRPr="008F18EC">
        <w:rPr>
          <w:rFonts w:asciiTheme="minorHAnsi" w:hAnsiTheme="minorHAnsi" w:cstheme="minorHAnsi"/>
        </w:rPr>
        <w:t xml:space="preserve"> do último dia do</w:t>
      </w:r>
      <w:r w:rsidRPr="008F18EC">
        <w:rPr>
          <w:rFonts w:asciiTheme="minorHAnsi" w:hAnsiTheme="minorHAnsi" w:cstheme="minorHAnsi"/>
          <w:spacing w:val="-4"/>
        </w:rPr>
        <w:t xml:space="preserve"> </w:t>
      </w:r>
      <w:r w:rsidRPr="008F18EC">
        <w:rPr>
          <w:rFonts w:asciiTheme="minorHAnsi" w:hAnsiTheme="minorHAnsi" w:cstheme="minorHAnsi"/>
        </w:rPr>
        <w:t>prazo.</w:t>
      </w:r>
    </w:p>
    <w:p w14:paraId="06777577" w14:textId="45F9AE0A" w:rsidR="00A176F8" w:rsidRPr="008F18EC" w:rsidRDefault="00A176F8"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bookmarkStart w:id="460" w:name="_Ref69413889"/>
      <w:r w:rsidRPr="008F18EC">
        <w:rPr>
          <w:rFonts w:asciiTheme="minorHAnsi" w:hAnsiTheme="minorHAnsi" w:cstheme="minorHAnsi"/>
        </w:rPr>
        <w:t xml:space="preserve">A </w:t>
      </w:r>
      <w:del w:id="461" w:author="Isabela Alves Pereira Oliveira" w:date="2025-10-18T12:36:00Z" w16du:dateUtc="2025-10-18T15:36:00Z">
        <w:r w:rsidRPr="008F18EC" w:rsidDel="00565610">
          <w:rPr>
            <w:rFonts w:asciiTheme="minorHAnsi" w:hAnsiTheme="minorHAnsi" w:cstheme="minorHAnsi"/>
            <w:b/>
            <w:bCs/>
          </w:rPr>
          <w:delText>Comissão de Licitação</w:delText>
        </w:r>
      </w:del>
      <w:ins w:id="462" w:author="Isabela Alves Pereira Oliveira" w:date="2025-10-18T12:36:00Z" w16du:dateUtc="2025-10-18T15:36:00Z">
        <w:r w:rsidR="00565610">
          <w:rPr>
            <w:rFonts w:asciiTheme="minorHAnsi" w:hAnsiTheme="minorHAnsi" w:cstheme="minorHAnsi"/>
            <w:b/>
            <w:bCs/>
          </w:rPr>
          <w:t>CPLA</w:t>
        </w:r>
      </w:ins>
      <w:r w:rsidRPr="008F18EC">
        <w:rPr>
          <w:rFonts w:asciiTheme="minorHAnsi" w:hAnsiTheme="minorHAnsi" w:cstheme="minorHAnsi"/>
        </w:rPr>
        <w:t xml:space="preserve"> poderá, de ofício ou mediante provocação, reconsiderar sua decisão no prazo de até </w:t>
      </w:r>
      <w:r w:rsidR="00A179E8" w:rsidRPr="008F18EC">
        <w:rPr>
          <w:rFonts w:asciiTheme="minorHAnsi" w:hAnsiTheme="minorHAnsi" w:cstheme="minorHAnsi"/>
        </w:rPr>
        <w:t xml:space="preserve">3 </w:t>
      </w:r>
      <w:r w:rsidRPr="008F18EC">
        <w:rPr>
          <w:rFonts w:asciiTheme="minorHAnsi" w:hAnsiTheme="minorHAnsi" w:cstheme="minorHAnsi"/>
        </w:rPr>
        <w:t>(</w:t>
      </w:r>
      <w:r w:rsidR="00A179E8" w:rsidRPr="008F18EC">
        <w:rPr>
          <w:rFonts w:asciiTheme="minorHAnsi" w:hAnsiTheme="minorHAnsi" w:cstheme="minorHAnsi"/>
        </w:rPr>
        <w:t>três</w:t>
      </w:r>
      <w:r w:rsidRPr="008F18EC">
        <w:rPr>
          <w:rFonts w:asciiTheme="minorHAnsi" w:hAnsiTheme="minorHAnsi" w:cstheme="minorHAnsi"/>
        </w:rPr>
        <w:t>) dias úteis após decurso do prazo das contrarrazões, ou, nesse mesmo prazo, encaminhar o recurso à autoridade superior, devidamente</w:t>
      </w:r>
      <w:r w:rsidRPr="008F18EC">
        <w:rPr>
          <w:rFonts w:asciiTheme="minorHAnsi" w:hAnsiTheme="minorHAnsi" w:cstheme="minorHAnsi"/>
          <w:spacing w:val="-1"/>
        </w:rPr>
        <w:t xml:space="preserve"> </w:t>
      </w:r>
      <w:r w:rsidRPr="008F18EC">
        <w:rPr>
          <w:rFonts w:asciiTheme="minorHAnsi" w:hAnsiTheme="minorHAnsi" w:cstheme="minorHAnsi"/>
        </w:rPr>
        <w:t>instruído.</w:t>
      </w:r>
      <w:bookmarkEnd w:id="460"/>
    </w:p>
    <w:p w14:paraId="2FE1FC12" w14:textId="5E7329AC" w:rsidR="00A176F8" w:rsidRPr="008F18EC" w:rsidRDefault="00A176F8"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 xml:space="preserve">Caso a </w:t>
      </w:r>
      <w:del w:id="463" w:author="Isabela Alves Pereira Oliveira" w:date="2025-10-18T12:36:00Z" w16du:dateUtc="2025-10-18T15:36:00Z">
        <w:r w:rsidRPr="008F18EC" w:rsidDel="00565610">
          <w:rPr>
            <w:rFonts w:asciiTheme="minorHAnsi" w:hAnsiTheme="minorHAnsi" w:cstheme="minorHAnsi"/>
            <w:b/>
            <w:bCs/>
          </w:rPr>
          <w:delText>Comissão de Licitação</w:delText>
        </w:r>
      </w:del>
      <w:ins w:id="464" w:author="Isabela Alves Pereira Oliveira" w:date="2025-10-18T12:36:00Z" w16du:dateUtc="2025-10-18T15:36:00Z">
        <w:r w:rsidR="00565610">
          <w:rPr>
            <w:rFonts w:asciiTheme="minorHAnsi" w:hAnsiTheme="minorHAnsi" w:cstheme="minorHAnsi"/>
            <w:b/>
            <w:bCs/>
          </w:rPr>
          <w:t>CPLA</w:t>
        </w:r>
      </w:ins>
      <w:r w:rsidRPr="008F18EC">
        <w:rPr>
          <w:rFonts w:asciiTheme="minorHAnsi" w:hAnsiTheme="minorHAnsi" w:cstheme="minorHAnsi"/>
        </w:rPr>
        <w:t xml:space="preserve"> não reconsidere sua decisão, nos termos do </w:t>
      </w:r>
      <w:r w:rsidR="00622CFC" w:rsidRPr="008F18EC">
        <w:rPr>
          <w:rFonts w:asciiTheme="minorHAnsi" w:hAnsiTheme="minorHAnsi" w:cstheme="minorHAnsi"/>
        </w:rPr>
        <w:t>Item</w:t>
      </w:r>
      <w:r w:rsidRPr="008F18EC">
        <w:rPr>
          <w:rFonts w:asciiTheme="minorHAnsi" w:hAnsiTheme="minorHAnsi" w:cstheme="minorHAnsi"/>
        </w:rPr>
        <w:t xml:space="preserve"> </w:t>
      </w:r>
      <w:r w:rsidRPr="008F18EC">
        <w:rPr>
          <w:rFonts w:asciiTheme="minorHAnsi" w:hAnsiTheme="minorHAnsi" w:cstheme="minorHAnsi"/>
        </w:rPr>
        <w:fldChar w:fldCharType="begin"/>
      </w:r>
      <w:r w:rsidRPr="008F18EC">
        <w:rPr>
          <w:rFonts w:asciiTheme="minorHAnsi" w:hAnsiTheme="minorHAnsi" w:cstheme="minorHAnsi"/>
        </w:rPr>
        <w:instrText xml:space="preserve"> REF _Ref69413889 \r \h  \* MERGEFORMAT </w:instrText>
      </w:r>
      <w:r w:rsidRPr="008F18EC">
        <w:rPr>
          <w:rFonts w:asciiTheme="minorHAnsi" w:hAnsiTheme="minorHAnsi" w:cstheme="minorHAnsi"/>
        </w:rPr>
      </w:r>
      <w:r w:rsidRPr="008F18EC">
        <w:rPr>
          <w:rFonts w:asciiTheme="minorHAnsi" w:hAnsiTheme="minorHAnsi" w:cstheme="minorHAnsi"/>
        </w:rPr>
        <w:fldChar w:fldCharType="separate"/>
      </w:r>
      <w:r w:rsidR="00E00921" w:rsidRPr="008F18EC">
        <w:rPr>
          <w:rFonts w:asciiTheme="minorHAnsi" w:hAnsiTheme="minorHAnsi" w:cstheme="minorHAnsi"/>
        </w:rPr>
        <w:t>5.25.3</w:t>
      </w:r>
      <w:r w:rsidRPr="008F18EC">
        <w:rPr>
          <w:rFonts w:asciiTheme="minorHAnsi" w:hAnsiTheme="minorHAnsi" w:cstheme="minorHAnsi"/>
        </w:rPr>
        <w:fldChar w:fldCharType="end"/>
      </w:r>
      <w:r w:rsidRPr="008F18EC">
        <w:rPr>
          <w:rFonts w:asciiTheme="minorHAnsi" w:hAnsiTheme="minorHAnsi" w:cstheme="minorHAnsi"/>
        </w:rPr>
        <w:t>, sua autoridade superior deverá proferir decisão quanto ao recurso interposto no prazo de 5 (cinco) dias úteis, contados da data de seu</w:t>
      </w:r>
      <w:r w:rsidRPr="008F18EC">
        <w:rPr>
          <w:rFonts w:asciiTheme="minorHAnsi" w:hAnsiTheme="minorHAnsi" w:cstheme="minorHAnsi"/>
          <w:spacing w:val="-8"/>
        </w:rPr>
        <w:t xml:space="preserve"> </w:t>
      </w:r>
      <w:r w:rsidRPr="008F18EC">
        <w:rPr>
          <w:rFonts w:asciiTheme="minorHAnsi" w:hAnsiTheme="minorHAnsi" w:cstheme="minorHAnsi"/>
        </w:rPr>
        <w:t>recebimento.</w:t>
      </w:r>
    </w:p>
    <w:p w14:paraId="0B900DF7" w14:textId="340A55A0" w:rsidR="00A176F8" w:rsidRPr="008F18EC" w:rsidRDefault="00A176F8" w:rsidP="00C041E5">
      <w:pPr>
        <w:pStyle w:val="PargrafodaLista"/>
        <w:numPr>
          <w:ilvl w:val="2"/>
          <w:numId w:val="5"/>
        </w:numPr>
        <w:tabs>
          <w:tab w:val="left" w:pos="2664"/>
        </w:tabs>
        <w:spacing w:before="240" w:after="240" w:line="300" w:lineRule="exact"/>
        <w:ind w:left="567" w:firstLine="0"/>
        <w:rPr>
          <w:rFonts w:asciiTheme="minorHAnsi" w:hAnsiTheme="minorHAnsi" w:cstheme="minorHAnsi"/>
        </w:rPr>
      </w:pPr>
      <w:r w:rsidRPr="008F18EC">
        <w:rPr>
          <w:rFonts w:asciiTheme="minorHAnsi" w:hAnsiTheme="minorHAnsi" w:cstheme="minorHAnsi"/>
        </w:rPr>
        <w:t>Eventuais interposições de recursos serão comunicadas no sítio eletrônico [</w:t>
      </w:r>
      <w:r w:rsidRPr="008F18EC">
        <w:rPr>
          <w:rFonts w:asciiTheme="minorHAnsi" w:hAnsiTheme="minorHAnsi" w:cstheme="minorHAnsi"/>
          <w:highlight w:val="yellow"/>
        </w:rPr>
        <w:t>•</w:t>
      </w:r>
      <w:r w:rsidRPr="008F18EC">
        <w:rPr>
          <w:rFonts w:asciiTheme="minorHAnsi" w:hAnsiTheme="minorHAnsi" w:cstheme="minorHAnsi"/>
        </w:rPr>
        <w:t xml:space="preserve">] até o 5º dia útil do prazo recursal constante do </w:t>
      </w:r>
      <w:r w:rsidR="00622CFC" w:rsidRPr="008F18EC">
        <w:rPr>
          <w:rFonts w:asciiTheme="minorHAnsi" w:hAnsiTheme="minorHAnsi" w:cstheme="minorHAnsi"/>
        </w:rPr>
        <w:t>Item</w:t>
      </w:r>
      <w:r w:rsidRPr="008F18EC">
        <w:rPr>
          <w:rFonts w:asciiTheme="minorHAnsi" w:hAnsiTheme="minorHAnsi" w:cstheme="minorHAnsi"/>
        </w:rPr>
        <w:t xml:space="preserve"> </w:t>
      </w:r>
      <w:r w:rsidRPr="008F18EC">
        <w:rPr>
          <w:rFonts w:asciiTheme="minorHAnsi" w:hAnsiTheme="minorHAnsi" w:cstheme="minorHAnsi"/>
        </w:rPr>
        <w:fldChar w:fldCharType="begin"/>
      </w:r>
      <w:r w:rsidRPr="008F18EC">
        <w:rPr>
          <w:rFonts w:asciiTheme="minorHAnsi" w:hAnsiTheme="minorHAnsi" w:cstheme="minorHAnsi"/>
        </w:rPr>
        <w:instrText xml:space="preserve"> REF _Ref73048875 \r \h  \* MERGEFORMAT </w:instrText>
      </w:r>
      <w:r w:rsidRPr="008F18EC">
        <w:rPr>
          <w:rFonts w:asciiTheme="minorHAnsi" w:hAnsiTheme="minorHAnsi" w:cstheme="minorHAnsi"/>
        </w:rPr>
      </w:r>
      <w:r w:rsidRPr="008F18EC">
        <w:rPr>
          <w:rFonts w:asciiTheme="minorHAnsi" w:hAnsiTheme="minorHAnsi" w:cstheme="minorHAnsi"/>
        </w:rPr>
        <w:fldChar w:fldCharType="separate"/>
      </w:r>
      <w:r w:rsidR="00E00921" w:rsidRPr="008F18EC">
        <w:rPr>
          <w:rFonts w:asciiTheme="minorHAnsi" w:hAnsiTheme="minorHAnsi" w:cstheme="minorHAnsi"/>
        </w:rPr>
        <w:t>5.25</w:t>
      </w:r>
      <w:r w:rsidRPr="008F18EC">
        <w:rPr>
          <w:rFonts w:asciiTheme="minorHAnsi" w:hAnsiTheme="minorHAnsi" w:cstheme="minorHAnsi"/>
        </w:rPr>
        <w:fldChar w:fldCharType="end"/>
      </w:r>
      <w:r w:rsidRPr="008F18EC">
        <w:rPr>
          <w:rFonts w:asciiTheme="minorHAnsi" w:hAnsiTheme="minorHAnsi" w:cstheme="minorHAnsi"/>
        </w:rPr>
        <w:t>, com a publicação do inteiro teor dos recursos.</w:t>
      </w:r>
    </w:p>
    <w:p w14:paraId="307484E3" w14:textId="77777777"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Os recursos somente serão admitidos quando subscritos por representante(s) legal(</w:t>
      </w:r>
      <w:proofErr w:type="spellStart"/>
      <w:r w:rsidRPr="008F18EC">
        <w:rPr>
          <w:rFonts w:asciiTheme="minorHAnsi" w:hAnsiTheme="minorHAnsi" w:cstheme="minorHAnsi"/>
        </w:rPr>
        <w:t>is</w:t>
      </w:r>
      <w:proofErr w:type="spellEnd"/>
      <w:r w:rsidRPr="008F18EC">
        <w:rPr>
          <w:rFonts w:asciiTheme="minorHAnsi" w:hAnsiTheme="minorHAnsi" w:cstheme="minorHAnsi"/>
        </w:rPr>
        <w:t xml:space="preserve">), </w:t>
      </w:r>
      <w:r w:rsidRPr="008F18EC">
        <w:rPr>
          <w:rFonts w:asciiTheme="minorHAnsi" w:hAnsiTheme="minorHAnsi" w:cstheme="minorHAnsi"/>
          <w:b/>
          <w:bCs/>
        </w:rPr>
        <w:t>Representantes Credenciados</w:t>
      </w:r>
      <w:r w:rsidRPr="008F18EC">
        <w:rPr>
          <w:rFonts w:asciiTheme="minorHAnsi" w:hAnsiTheme="minorHAnsi" w:cstheme="minorHAnsi"/>
        </w:rPr>
        <w:t xml:space="preserve"> ou por procurador com poderes específicos, munido(s) do(s) instrumento(s) que demonstre(m) poderes para tanto, e serão assim identificados:</w:t>
      </w:r>
    </w:p>
    <w:p w14:paraId="011ACF3C" w14:textId="77777777" w:rsidR="00A176F8" w:rsidRPr="008F18EC" w:rsidRDefault="00A176F8" w:rsidP="00A176F8">
      <w:pPr>
        <w:pStyle w:val="Corpodetexto"/>
        <w:spacing w:before="120" w:after="120" w:line="300" w:lineRule="exact"/>
        <w:ind w:left="1134"/>
        <w:jc w:val="both"/>
        <w:rPr>
          <w:rFonts w:asciiTheme="minorHAnsi" w:hAnsiTheme="minorHAnsi" w:cstheme="minorHAnsi"/>
        </w:rPr>
      </w:pPr>
      <w:r w:rsidRPr="008F18EC">
        <w:rPr>
          <w:rFonts w:asciiTheme="minorHAnsi" w:hAnsiTheme="minorHAnsi" w:cstheme="minorHAnsi"/>
        </w:rPr>
        <w:t>RECURSO ADMINISTRATIVO</w:t>
      </w:r>
    </w:p>
    <w:p w14:paraId="7C8CF14F" w14:textId="555249F4" w:rsidR="00A176F8" w:rsidRPr="008F18EC" w:rsidRDefault="00A176F8" w:rsidP="00A176F8">
      <w:pPr>
        <w:pStyle w:val="Corpodetexto"/>
        <w:spacing w:before="120" w:after="120" w:line="300" w:lineRule="exact"/>
        <w:ind w:left="1134"/>
        <w:jc w:val="both"/>
        <w:rPr>
          <w:rFonts w:asciiTheme="minorHAnsi" w:hAnsiTheme="minorHAnsi"/>
        </w:rPr>
      </w:pPr>
      <w:r w:rsidRPr="008F18EC">
        <w:rPr>
          <w:rFonts w:asciiTheme="minorHAnsi" w:hAnsiTheme="minorHAnsi" w:cstheme="minorBidi"/>
        </w:rPr>
        <w:t>LEILÃO Nº [</w:t>
      </w:r>
      <w:proofErr w:type="gramStart"/>
      <w:r w:rsidRPr="008F18EC">
        <w:rPr>
          <w:rFonts w:asciiTheme="minorHAnsi" w:hAnsiTheme="minorHAnsi" w:cstheme="minorBidi"/>
          <w:highlight w:val="yellow"/>
        </w:rPr>
        <w:t>•</w:t>
      </w:r>
      <w:r w:rsidRPr="008F18EC">
        <w:rPr>
          <w:rFonts w:asciiTheme="minorHAnsi" w:hAnsiTheme="minorHAnsi" w:cstheme="minorBidi"/>
        </w:rPr>
        <w:t>]/</w:t>
      </w:r>
      <w:proofErr w:type="gramEnd"/>
      <w:r w:rsidRPr="008F18EC">
        <w:rPr>
          <w:rFonts w:asciiTheme="minorHAnsi" w:hAnsiTheme="minorHAnsi" w:cstheme="minorBidi"/>
        </w:rPr>
        <w:t>[</w:t>
      </w:r>
      <w:proofErr w:type="gramStart"/>
      <w:r w:rsidRPr="008F18EC">
        <w:rPr>
          <w:rFonts w:asciiTheme="minorHAnsi" w:hAnsiTheme="minorHAnsi" w:cstheme="minorBidi"/>
          <w:highlight w:val="yellow"/>
        </w:rPr>
        <w:t>•</w:t>
      </w:r>
      <w:r w:rsidRPr="008F18EC">
        <w:rPr>
          <w:rFonts w:asciiTheme="minorHAnsi" w:hAnsiTheme="minorHAnsi" w:cstheme="minorBidi"/>
        </w:rPr>
        <w:t>]-</w:t>
      </w:r>
      <w:proofErr w:type="gramEnd"/>
      <w:r w:rsidRPr="008F18EC">
        <w:rPr>
          <w:rFonts w:asciiTheme="minorHAnsi" w:hAnsiTheme="minorHAnsi" w:cstheme="minorBidi"/>
        </w:rPr>
        <w:t xml:space="preserve">ANTAQ – </w:t>
      </w:r>
      <w:r w:rsidR="001C64AE" w:rsidRPr="008F18EC">
        <w:rPr>
          <w:rFonts w:asciiTheme="minorHAnsi" w:hAnsiTheme="minorHAnsi" w:cstheme="minorBidi"/>
        </w:rPr>
        <w:t xml:space="preserve">CONCESSÃO DO </w:t>
      </w:r>
      <w:r w:rsidR="00A56BFA" w:rsidRPr="008F18EC">
        <w:rPr>
          <w:rFonts w:asciiTheme="minorHAnsi" w:hAnsiTheme="minorHAnsi" w:cstheme="minorBidi"/>
        </w:rPr>
        <w:t xml:space="preserve">ACESSO </w:t>
      </w:r>
      <w:r w:rsidR="000D7330" w:rsidRPr="008F18EC">
        <w:rPr>
          <w:rFonts w:asciiTheme="minorHAnsi" w:hAnsiTheme="minorHAnsi" w:cstheme="minorBidi"/>
        </w:rPr>
        <w:t>AQUAVIÁRIO AO PORTO DE</w:t>
      </w:r>
      <w:r w:rsidR="00A56BFA" w:rsidRPr="008F18EC">
        <w:rPr>
          <w:rFonts w:asciiTheme="minorHAnsi" w:hAnsiTheme="minorHAnsi" w:cstheme="minorBidi"/>
        </w:rPr>
        <w:t xml:space="preserve"> </w:t>
      </w:r>
      <w:r w:rsidR="00C1735A" w:rsidRPr="008F18EC">
        <w:rPr>
          <w:rFonts w:asciiTheme="minorHAnsi" w:hAnsiTheme="minorHAnsi" w:cstheme="minorBidi"/>
        </w:rPr>
        <w:t>SANTOS</w:t>
      </w:r>
    </w:p>
    <w:p w14:paraId="46124C9A" w14:textId="4E04F682" w:rsidR="00A176F8" w:rsidRPr="008F18EC" w:rsidRDefault="00A176F8" w:rsidP="00A176F8">
      <w:pPr>
        <w:pStyle w:val="Corpodetexto"/>
        <w:spacing w:before="120" w:after="120" w:line="300" w:lineRule="exact"/>
        <w:ind w:left="1134"/>
        <w:jc w:val="both"/>
        <w:rPr>
          <w:rFonts w:asciiTheme="minorHAnsi" w:hAnsiTheme="minorHAnsi" w:cstheme="minorHAnsi"/>
        </w:rPr>
      </w:pPr>
      <w:r w:rsidRPr="008F18EC">
        <w:rPr>
          <w:rFonts w:asciiTheme="minorHAnsi" w:hAnsiTheme="minorHAnsi" w:cstheme="minorHAnsi"/>
        </w:rPr>
        <w:t>ATT. SR. PRES</w:t>
      </w:r>
      <w:r w:rsidR="00AB65F3" w:rsidRPr="008F18EC">
        <w:rPr>
          <w:rFonts w:asciiTheme="minorHAnsi" w:hAnsiTheme="minorHAnsi" w:cstheme="minorHAnsi"/>
        </w:rPr>
        <w:t xml:space="preserve">IDENTE DA </w:t>
      </w:r>
      <w:del w:id="465" w:author="Isabela Alves Pereira Oliveira" w:date="2025-10-18T12:36:00Z" w16du:dateUtc="2025-10-18T15:36:00Z">
        <w:r w:rsidR="00AB65F3" w:rsidRPr="008F18EC" w:rsidDel="00565610">
          <w:rPr>
            <w:rFonts w:asciiTheme="minorHAnsi" w:hAnsiTheme="minorHAnsi" w:cstheme="minorHAnsi"/>
          </w:rPr>
          <w:delText>COMISSÃO DE LICITAÇÃO</w:delText>
        </w:r>
      </w:del>
      <w:ins w:id="466" w:author="Isabela Alves Pereira Oliveira" w:date="2025-10-18T12:36:00Z" w16du:dateUtc="2025-10-18T15:36:00Z">
        <w:r w:rsidR="00565610">
          <w:rPr>
            <w:rFonts w:asciiTheme="minorHAnsi" w:hAnsiTheme="minorHAnsi" w:cstheme="minorHAnsi"/>
          </w:rPr>
          <w:t>CPLA</w:t>
        </w:r>
      </w:ins>
    </w:p>
    <w:p w14:paraId="47117A59" w14:textId="1982B288"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Caso haja interposição de recursos tratando da habilitação das </w:t>
      </w:r>
      <w:r w:rsidRPr="008F18EC">
        <w:rPr>
          <w:rFonts w:asciiTheme="minorHAnsi" w:hAnsiTheme="minorHAnsi" w:cstheme="minorHAnsi"/>
          <w:b/>
          <w:bCs/>
        </w:rPr>
        <w:t>Proponentes</w:t>
      </w:r>
      <w:r w:rsidRPr="008F18EC">
        <w:rPr>
          <w:rFonts w:asciiTheme="minorHAnsi" w:hAnsiTheme="minorHAnsi" w:cstheme="minorHAnsi"/>
        </w:rPr>
        <w:t xml:space="preserve"> ou do resultado preliminar do </w:t>
      </w:r>
      <w:r w:rsidRPr="008F18EC">
        <w:rPr>
          <w:rFonts w:asciiTheme="minorHAnsi" w:hAnsiTheme="minorHAnsi" w:cstheme="minorHAnsi"/>
          <w:b/>
          <w:bCs/>
        </w:rPr>
        <w:t>Leilão</w:t>
      </w:r>
      <w:r w:rsidRPr="008F18EC">
        <w:rPr>
          <w:rFonts w:asciiTheme="minorHAnsi" w:hAnsiTheme="minorHAnsi" w:cstheme="minorHAnsi"/>
        </w:rPr>
        <w:t xml:space="preserve">, poderá ser divulgado novo cronograma pela </w:t>
      </w:r>
      <w:del w:id="467" w:author="Isabela Alves Pereira Oliveira" w:date="2025-10-18T12:36:00Z" w16du:dateUtc="2025-10-18T15:36:00Z">
        <w:r w:rsidRPr="008F18EC" w:rsidDel="00565610">
          <w:rPr>
            <w:rFonts w:asciiTheme="minorHAnsi" w:hAnsiTheme="minorHAnsi" w:cstheme="minorHAnsi"/>
            <w:b/>
            <w:bCs/>
          </w:rPr>
          <w:delText>Comissão de Licitação</w:delText>
        </w:r>
      </w:del>
      <w:ins w:id="468" w:author="Isabela Alves Pereira Oliveira" w:date="2025-10-18T12:36:00Z" w16du:dateUtc="2025-10-18T15:36:00Z">
        <w:r w:rsidR="00565610">
          <w:rPr>
            <w:rFonts w:asciiTheme="minorHAnsi" w:hAnsiTheme="minorHAnsi" w:cstheme="minorHAnsi"/>
            <w:b/>
            <w:bCs/>
          </w:rPr>
          <w:t>CPLA</w:t>
        </w:r>
      </w:ins>
      <w:r w:rsidRPr="008F18EC">
        <w:rPr>
          <w:rFonts w:asciiTheme="minorHAnsi" w:hAnsiTheme="minorHAnsi" w:cstheme="minorHAnsi"/>
        </w:rPr>
        <w:t>, respeitando-se todos os prazos legais na definição para nova data.</w:t>
      </w:r>
    </w:p>
    <w:p w14:paraId="048F9056" w14:textId="0A8DA279"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lastRenderedPageBreak/>
        <w:t>O resultado do julgamento de recursos que eventualmente forem interpostos será publicado no Diário Oficial da União e no sítio eletrônico</w:t>
      </w:r>
      <w:r w:rsidRPr="008F18EC">
        <w:rPr>
          <w:rFonts w:asciiTheme="minorHAnsi" w:hAnsiTheme="minorHAnsi" w:cstheme="minorHAnsi"/>
          <w:spacing w:val="-9"/>
        </w:rPr>
        <w:t xml:space="preserve"> </w:t>
      </w:r>
      <w:r w:rsidRPr="008F18EC">
        <w:rPr>
          <w:rFonts w:asciiTheme="minorHAnsi" w:hAnsiTheme="minorHAnsi" w:cstheme="minorHAnsi"/>
        </w:rPr>
        <w:t>[</w:t>
      </w:r>
      <w:r w:rsidRPr="008F18EC">
        <w:rPr>
          <w:rFonts w:asciiTheme="minorHAnsi" w:hAnsiTheme="minorHAnsi" w:cstheme="minorHAnsi"/>
          <w:highlight w:val="yellow"/>
        </w:rPr>
        <w:t>•</w:t>
      </w:r>
      <w:r w:rsidRPr="008F18EC">
        <w:rPr>
          <w:rFonts w:asciiTheme="minorHAnsi" w:hAnsiTheme="minorHAnsi" w:cstheme="minorHAnsi"/>
        </w:rPr>
        <w:t>].</w:t>
      </w:r>
    </w:p>
    <w:p w14:paraId="12A0EB37" w14:textId="6E8ABC22" w:rsidR="00A176F8" w:rsidRPr="008F18EC" w:rsidRDefault="00A176F8" w:rsidP="0D5207EE">
      <w:pPr>
        <w:pStyle w:val="Seo"/>
        <w:rPr>
          <w:rFonts w:asciiTheme="minorHAnsi" w:hAnsiTheme="minorHAnsi"/>
        </w:rPr>
      </w:pPr>
      <w:bookmarkStart w:id="469" w:name="_Toc1544806264"/>
      <w:bookmarkStart w:id="470" w:name="_Toc211683486"/>
      <w:r w:rsidRPr="008F18EC">
        <w:rPr>
          <w:rFonts w:asciiTheme="minorHAnsi" w:hAnsiTheme="minorHAnsi"/>
        </w:rPr>
        <w:t>Seção VI – Da Homologação e Adjudicação do Objeto do Leilão</w:t>
      </w:r>
      <w:bookmarkEnd w:id="469"/>
      <w:bookmarkEnd w:id="470"/>
    </w:p>
    <w:p w14:paraId="426C6AC2" w14:textId="77777777" w:rsidR="00A176F8" w:rsidRPr="008F18EC" w:rsidRDefault="00A176F8" w:rsidP="00C041E5">
      <w:pPr>
        <w:pStyle w:val="PargrafodaLista"/>
        <w:numPr>
          <w:ilvl w:val="1"/>
          <w:numId w:val="5"/>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Constatado o atendimento, pela </w:t>
      </w:r>
      <w:r w:rsidRPr="008F18EC">
        <w:rPr>
          <w:rFonts w:asciiTheme="minorHAnsi" w:hAnsiTheme="minorHAnsi" w:cstheme="minorHAnsi"/>
          <w:b/>
          <w:bCs/>
        </w:rPr>
        <w:t>Proponente</w:t>
      </w:r>
      <w:r w:rsidRPr="008F18EC">
        <w:rPr>
          <w:rFonts w:asciiTheme="minorHAnsi" w:hAnsiTheme="minorHAnsi" w:cstheme="minorHAnsi"/>
        </w:rPr>
        <w:t xml:space="preserve"> vencedora do </w:t>
      </w:r>
      <w:r w:rsidRPr="008F18EC">
        <w:rPr>
          <w:rFonts w:asciiTheme="minorHAnsi" w:hAnsiTheme="minorHAnsi" w:cstheme="minorHAnsi"/>
          <w:b/>
          <w:bCs/>
        </w:rPr>
        <w:t>Leilão</w:t>
      </w:r>
      <w:r w:rsidRPr="008F18EC">
        <w:rPr>
          <w:rFonts w:asciiTheme="minorHAnsi" w:hAnsiTheme="minorHAnsi" w:cstheme="minorHAnsi"/>
        </w:rPr>
        <w:t xml:space="preserve">, das condições de habilitação e classificação, o certame será encaminhado pela </w:t>
      </w:r>
      <w:r w:rsidRPr="008F18EC">
        <w:rPr>
          <w:rFonts w:asciiTheme="minorHAnsi" w:hAnsiTheme="minorHAnsi" w:cstheme="minorHAnsi"/>
          <w:b/>
          <w:bCs/>
        </w:rPr>
        <w:t>ANTAQ</w:t>
      </w:r>
      <w:r w:rsidRPr="008F18EC">
        <w:rPr>
          <w:rFonts w:asciiTheme="minorHAnsi" w:hAnsiTheme="minorHAnsi" w:cstheme="minorHAnsi"/>
        </w:rPr>
        <w:t xml:space="preserve"> para homologação e adjudicação de seu objeto pelo </w:t>
      </w:r>
      <w:r w:rsidRPr="008F18EC">
        <w:rPr>
          <w:rFonts w:asciiTheme="minorHAnsi" w:hAnsiTheme="minorHAnsi" w:cstheme="minorHAnsi"/>
          <w:b/>
          <w:bCs/>
        </w:rPr>
        <w:t>Poder Concedente</w:t>
      </w:r>
      <w:r w:rsidRPr="008F18EC">
        <w:rPr>
          <w:rFonts w:asciiTheme="minorHAnsi" w:hAnsiTheme="minorHAnsi" w:cstheme="minorHAnsi"/>
        </w:rPr>
        <w:t>.</w:t>
      </w:r>
    </w:p>
    <w:p w14:paraId="54485CC8" w14:textId="63889354" w:rsidR="00A176F8" w:rsidRPr="008F18EC" w:rsidRDefault="00A176F8" w:rsidP="002D6804">
      <w:pPr>
        <w:pStyle w:val="Captulo"/>
      </w:pPr>
      <w:bookmarkStart w:id="471" w:name="_Toc1691830423"/>
      <w:bookmarkStart w:id="472" w:name="_Toc211683487"/>
      <w:r w:rsidRPr="008F18EC">
        <w:lastRenderedPageBreak/>
        <w:t>OBRIGAÇÕES PRÉVIAS À CELEBRAÇÃO DO CONTRATO</w:t>
      </w:r>
      <w:bookmarkEnd w:id="471"/>
      <w:bookmarkEnd w:id="472"/>
    </w:p>
    <w:p w14:paraId="771C495B" w14:textId="5EF5085D" w:rsidR="00A176F8" w:rsidRPr="008F18EC" w:rsidRDefault="00A176F8" w:rsidP="00C041E5">
      <w:pPr>
        <w:pStyle w:val="PargrafodaLista"/>
        <w:numPr>
          <w:ilvl w:val="1"/>
          <w:numId w:val="4"/>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As obrigações previstas neste Capítulo, mais precisamente no </w:t>
      </w:r>
      <w:r w:rsidR="00622CFC" w:rsidRPr="008F18EC">
        <w:rPr>
          <w:rFonts w:asciiTheme="minorHAnsi" w:hAnsiTheme="minorHAnsi" w:cstheme="minorHAnsi"/>
        </w:rPr>
        <w:t>Item</w:t>
      </w:r>
      <w:r w:rsidRPr="008F18EC">
        <w:rPr>
          <w:rFonts w:asciiTheme="minorHAnsi" w:hAnsiTheme="minorHAnsi" w:cstheme="minorHAnsi"/>
        </w:rPr>
        <w:t xml:space="preserve"> </w:t>
      </w:r>
      <w:r w:rsidRPr="008F18EC">
        <w:rPr>
          <w:rFonts w:asciiTheme="minorHAnsi" w:hAnsiTheme="minorHAnsi" w:cstheme="minorHAnsi"/>
        </w:rPr>
        <w:fldChar w:fldCharType="begin"/>
      </w:r>
      <w:r w:rsidRPr="008F18EC">
        <w:rPr>
          <w:rFonts w:asciiTheme="minorHAnsi" w:hAnsiTheme="minorHAnsi" w:cstheme="minorHAnsi"/>
        </w:rPr>
        <w:instrText xml:space="preserve"> REF _Ref65153021 \r \h  \* MERGEFORMAT </w:instrText>
      </w:r>
      <w:r w:rsidRPr="008F18EC">
        <w:rPr>
          <w:rFonts w:asciiTheme="minorHAnsi" w:hAnsiTheme="minorHAnsi" w:cstheme="minorHAnsi"/>
        </w:rPr>
      </w:r>
      <w:r w:rsidRPr="008F18EC">
        <w:rPr>
          <w:rFonts w:asciiTheme="minorHAnsi" w:hAnsiTheme="minorHAnsi" w:cstheme="minorHAnsi"/>
        </w:rPr>
        <w:fldChar w:fldCharType="separate"/>
      </w:r>
      <w:r w:rsidR="00E00921" w:rsidRPr="008F18EC">
        <w:rPr>
          <w:rFonts w:asciiTheme="minorHAnsi" w:hAnsiTheme="minorHAnsi" w:cstheme="minorHAnsi"/>
        </w:rPr>
        <w:t>6.2</w:t>
      </w:r>
      <w:r w:rsidRPr="008F18EC">
        <w:rPr>
          <w:rFonts w:asciiTheme="minorHAnsi" w:hAnsiTheme="minorHAnsi" w:cstheme="minorHAnsi"/>
        </w:rPr>
        <w:fldChar w:fldCharType="end"/>
      </w:r>
      <w:r w:rsidRPr="008F18EC">
        <w:rPr>
          <w:rFonts w:asciiTheme="minorHAnsi" w:hAnsiTheme="minorHAnsi" w:cstheme="minorHAnsi"/>
        </w:rPr>
        <w:t xml:space="preserve">, devem ser cumpridas pela </w:t>
      </w:r>
      <w:r w:rsidRPr="008F18EC">
        <w:rPr>
          <w:rFonts w:asciiTheme="minorHAnsi" w:hAnsiTheme="minorHAnsi" w:cstheme="minorHAnsi"/>
          <w:b/>
          <w:bCs/>
        </w:rPr>
        <w:t>Adjudicatária</w:t>
      </w:r>
      <w:r w:rsidRPr="008F18EC">
        <w:rPr>
          <w:rFonts w:asciiTheme="minorHAnsi" w:hAnsiTheme="minorHAnsi" w:cstheme="minorHAnsi"/>
        </w:rPr>
        <w:t xml:space="preserve"> </w:t>
      </w:r>
      <w:r w:rsidR="00622CFC" w:rsidRPr="008F18EC">
        <w:rPr>
          <w:rFonts w:asciiTheme="minorHAnsi" w:hAnsiTheme="minorHAnsi" w:cstheme="minorHAnsi"/>
        </w:rPr>
        <w:t xml:space="preserve">no prazo de </w:t>
      </w:r>
      <w:r w:rsidRPr="008F18EC">
        <w:rPr>
          <w:rFonts w:asciiTheme="minorHAnsi" w:hAnsiTheme="minorHAnsi" w:cstheme="minorHAnsi"/>
        </w:rPr>
        <w:t xml:space="preserve">até </w:t>
      </w:r>
      <w:r w:rsidR="00E00921" w:rsidRPr="008F18EC">
        <w:rPr>
          <w:rFonts w:asciiTheme="minorHAnsi" w:hAnsiTheme="minorHAnsi" w:cstheme="minorHAnsi"/>
        </w:rPr>
        <w:t>[</w:t>
      </w:r>
      <w:r w:rsidRPr="008F18EC">
        <w:rPr>
          <w:rFonts w:asciiTheme="minorHAnsi" w:hAnsiTheme="minorHAnsi" w:cstheme="minorHAnsi"/>
          <w:highlight w:val="yellow"/>
        </w:rPr>
        <w:t>45 (quarenta e cinco) dias</w:t>
      </w:r>
      <w:r w:rsidR="00E00921" w:rsidRPr="008F18EC">
        <w:rPr>
          <w:rFonts w:asciiTheme="minorHAnsi" w:hAnsiTheme="minorHAnsi" w:cstheme="minorHAnsi"/>
        </w:rPr>
        <w:t>]</w:t>
      </w:r>
      <w:r w:rsidRPr="008F18EC">
        <w:rPr>
          <w:rFonts w:asciiTheme="minorHAnsi" w:hAnsiTheme="minorHAnsi" w:cstheme="minorHAnsi"/>
        </w:rPr>
        <w:t xml:space="preserve"> a contar da publicação do ato de homologação e adjudicação do </w:t>
      </w:r>
      <w:r w:rsidRPr="008F18EC">
        <w:rPr>
          <w:rFonts w:asciiTheme="minorHAnsi" w:hAnsiTheme="minorHAnsi" w:cstheme="minorHAnsi"/>
          <w:b/>
          <w:bCs/>
        </w:rPr>
        <w:t>Leilão</w:t>
      </w:r>
      <w:r w:rsidRPr="008F18EC">
        <w:rPr>
          <w:rFonts w:asciiTheme="minorHAnsi" w:hAnsiTheme="minorHAnsi" w:cstheme="minorHAnsi"/>
        </w:rPr>
        <w:t xml:space="preserve">, </w:t>
      </w:r>
      <w:r w:rsidR="00622CFC" w:rsidRPr="008F18EC">
        <w:rPr>
          <w:rFonts w:asciiTheme="minorHAnsi" w:hAnsiTheme="minorHAnsi" w:cstheme="minorHAnsi"/>
        </w:rPr>
        <w:t>prorrogável</w:t>
      </w:r>
      <w:r w:rsidRPr="008F18EC">
        <w:rPr>
          <w:rFonts w:asciiTheme="minorHAnsi" w:hAnsiTheme="minorHAnsi" w:cstheme="minorHAnsi"/>
        </w:rPr>
        <w:t xml:space="preserve">, justificadamente, a critério da </w:t>
      </w:r>
      <w:r w:rsidRPr="008F18EC">
        <w:rPr>
          <w:rFonts w:asciiTheme="minorHAnsi" w:hAnsiTheme="minorHAnsi" w:cstheme="minorHAnsi"/>
          <w:b/>
          <w:bCs/>
        </w:rPr>
        <w:t>ANTAQ</w:t>
      </w:r>
      <w:r w:rsidRPr="008F18EC">
        <w:rPr>
          <w:rFonts w:asciiTheme="minorHAnsi" w:hAnsiTheme="minorHAnsi" w:cstheme="minorHAnsi"/>
        </w:rPr>
        <w:t>.</w:t>
      </w:r>
    </w:p>
    <w:p w14:paraId="13372D0F" w14:textId="77777777" w:rsidR="00A176F8" w:rsidRPr="008F18EC" w:rsidRDefault="00A176F8" w:rsidP="00C041E5">
      <w:pPr>
        <w:pStyle w:val="PargrafodaLista"/>
        <w:numPr>
          <w:ilvl w:val="1"/>
          <w:numId w:val="4"/>
        </w:numPr>
        <w:tabs>
          <w:tab w:val="left" w:pos="1814"/>
        </w:tabs>
        <w:spacing w:before="240" w:after="240" w:line="300" w:lineRule="exact"/>
        <w:ind w:left="0" w:right="290" w:firstLine="0"/>
        <w:rPr>
          <w:rFonts w:asciiTheme="minorHAnsi" w:hAnsiTheme="minorHAnsi" w:cstheme="minorHAnsi"/>
        </w:rPr>
      </w:pPr>
      <w:bookmarkStart w:id="473" w:name="_Ref65153021"/>
      <w:r w:rsidRPr="008F18EC">
        <w:rPr>
          <w:rFonts w:asciiTheme="minorHAnsi" w:hAnsiTheme="minorHAnsi" w:cstheme="minorHAnsi"/>
        </w:rPr>
        <w:t xml:space="preserve">Caberá à </w:t>
      </w:r>
      <w:r w:rsidRPr="008F18EC">
        <w:rPr>
          <w:rFonts w:asciiTheme="minorHAnsi" w:hAnsiTheme="minorHAnsi" w:cstheme="minorHAnsi"/>
          <w:b/>
          <w:bCs/>
        </w:rPr>
        <w:t>Adjudicatária</w:t>
      </w:r>
      <w:r w:rsidRPr="008F18EC">
        <w:rPr>
          <w:rFonts w:asciiTheme="minorHAnsi" w:hAnsiTheme="minorHAnsi" w:cstheme="minorHAnsi"/>
        </w:rPr>
        <w:t xml:space="preserve"> apresentar ao </w:t>
      </w:r>
      <w:r w:rsidRPr="008F18EC">
        <w:rPr>
          <w:rFonts w:asciiTheme="minorHAnsi" w:hAnsiTheme="minorHAnsi" w:cstheme="minorHAnsi"/>
          <w:b/>
          <w:bCs/>
        </w:rPr>
        <w:t>Poder Concedente</w:t>
      </w:r>
      <w:r w:rsidRPr="008F18EC">
        <w:rPr>
          <w:rFonts w:asciiTheme="minorHAnsi" w:hAnsiTheme="minorHAnsi" w:cstheme="minorHAnsi"/>
        </w:rPr>
        <w:t xml:space="preserve"> os seguintes documentos:</w:t>
      </w:r>
    </w:p>
    <w:p w14:paraId="46C85BCF" w14:textId="5C147F88" w:rsidR="00A176F8" w:rsidRPr="008F18EC" w:rsidRDefault="00940596" w:rsidP="00C041E5">
      <w:pPr>
        <w:pStyle w:val="PargrafodaLista"/>
        <w:numPr>
          <w:ilvl w:val="2"/>
          <w:numId w:val="4"/>
        </w:numPr>
        <w:tabs>
          <w:tab w:val="left" w:pos="1814"/>
        </w:tabs>
        <w:spacing w:before="240" w:after="240" w:line="300" w:lineRule="exact"/>
        <w:ind w:left="142" w:firstLine="0"/>
        <w:rPr>
          <w:rFonts w:asciiTheme="minorHAnsi" w:hAnsiTheme="minorHAnsi" w:cstheme="minorHAnsi"/>
        </w:rPr>
      </w:pPr>
      <w:r w:rsidRPr="008F18EC">
        <w:rPr>
          <w:rFonts w:asciiTheme="minorHAnsi" w:hAnsiTheme="minorHAnsi" w:cstheme="minorHAnsi"/>
        </w:rPr>
        <w:t>C</w:t>
      </w:r>
      <w:r w:rsidR="00A176F8" w:rsidRPr="008F18EC">
        <w:rPr>
          <w:rFonts w:asciiTheme="minorHAnsi" w:hAnsiTheme="minorHAnsi" w:cstheme="minorHAnsi"/>
        </w:rPr>
        <w:t xml:space="preserve">omprovante de recolhimento da remuneração à </w:t>
      </w:r>
      <w:r w:rsidR="00A176F8" w:rsidRPr="008F18EC">
        <w:rPr>
          <w:rFonts w:asciiTheme="minorHAnsi" w:hAnsiTheme="minorHAnsi" w:cstheme="minorHAnsi"/>
          <w:b/>
          <w:bCs/>
        </w:rPr>
        <w:t>B3</w:t>
      </w:r>
      <w:r w:rsidR="00A176F8" w:rsidRPr="008F18EC">
        <w:rPr>
          <w:rFonts w:asciiTheme="minorHAnsi" w:hAnsiTheme="minorHAnsi" w:cstheme="minorHAnsi"/>
        </w:rPr>
        <w:t xml:space="preserve">, no valor de R$ </w:t>
      </w:r>
      <w:r w:rsidR="00E12A08" w:rsidRPr="008F18EC">
        <w:rPr>
          <w:rFonts w:asciiTheme="minorHAnsi" w:hAnsiTheme="minorHAnsi" w:cstheme="minorHAnsi"/>
        </w:rPr>
        <w:t>[</w:t>
      </w:r>
      <w:r w:rsidR="00E12A08" w:rsidRPr="008F18EC">
        <w:rPr>
          <w:rFonts w:asciiTheme="minorHAnsi" w:hAnsiTheme="minorHAnsi" w:cstheme="minorHAnsi"/>
          <w:highlight w:val="yellow"/>
        </w:rPr>
        <w:t>•</w:t>
      </w:r>
      <w:r w:rsidR="00E12A08" w:rsidRPr="008F18EC">
        <w:rPr>
          <w:rFonts w:asciiTheme="minorHAnsi" w:hAnsiTheme="minorHAnsi" w:cstheme="minorHAnsi"/>
        </w:rPr>
        <w:t>]</w:t>
      </w:r>
      <w:r w:rsidR="003609A4" w:rsidRPr="008F18EC">
        <w:rPr>
          <w:rFonts w:asciiTheme="minorHAnsi" w:hAnsiTheme="minorHAnsi" w:cstheme="minorHAnsi"/>
        </w:rPr>
        <w:t xml:space="preserve"> (</w:t>
      </w:r>
      <w:r w:rsidR="00E12A08" w:rsidRPr="008F18EC">
        <w:rPr>
          <w:rFonts w:asciiTheme="minorHAnsi" w:hAnsiTheme="minorHAnsi" w:cstheme="minorHAnsi"/>
        </w:rPr>
        <w:t>[</w:t>
      </w:r>
      <w:r w:rsidR="00E12A08" w:rsidRPr="008F18EC">
        <w:rPr>
          <w:rFonts w:asciiTheme="minorHAnsi" w:hAnsiTheme="minorHAnsi" w:cstheme="minorHAnsi"/>
          <w:highlight w:val="yellow"/>
        </w:rPr>
        <w:t>•</w:t>
      </w:r>
      <w:r w:rsidR="00E12A08" w:rsidRPr="008F18EC">
        <w:rPr>
          <w:rFonts w:asciiTheme="minorHAnsi" w:hAnsiTheme="minorHAnsi" w:cstheme="minorHAnsi"/>
        </w:rPr>
        <w:t>]</w:t>
      </w:r>
      <w:r w:rsidR="003609A4" w:rsidRPr="008F18EC">
        <w:rPr>
          <w:rFonts w:asciiTheme="minorHAnsi" w:hAnsiTheme="minorHAnsi" w:cstheme="minorHAnsi"/>
        </w:rPr>
        <w:t xml:space="preserve">), </w:t>
      </w:r>
      <w:r w:rsidR="00A176F8" w:rsidRPr="008F18EC">
        <w:rPr>
          <w:rFonts w:asciiTheme="minorHAnsi" w:hAnsiTheme="minorHAnsi" w:cstheme="minorHAnsi"/>
        </w:rPr>
        <w:t xml:space="preserve">cujo pagamento deverá ser efetuado no prazo e nas condições previstos no </w:t>
      </w:r>
      <w:r w:rsidR="00A176F8" w:rsidRPr="008F18EC">
        <w:rPr>
          <w:rFonts w:asciiTheme="minorHAnsi" w:hAnsiTheme="minorHAnsi" w:cstheme="minorHAnsi"/>
          <w:b/>
          <w:bCs/>
        </w:rPr>
        <w:t>Anexo 1</w:t>
      </w:r>
      <w:r w:rsidR="00A176F8" w:rsidRPr="008F18EC">
        <w:rPr>
          <w:rFonts w:asciiTheme="minorHAnsi" w:hAnsiTheme="minorHAnsi" w:cstheme="minorHAnsi"/>
        </w:rPr>
        <w:t xml:space="preserve">; </w:t>
      </w:r>
    </w:p>
    <w:p w14:paraId="429AFA54" w14:textId="029F4ABD" w:rsidR="00A176F8" w:rsidRPr="008F18EC" w:rsidRDefault="00940596" w:rsidP="6CB380AA">
      <w:pPr>
        <w:pStyle w:val="PargrafodaLista"/>
        <w:numPr>
          <w:ilvl w:val="2"/>
          <w:numId w:val="4"/>
        </w:numPr>
        <w:tabs>
          <w:tab w:val="left" w:pos="1814"/>
        </w:tabs>
        <w:spacing w:before="240" w:after="240" w:line="300" w:lineRule="exact"/>
        <w:ind w:left="142" w:firstLine="0"/>
        <w:rPr>
          <w:rFonts w:asciiTheme="minorHAnsi" w:hAnsiTheme="minorHAnsi" w:cstheme="minorBidi"/>
        </w:rPr>
      </w:pPr>
      <w:bookmarkStart w:id="474" w:name="_Hlk72508298"/>
      <w:r w:rsidRPr="008F18EC">
        <w:rPr>
          <w:rFonts w:asciiTheme="minorHAnsi" w:hAnsiTheme="minorHAnsi" w:cstheme="minorBidi"/>
        </w:rPr>
        <w:t>C</w:t>
      </w:r>
      <w:r w:rsidR="00A176F8" w:rsidRPr="008F18EC">
        <w:rPr>
          <w:rFonts w:asciiTheme="minorHAnsi" w:hAnsiTheme="minorHAnsi" w:cstheme="minorBidi"/>
        </w:rPr>
        <w:t xml:space="preserve">omprovante de pagamento </w:t>
      </w:r>
      <w:r w:rsidR="00EE03D4" w:rsidRPr="008F18EC">
        <w:rPr>
          <w:rFonts w:asciiTheme="minorHAnsi" w:hAnsiTheme="minorHAnsi" w:cstheme="minorBidi"/>
        </w:rPr>
        <w:t xml:space="preserve">ao </w:t>
      </w:r>
      <w:r w:rsidR="0008032F" w:rsidRPr="008F18EC">
        <w:rPr>
          <w:rFonts w:asciiTheme="minorHAnsi" w:hAnsiTheme="minorHAnsi" w:cstheme="minorBidi"/>
          <w:b/>
          <w:bCs/>
        </w:rPr>
        <w:t>BNDES</w:t>
      </w:r>
      <w:r w:rsidR="00A176F8" w:rsidRPr="008F18EC">
        <w:rPr>
          <w:rFonts w:asciiTheme="minorHAnsi" w:hAnsiTheme="minorHAnsi" w:cstheme="minorBidi"/>
        </w:rPr>
        <w:t>,</w:t>
      </w:r>
      <w:r w:rsidR="00A176F8" w:rsidRPr="008F18EC">
        <w:rPr>
          <w:rFonts w:asciiTheme="minorHAnsi" w:hAnsiTheme="minorHAnsi" w:cstheme="minorBidi"/>
          <w:b/>
          <w:bCs/>
        </w:rPr>
        <w:t xml:space="preserve"> </w:t>
      </w:r>
      <w:r w:rsidR="00A176F8" w:rsidRPr="008F18EC">
        <w:rPr>
          <w:rFonts w:asciiTheme="minorHAnsi" w:hAnsiTheme="minorHAnsi" w:cstheme="minorBidi"/>
        </w:rPr>
        <w:t>a título de remuneração devid</w:t>
      </w:r>
      <w:r w:rsidR="006E62B4" w:rsidRPr="008F18EC">
        <w:rPr>
          <w:rFonts w:asciiTheme="minorHAnsi" w:hAnsiTheme="minorHAnsi" w:cstheme="minorBidi"/>
        </w:rPr>
        <w:t>a</w:t>
      </w:r>
      <w:r w:rsidR="00A176F8" w:rsidRPr="008F18EC">
        <w:rPr>
          <w:rFonts w:asciiTheme="minorHAnsi" w:hAnsiTheme="minorHAnsi" w:cstheme="minorBidi"/>
        </w:rPr>
        <w:t xml:space="preserve"> pela implementação e estruturação do projeto de concessão do </w:t>
      </w:r>
      <w:r w:rsidR="00A56BFA" w:rsidRPr="008F18EC">
        <w:rPr>
          <w:rFonts w:asciiTheme="minorHAnsi" w:hAnsiTheme="minorHAnsi" w:cstheme="minorBidi"/>
          <w:b/>
          <w:bCs/>
        </w:rPr>
        <w:t xml:space="preserve">Acesso </w:t>
      </w:r>
      <w:r w:rsidR="000D7330" w:rsidRPr="008F18EC">
        <w:rPr>
          <w:rFonts w:asciiTheme="minorHAnsi" w:hAnsiTheme="minorHAnsi" w:cstheme="minorBidi"/>
          <w:b/>
          <w:bCs/>
        </w:rPr>
        <w:t>Aquaviário ao Porto de</w:t>
      </w:r>
      <w:r w:rsidR="00A56BFA" w:rsidRPr="008F18EC">
        <w:rPr>
          <w:rFonts w:asciiTheme="minorHAnsi" w:hAnsiTheme="minorHAnsi" w:cstheme="minorBidi"/>
          <w:b/>
          <w:bCs/>
        </w:rPr>
        <w:t xml:space="preserve"> </w:t>
      </w:r>
      <w:r w:rsidR="00C1735A" w:rsidRPr="008F18EC">
        <w:rPr>
          <w:rFonts w:asciiTheme="minorHAnsi" w:hAnsiTheme="minorHAnsi" w:cstheme="minorBidi"/>
          <w:b/>
          <w:bCs/>
        </w:rPr>
        <w:t>Santos</w:t>
      </w:r>
      <w:r w:rsidR="00A176F8" w:rsidRPr="008F18EC">
        <w:rPr>
          <w:rFonts w:asciiTheme="minorHAnsi" w:hAnsiTheme="minorHAnsi" w:cstheme="minorBidi"/>
        </w:rPr>
        <w:t xml:space="preserve">, </w:t>
      </w:r>
      <w:r w:rsidR="7946BEDA" w:rsidRPr="008F18EC">
        <w:rPr>
          <w:rFonts w:asciiTheme="minorHAnsi" w:hAnsiTheme="minorHAnsi" w:cstheme="minorBidi"/>
        </w:rPr>
        <w:t xml:space="preserve">do valor </w:t>
      </w:r>
      <w:r w:rsidR="00A176F8" w:rsidRPr="008F18EC">
        <w:rPr>
          <w:rFonts w:asciiTheme="minorHAnsi" w:hAnsiTheme="minorHAnsi" w:cstheme="minorBidi"/>
        </w:rPr>
        <w:t xml:space="preserve">de </w:t>
      </w:r>
      <w:r w:rsidR="006E62B4" w:rsidRPr="008F18EC">
        <w:rPr>
          <w:rFonts w:asciiTheme="minorHAnsi" w:hAnsiTheme="minorHAnsi" w:cstheme="minorBidi"/>
        </w:rPr>
        <w:t>R$ [</w:t>
      </w:r>
      <w:r w:rsidR="006E62B4" w:rsidRPr="008F18EC">
        <w:rPr>
          <w:rFonts w:asciiTheme="minorHAnsi" w:hAnsiTheme="minorHAnsi" w:cstheme="minorBidi"/>
          <w:highlight w:val="yellow"/>
        </w:rPr>
        <w:t>•</w:t>
      </w:r>
      <w:r w:rsidR="006E62B4" w:rsidRPr="008F18EC">
        <w:rPr>
          <w:rFonts w:asciiTheme="minorHAnsi" w:hAnsiTheme="minorHAnsi" w:cstheme="minorBidi"/>
        </w:rPr>
        <w:t>] ([</w:t>
      </w:r>
      <w:r w:rsidR="006E62B4" w:rsidRPr="008F18EC">
        <w:rPr>
          <w:rFonts w:asciiTheme="minorHAnsi" w:hAnsiTheme="minorHAnsi" w:cstheme="minorBidi"/>
          <w:highlight w:val="yellow"/>
        </w:rPr>
        <w:t>•</w:t>
      </w:r>
      <w:r w:rsidR="006E62B4" w:rsidRPr="008F18EC">
        <w:rPr>
          <w:rFonts w:asciiTheme="minorHAnsi" w:hAnsiTheme="minorHAnsi" w:cstheme="minorBidi"/>
        </w:rPr>
        <w:t>])</w:t>
      </w:r>
      <w:r w:rsidR="003609A4" w:rsidRPr="008F18EC">
        <w:rPr>
          <w:rFonts w:asciiTheme="minorHAnsi" w:hAnsiTheme="minorHAnsi" w:cstheme="minorBidi"/>
        </w:rPr>
        <w:t xml:space="preserve">, </w:t>
      </w:r>
      <w:r w:rsidR="00A176F8" w:rsidRPr="008F18EC">
        <w:rPr>
          <w:rFonts w:asciiTheme="minorHAnsi" w:hAnsiTheme="minorHAnsi" w:cstheme="minorBidi"/>
        </w:rPr>
        <w:t xml:space="preserve">corrigido </w:t>
      </w:r>
      <w:r w:rsidR="00966868" w:rsidRPr="008F18EC">
        <w:rPr>
          <w:rFonts w:asciiTheme="minorHAnsi" w:hAnsiTheme="minorHAnsi" w:cstheme="minorBidi"/>
        </w:rPr>
        <w:t>a</w:t>
      </w:r>
      <w:r w:rsidR="00A176F8" w:rsidRPr="008F18EC">
        <w:rPr>
          <w:rFonts w:asciiTheme="minorHAnsi" w:hAnsiTheme="minorHAnsi" w:cstheme="minorBidi"/>
        </w:rPr>
        <w:t xml:space="preserve"> partir da data-base de </w:t>
      </w:r>
      <w:r w:rsidR="006E62B4" w:rsidRPr="008F18EC">
        <w:rPr>
          <w:rFonts w:asciiTheme="minorHAnsi" w:hAnsiTheme="minorHAnsi" w:cstheme="minorBidi"/>
        </w:rPr>
        <w:t>[</w:t>
      </w:r>
      <w:r w:rsidR="006E62B4" w:rsidRPr="008F18EC">
        <w:rPr>
          <w:rFonts w:asciiTheme="minorHAnsi" w:hAnsiTheme="minorHAnsi" w:cstheme="minorBidi"/>
          <w:highlight w:val="yellow"/>
        </w:rPr>
        <w:t>•</w:t>
      </w:r>
      <w:r w:rsidR="006E62B4" w:rsidRPr="008F18EC">
        <w:rPr>
          <w:rFonts w:asciiTheme="minorHAnsi" w:hAnsiTheme="minorHAnsi" w:cstheme="minorBidi"/>
        </w:rPr>
        <w:t xml:space="preserve">] </w:t>
      </w:r>
      <w:r w:rsidR="003609A4" w:rsidRPr="008F18EC">
        <w:rPr>
          <w:rFonts w:asciiTheme="minorHAnsi" w:hAnsiTheme="minorHAnsi" w:cstheme="minorBidi"/>
        </w:rPr>
        <w:t>de 202</w:t>
      </w:r>
      <w:r w:rsidR="006E62B4" w:rsidRPr="008F18EC">
        <w:rPr>
          <w:rFonts w:asciiTheme="minorHAnsi" w:hAnsiTheme="minorHAnsi" w:cstheme="minorBidi"/>
        </w:rPr>
        <w:t>[</w:t>
      </w:r>
      <w:r w:rsidR="006E62B4" w:rsidRPr="008F18EC">
        <w:rPr>
          <w:rFonts w:asciiTheme="minorHAnsi" w:hAnsiTheme="minorHAnsi" w:cstheme="minorBidi"/>
          <w:highlight w:val="yellow"/>
        </w:rPr>
        <w:t>•</w:t>
      </w:r>
      <w:r w:rsidR="006E62B4" w:rsidRPr="008F18EC">
        <w:rPr>
          <w:rFonts w:asciiTheme="minorHAnsi" w:hAnsiTheme="minorHAnsi" w:cstheme="minorBidi"/>
        </w:rPr>
        <w:t>]</w:t>
      </w:r>
      <w:r w:rsidR="00AB5CA1" w:rsidRPr="008F18EC">
        <w:rPr>
          <w:rFonts w:asciiTheme="minorHAnsi" w:hAnsiTheme="minorHAnsi" w:cstheme="minorBidi"/>
        </w:rPr>
        <w:t xml:space="preserve">, até </w:t>
      </w:r>
      <w:r w:rsidR="00611472" w:rsidRPr="008F18EC">
        <w:rPr>
          <w:rFonts w:asciiTheme="minorHAnsi" w:hAnsiTheme="minorHAnsi" w:cstheme="minorBidi"/>
        </w:rPr>
        <w:t xml:space="preserve">a data do último </w:t>
      </w:r>
      <w:r w:rsidR="00AB5CA1" w:rsidRPr="008F18EC">
        <w:rPr>
          <w:rFonts w:asciiTheme="minorHAnsi" w:hAnsiTheme="minorHAnsi" w:cstheme="minorBidi"/>
        </w:rPr>
        <w:t>IPCA</w:t>
      </w:r>
      <w:r w:rsidR="00966868" w:rsidRPr="008F18EC">
        <w:rPr>
          <w:rFonts w:asciiTheme="minorHAnsi" w:hAnsiTheme="minorHAnsi" w:cstheme="minorBidi"/>
        </w:rPr>
        <w:t xml:space="preserve"> disponível na ocasião da emissão d</w:t>
      </w:r>
      <w:r w:rsidR="00EF2603" w:rsidRPr="008F18EC">
        <w:rPr>
          <w:rFonts w:asciiTheme="minorHAnsi" w:hAnsiTheme="minorHAnsi" w:cstheme="minorBidi"/>
        </w:rPr>
        <w:t>o documento de</w:t>
      </w:r>
      <w:r w:rsidR="00966868" w:rsidRPr="008F18EC">
        <w:rPr>
          <w:rFonts w:asciiTheme="minorHAnsi" w:hAnsiTheme="minorHAnsi" w:cstheme="minorBidi"/>
        </w:rPr>
        <w:t xml:space="preserve"> cobrança</w:t>
      </w:r>
      <w:r w:rsidR="00D22BB7" w:rsidRPr="008F18EC">
        <w:rPr>
          <w:rFonts w:asciiTheme="minorHAnsi" w:hAnsiTheme="minorHAnsi" w:cstheme="minorBidi"/>
        </w:rPr>
        <w:t xml:space="preserve"> pelo </w:t>
      </w:r>
      <w:r w:rsidR="000E1B31" w:rsidRPr="008F18EC">
        <w:rPr>
          <w:rFonts w:asciiTheme="minorHAnsi" w:hAnsiTheme="minorHAnsi" w:cstheme="minorBidi"/>
        </w:rPr>
        <w:t>BNDES</w:t>
      </w:r>
      <w:r w:rsidR="00A90D99" w:rsidRPr="008F18EC">
        <w:rPr>
          <w:rFonts w:asciiTheme="minorHAnsi" w:hAnsiTheme="minorHAnsi" w:cstheme="minorBidi"/>
        </w:rPr>
        <w:t xml:space="preserve">, bem como do ressarcimento dos gastos incorridos </w:t>
      </w:r>
      <w:r w:rsidR="5897D5C7" w:rsidRPr="008F18EC">
        <w:rPr>
          <w:rFonts w:asciiTheme="minorHAnsi" w:hAnsiTheme="minorHAnsi" w:cstheme="minorBidi"/>
        </w:rPr>
        <w:t xml:space="preserve">pelo </w:t>
      </w:r>
      <w:r w:rsidR="5897D5C7" w:rsidRPr="008F18EC">
        <w:rPr>
          <w:rFonts w:asciiTheme="minorHAnsi" w:hAnsiTheme="minorHAnsi" w:cstheme="minorBidi"/>
          <w:b/>
          <w:bCs/>
        </w:rPr>
        <w:t xml:space="preserve">BNDES </w:t>
      </w:r>
      <w:r w:rsidR="00A90D99" w:rsidRPr="008F18EC">
        <w:rPr>
          <w:rFonts w:asciiTheme="minorHAnsi" w:hAnsiTheme="minorHAnsi" w:cstheme="minorBidi"/>
        </w:rPr>
        <w:t>com serviços de terceiros, de acordo com as seguintes condições:</w:t>
      </w:r>
    </w:p>
    <w:p w14:paraId="0F76F95B" w14:textId="3402D5A1" w:rsidR="00A176F8" w:rsidRPr="008F18EC" w:rsidRDefault="00A90D99" w:rsidP="6CB380AA">
      <w:pPr>
        <w:pStyle w:val="PargrafodaLista"/>
        <w:numPr>
          <w:ilvl w:val="3"/>
          <w:numId w:val="4"/>
        </w:numPr>
        <w:tabs>
          <w:tab w:val="left" w:pos="1814"/>
        </w:tabs>
        <w:spacing w:before="240" w:after="240" w:line="300" w:lineRule="exact"/>
        <w:ind w:firstLine="0"/>
        <w:rPr>
          <w:rFonts w:asciiTheme="minorHAnsi" w:hAnsiTheme="minorHAnsi" w:cstheme="minorBidi"/>
        </w:rPr>
      </w:pPr>
      <w:r w:rsidRPr="008F18EC">
        <w:rPr>
          <w:rFonts w:asciiTheme="minorHAnsi" w:hAnsiTheme="minorHAnsi" w:cstheme="minorBidi"/>
        </w:rPr>
        <w:t xml:space="preserve">Como condição para a assinatura do </w:t>
      </w:r>
      <w:r w:rsidR="0B6C8237" w:rsidRPr="008F18EC">
        <w:rPr>
          <w:rFonts w:asciiTheme="minorHAnsi" w:hAnsiTheme="minorHAnsi" w:cstheme="minorBidi"/>
          <w:b/>
          <w:bCs/>
        </w:rPr>
        <w:t>Contrato de Concessão</w:t>
      </w:r>
      <w:r w:rsidRPr="008F18EC">
        <w:rPr>
          <w:rFonts w:asciiTheme="minorHAnsi" w:hAnsiTheme="minorHAnsi" w:cstheme="minorBidi"/>
        </w:rPr>
        <w:t xml:space="preserve">, deverá ser efetuado o pagamento de todas as despesas desembolsadas pelo </w:t>
      </w:r>
      <w:r w:rsidRPr="008F18EC">
        <w:rPr>
          <w:rFonts w:asciiTheme="minorHAnsi" w:hAnsiTheme="minorHAnsi" w:cstheme="minorBidi"/>
          <w:b/>
          <w:bCs/>
        </w:rPr>
        <w:t xml:space="preserve">BNDES </w:t>
      </w:r>
      <w:r w:rsidRPr="008F18EC">
        <w:rPr>
          <w:rFonts w:asciiTheme="minorHAnsi" w:hAnsiTheme="minorHAnsi" w:cstheme="minorBidi"/>
        </w:rPr>
        <w:t xml:space="preserve">até a data de emissão do boleto referente a esta cobrança, corrigidas, </w:t>
      </w:r>
      <w:r w:rsidRPr="008F18EC">
        <w:rPr>
          <w:rFonts w:asciiTheme="minorHAnsi" w:hAnsiTheme="minorHAnsi" w:cstheme="minorBidi"/>
          <w:i/>
          <w:iCs/>
        </w:rPr>
        <w:t>pro rata die</w:t>
      </w:r>
      <w:r w:rsidRPr="008F18EC">
        <w:rPr>
          <w:rFonts w:asciiTheme="minorHAnsi" w:hAnsiTheme="minorHAnsi" w:cstheme="minorBidi"/>
        </w:rPr>
        <w:t xml:space="preserve">, a partir da data de cada desembolso realizado pelo </w:t>
      </w:r>
      <w:r w:rsidRPr="008F18EC">
        <w:rPr>
          <w:rFonts w:asciiTheme="minorHAnsi" w:hAnsiTheme="minorHAnsi" w:cstheme="minorBidi"/>
          <w:b/>
          <w:bCs/>
        </w:rPr>
        <w:t>BNDES</w:t>
      </w:r>
      <w:r w:rsidRPr="008F18EC">
        <w:rPr>
          <w:rFonts w:asciiTheme="minorHAnsi" w:hAnsiTheme="minorHAnsi" w:cstheme="minorBidi"/>
        </w:rPr>
        <w:t xml:space="preserve">, pelo </w:t>
      </w:r>
      <w:r w:rsidRPr="008F18EC">
        <w:rPr>
          <w:rFonts w:asciiTheme="minorHAnsi" w:hAnsiTheme="minorHAnsi" w:cstheme="minorBidi"/>
          <w:b/>
          <w:bCs/>
        </w:rPr>
        <w:t>IPCA</w:t>
      </w:r>
      <w:r w:rsidRPr="008F18EC">
        <w:rPr>
          <w:rFonts w:asciiTheme="minorHAnsi" w:hAnsiTheme="minorHAnsi" w:cstheme="minorBidi"/>
        </w:rPr>
        <w:t xml:space="preserve">, até a data do último </w:t>
      </w:r>
      <w:r w:rsidRPr="008F18EC">
        <w:rPr>
          <w:rFonts w:asciiTheme="minorHAnsi" w:hAnsiTheme="minorHAnsi" w:cstheme="minorBidi"/>
          <w:b/>
          <w:bCs/>
        </w:rPr>
        <w:t xml:space="preserve">IPCA </w:t>
      </w:r>
      <w:r w:rsidRPr="008F18EC">
        <w:rPr>
          <w:rFonts w:asciiTheme="minorHAnsi" w:hAnsiTheme="minorHAnsi" w:cstheme="minorBidi"/>
        </w:rPr>
        <w:t>disponível na ocasião da emissão da cobrança;</w:t>
      </w:r>
    </w:p>
    <w:p w14:paraId="6248D3C6" w14:textId="6BCA5855" w:rsidR="00A176F8" w:rsidRPr="008F18EC" w:rsidRDefault="40151B3D" w:rsidP="00C041E5">
      <w:pPr>
        <w:pStyle w:val="PargrafodaLista"/>
        <w:numPr>
          <w:ilvl w:val="2"/>
          <w:numId w:val="4"/>
        </w:numPr>
        <w:tabs>
          <w:tab w:val="left" w:pos="1814"/>
        </w:tabs>
        <w:spacing w:before="240" w:after="240" w:line="300" w:lineRule="exact"/>
        <w:ind w:left="142" w:firstLine="0"/>
        <w:rPr>
          <w:rFonts w:asciiTheme="minorHAnsi" w:hAnsiTheme="minorHAnsi" w:cstheme="minorHAnsi"/>
        </w:rPr>
      </w:pPr>
      <w:r w:rsidRPr="008F18EC">
        <w:rPr>
          <w:rFonts w:asciiTheme="minorHAnsi" w:hAnsiTheme="minorHAnsi" w:cstheme="minorBidi"/>
        </w:rPr>
        <w:t xml:space="preserve">Após a assinatura do </w:t>
      </w:r>
      <w:r w:rsidR="7E08F7B0" w:rsidRPr="008F18EC">
        <w:rPr>
          <w:rFonts w:asciiTheme="minorHAnsi" w:hAnsiTheme="minorHAnsi" w:cstheme="minorBidi"/>
          <w:b/>
          <w:bCs/>
        </w:rPr>
        <w:t>Contrato de Concessão</w:t>
      </w:r>
      <w:r w:rsidRPr="008F18EC">
        <w:rPr>
          <w:rFonts w:asciiTheme="minorHAnsi" w:hAnsiTheme="minorHAnsi" w:cstheme="minorBidi"/>
        </w:rPr>
        <w:t xml:space="preserve">, deverá ser realizado pagamento residual, mediante boleto de cobrança a ser emitido pelo </w:t>
      </w:r>
      <w:r w:rsidRPr="008F18EC">
        <w:rPr>
          <w:rFonts w:asciiTheme="minorHAnsi" w:hAnsiTheme="minorHAnsi" w:cstheme="minorBidi"/>
          <w:b/>
          <w:bCs/>
        </w:rPr>
        <w:t>BNDES</w:t>
      </w:r>
      <w:r w:rsidRPr="008F18EC">
        <w:rPr>
          <w:rFonts w:asciiTheme="minorHAnsi" w:hAnsiTheme="minorHAnsi" w:cstheme="minorBidi"/>
        </w:rPr>
        <w:t xml:space="preserve">, com prazo para pagamento em até 15 (quinze) dias contados da data de sua emissão, contemplando as despesas desembolsadas pelo </w:t>
      </w:r>
      <w:r w:rsidRPr="008F18EC">
        <w:rPr>
          <w:rFonts w:asciiTheme="minorHAnsi" w:hAnsiTheme="minorHAnsi" w:cstheme="minorBidi"/>
          <w:b/>
          <w:bCs/>
        </w:rPr>
        <w:t xml:space="preserve">BNDES </w:t>
      </w:r>
      <w:r w:rsidRPr="008F18EC">
        <w:rPr>
          <w:rFonts w:asciiTheme="minorHAnsi" w:hAnsiTheme="minorHAnsi" w:cstheme="minorBidi"/>
        </w:rPr>
        <w:t xml:space="preserve">após a emissão da cobrança indicada no subitem 6.2.2.1 acima, corrigidas, </w:t>
      </w:r>
      <w:r w:rsidRPr="008F18EC">
        <w:rPr>
          <w:rFonts w:asciiTheme="minorHAnsi" w:hAnsiTheme="minorHAnsi" w:cstheme="minorBidi"/>
          <w:i/>
          <w:iCs/>
        </w:rPr>
        <w:t>pro rata die</w:t>
      </w:r>
      <w:r w:rsidRPr="008F18EC">
        <w:rPr>
          <w:rFonts w:asciiTheme="minorHAnsi" w:hAnsiTheme="minorHAnsi" w:cstheme="minorBidi"/>
        </w:rPr>
        <w:t xml:space="preserve">, a partir da data de cada desembolso realizado pelo </w:t>
      </w:r>
      <w:r w:rsidRPr="008F18EC">
        <w:rPr>
          <w:rFonts w:asciiTheme="minorHAnsi" w:hAnsiTheme="minorHAnsi" w:cstheme="minorBidi"/>
          <w:b/>
          <w:bCs/>
        </w:rPr>
        <w:t>BNDES</w:t>
      </w:r>
      <w:r w:rsidRPr="008F18EC">
        <w:rPr>
          <w:rFonts w:asciiTheme="minorHAnsi" w:hAnsiTheme="minorHAnsi" w:cstheme="minorBidi"/>
        </w:rPr>
        <w:t xml:space="preserve">, pelo </w:t>
      </w:r>
      <w:r w:rsidRPr="008F18EC">
        <w:rPr>
          <w:rFonts w:asciiTheme="minorHAnsi" w:hAnsiTheme="minorHAnsi" w:cstheme="minorBidi"/>
          <w:b/>
          <w:bCs/>
        </w:rPr>
        <w:t>IPCA</w:t>
      </w:r>
      <w:r w:rsidRPr="008F18EC">
        <w:rPr>
          <w:rFonts w:asciiTheme="minorHAnsi" w:hAnsiTheme="minorHAnsi" w:cstheme="minorBidi"/>
        </w:rPr>
        <w:t xml:space="preserve">, até a data do último </w:t>
      </w:r>
      <w:r w:rsidRPr="008F18EC">
        <w:rPr>
          <w:rFonts w:asciiTheme="minorHAnsi" w:hAnsiTheme="minorHAnsi" w:cstheme="minorBidi"/>
          <w:b/>
          <w:bCs/>
        </w:rPr>
        <w:t xml:space="preserve">IPCA </w:t>
      </w:r>
      <w:r w:rsidRPr="008F18EC">
        <w:rPr>
          <w:rFonts w:asciiTheme="minorHAnsi" w:hAnsiTheme="minorHAnsi" w:cstheme="minorBidi"/>
        </w:rPr>
        <w:t xml:space="preserve">disponível na ocasião da emissão da </w:t>
      </w:r>
      <w:proofErr w:type="spellStart"/>
      <w:r w:rsidRPr="008F18EC">
        <w:rPr>
          <w:rFonts w:asciiTheme="minorHAnsi" w:hAnsiTheme="minorHAnsi" w:cstheme="minorBidi"/>
        </w:rPr>
        <w:t>cobrança.</w:t>
      </w:r>
      <w:bookmarkStart w:id="475" w:name="_Hlk97285325"/>
      <w:bookmarkEnd w:id="474"/>
      <w:r w:rsidR="00E90F84" w:rsidRPr="008F18EC">
        <w:rPr>
          <w:rFonts w:asciiTheme="minorHAnsi" w:hAnsiTheme="minorHAnsi" w:cstheme="minorHAnsi"/>
        </w:rPr>
        <w:t>A</w:t>
      </w:r>
      <w:r w:rsidR="00A176F8" w:rsidRPr="008F18EC">
        <w:rPr>
          <w:rFonts w:asciiTheme="minorHAnsi" w:hAnsiTheme="minorHAnsi" w:cstheme="minorHAnsi"/>
        </w:rPr>
        <w:t>ta</w:t>
      </w:r>
      <w:proofErr w:type="spellEnd"/>
      <w:r w:rsidR="00A176F8" w:rsidRPr="008F18EC">
        <w:rPr>
          <w:rFonts w:asciiTheme="minorHAnsi" w:hAnsiTheme="minorHAnsi" w:cstheme="minorHAnsi"/>
        </w:rPr>
        <w:t xml:space="preserve"> da assembleia geral de constituição da </w:t>
      </w:r>
      <w:r w:rsidR="00A176F8" w:rsidRPr="008F18EC">
        <w:rPr>
          <w:rFonts w:asciiTheme="minorHAnsi" w:hAnsiTheme="minorHAnsi" w:cstheme="minorHAnsi"/>
          <w:b/>
          <w:bCs/>
        </w:rPr>
        <w:t>Concessionária</w:t>
      </w:r>
      <w:r w:rsidR="00A176F8" w:rsidRPr="008F18EC">
        <w:rPr>
          <w:rFonts w:asciiTheme="minorHAnsi" w:hAnsiTheme="minorHAnsi" w:cstheme="minorHAnsi"/>
        </w:rPr>
        <w:t xml:space="preserve"> como uma sociedade de propósito específico, na forma de sociedade por ações, e o respectivo estatuto social, com a correspondente certidão da Junta Comercial e inscrição no CNPJ/ME (Cadastro Nacional de Pessoas Jurídicas do </w:t>
      </w:r>
      <w:r w:rsidR="009633B3" w:rsidRPr="008F18EC">
        <w:rPr>
          <w:rFonts w:asciiTheme="minorHAnsi" w:hAnsiTheme="minorHAnsi" w:cstheme="minorHAnsi"/>
        </w:rPr>
        <w:t>Ministério da Fazenda</w:t>
      </w:r>
      <w:r w:rsidR="00A176F8" w:rsidRPr="008F18EC">
        <w:rPr>
          <w:rFonts w:asciiTheme="minorHAnsi" w:hAnsiTheme="minorHAnsi" w:cstheme="minorHAnsi"/>
        </w:rPr>
        <w:t>), em que conste: (i) a indicação de sua composição societária, com a descrição dos tipos de ações e de participação dos acionistas, por tipo de ação; (</w:t>
      </w:r>
      <w:proofErr w:type="spellStart"/>
      <w:r w:rsidR="00A176F8" w:rsidRPr="008F18EC">
        <w:rPr>
          <w:rFonts w:asciiTheme="minorHAnsi" w:hAnsiTheme="minorHAnsi" w:cstheme="minorHAnsi"/>
        </w:rPr>
        <w:t>ii</w:t>
      </w:r>
      <w:proofErr w:type="spellEnd"/>
      <w:r w:rsidR="00A176F8" w:rsidRPr="008F18EC">
        <w:rPr>
          <w:rFonts w:asciiTheme="minorHAnsi" w:hAnsiTheme="minorHAnsi" w:cstheme="minorHAnsi"/>
        </w:rPr>
        <w:t>)</w:t>
      </w:r>
      <w:r w:rsidR="008A2D4B" w:rsidRPr="008F18EC">
        <w:rPr>
          <w:rFonts w:asciiTheme="minorHAnsi" w:hAnsiTheme="minorHAnsi" w:cstheme="minorHAnsi"/>
        </w:rPr>
        <w:t xml:space="preserve"> seus órgãos de administração;</w:t>
      </w:r>
      <w:r w:rsidR="00A176F8" w:rsidRPr="008F18EC">
        <w:rPr>
          <w:rFonts w:asciiTheme="minorHAnsi" w:hAnsiTheme="minorHAnsi" w:cstheme="minorHAnsi"/>
        </w:rPr>
        <w:t xml:space="preserve"> </w:t>
      </w:r>
      <w:r w:rsidR="00E90F84" w:rsidRPr="008F18EC">
        <w:rPr>
          <w:rFonts w:asciiTheme="minorHAnsi" w:hAnsiTheme="minorHAnsi" w:cstheme="minorHAnsi"/>
        </w:rPr>
        <w:t xml:space="preserve">e </w:t>
      </w:r>
      <w:r w:rsidR="00A176F8" w:rsidRPr="008F18EC">
        <w:rPr>
          <w:rFonts w:asciiTheme="minorHAnsi" w:hAnsiTheme="minorHAnsi" w:cstheme="minorHAnsi"/>
        </w:rPr>
        <w:t>(</w:t>
      </w:r>
      <w:proofErr w:type="spellStart"/>
      <w:r w:rsidR="00A176F8" w:rsidRPr="008F18EC">
        <w:rPr>
          <w:rFonts w:asciiTheme="minorHAnsi" w:hAnsiTheme="minorHAnsi" w:cstheme="minorHAnsi"/>
        </w:rPr>
        <w:t>iii</w:t>
      </w:r>
      <w:proofErr w:type="spellEnd"/>
      <w:r w:rsidR="00A176F8" w:rsidRPr="008F18EC">
        <w:rPr>
          <w:rFonts w:asciiTheme="minorHAnsi" w:hAnsiTheme="minorHAnsi" w:cstheme="minorHAnsi"/>
        </w:rPr>
        <w:t xml:space="preserve">) que a sua finalidade exclusiva será explorar o objeto do </w:t>
      </w:r>
      <w:r w:rsidR="00A176F8" w:rsidRPr="008F18EC">
        <w:rPr>
          <w:rFonts w:asciiTheme="minorHAnsi" w:hAnsiTheme="minorHAnsi" w:cstheme="minorHAnsi"/>
          <w:b/>
          <w:bCs/>
        </w:rPr>
        <w:t>Contrato de Concessão</w:t>
      </w:r>
      <w:r w:rsidR="006E62B4" w:rsidRPr="008F18EC">
        <w:rPr>
          <w:rFonts w:asciiTheme="minorHAnsi" w:hAnsiTheme="minorHAnsi" w:cstheme="minorHAnsi"/>
        </w:rPr>
        <w:t>;</w:t>
      </w:r>
    </w:p>
    <w:p w14:paraId="1EF14A38" w14:textId="3F00E402" w:rsidR="00A176F8" w:rsidRPr="008F18EC" w:rsidRDefault="00E90F84" w:rsidP="0D5207EE">
      <w:pPr>
        <w:pStyle w:val="PargrafodaLista"/>
        <w:numPr>
          <w:ilvl w:val="2"/>
          <w:numId w:val="4"/>
        </w:numPr>
        <w:tabs>
          <w:tab w:val="left" w:pos="1814"/>
        </w:tabs>
        <w:spacing w:before="240" w:after="240" w:line="300" w:lineRule="exact"/>
        <w:ind w:left="142" w:firstLine="0"/>
        <w:rPr>
          <w:rFonts w:asciiTheme="minorHAnsi" w:hAnsiTheme="minorHAnsi" w:cstheme="minorBidi"/>
        </w:rPr>
      </w:pPr>
      <w:bookmarkStart w:id="476" w:name="_Hlk97292330"/>
      <w:bookmarkEnd w:id="475"/>
      <w:r w:rsidRPr="008F18EC">
        <w:rPr>
          <w:rFonts w:asciiTheme="minorHAnsi" w:hAnsiTheme="minorHAnsi" w:cstheme="minorBidi"/>
        </w:rPr>
        <w:t>C</w:t>
      </w:r>
      <w:r w:rsidR="00A176F8" w:rsidRPr="008F18EC">
        <w:rPr>
          <w:rFonts w:asciiTheme="minorHAnsi" w:hAnsiTheme="minorHAnsi" w:cstheme="minorBidi"/>
        </w:rPr>
        <w:t xml:space="preserve">omprovante de subscrição e integralização, em moeda corrente nacional, do capital social inicial mínimo exigido no </w:t>
      </w:r>
      <w:r w:rsidR="1E965821" w:rsidRPr="008F18EC">
        <w:rPr>
          <w:rFonts w:asciiTheme="minorHAnsi" w:hAnsiTheme="minorHAnsi" w:cstheme="minorBidi"/>
        </w:rPr>
        <w:t>I</w:t>
      </w:r>
      <w:r w:rsidR="00464F39" w:rsidRPr="008F18EC">
        <w:rPr>
          <w:rFonts w:asciiTheme="minorHAnsi" w:hAnsiTheme="minorHAnsi" w:cstheme="minorBidi"/>
        </w:rPr>
        <w:t>tem [</w:t>
      </w:r>
      <w:r w:rsidR="00464F39" w:rsidRPr="008F18EC">
        <w:rPr>
          <w:rFonts w:asciiTheme="minorHAnsi" w:hAnsiTheme="minorHAnsi" w:cstheme="minorBidi"/>
          <w:highlight w:val="yellow"/>
        </w:rPr>
        <w:t>12.</w:t>
      </w:r>
      <w:r w:rsidR="00B7169A" w:rsidRPr="008F18EC">
        <w:rPr>
          <w:rFonts w:asciiTheme="minorHAnsi" w:hAnsiTheme="minorHAnsi" w:cstheme="minorBidi"/>
        </w:rPr>
        <w:t>6</w:t>
      </w:r>
      <w:r w:rsidR="00464F39" w:rsidRPr="008F18EC">
        <w:rPr>
          <w:rFonts w:asciiTheme="minorHAnsi" w:hAnsiTheme="minorHAnsi" w:cstheme="minorBidi"/>
        </w:rPr>
        <w:t>]</w:t>
      </w:r>
      <w:del w:id="477" w:author="Isabela Alves Pereira Oliveira" w:date="2025-10-18T12:28:00Z" w16du:dateUtc="2025-10-18T15:28:00Z">
        <w:r w:rsidR="00464F39" w:rsidRPr="008F18EC" w:rsidDel="002C1ABF">
          <w:rPr>
            <w:rFonts w:asciiTheme="minorHAnsi" w:hAnsiTheme="minorHAnsi" w:cstheme="minorBidi"/>
          </w:rPr>
          <w:delText xml:space="preserve"> </w:delText>
        </w:r>
        <w:r w:rsidR="00A176F8" w:rsidRPr="008F18EC" w:rsidDel="002C1ABF">
          <w:rPr>
            <w:rFonts w:asciiTheme="minorHAnsi" w:hAnsiTheme="minorHAnsi" w:cstheme="minorBidi"/>
          </w:rPr>
          <w:delText xml:space="preserve"> </w:delText>
        </w:r>
      </w:del>
      <w:ins w:id="478" w:author="Isabela Alves Pereira Oliveira" w:date="2025-10-18T12:28:00Z" w16du:dateUtc="2025-10-18T15:28:00Z">
        <w:r w:rsidR="002C1ABF">
          <w:rPr>
            <w:rFonts w:asciiTheme="minorHAnsi" w:hAnsiTheme="minorHAnsi" w:cstheme="minorBidi"/>
          </w:rPr>
          <w:t xml:space="preserve"> </w:t>
        </w:r>
      </w:ins>
      <w:r w:rsidR="00B7169A" w:rsidRPr="008F18EC">
        <w:rPr>
          <w:rFonts w:asciiTheme="minorHAnsi" w:hAnsiTheme="minorHAnsi" w:cstheme="minorBidi"/>
        </w:rPr>
        <w:t>d</w:t>
      </w:r>
      <w:r w:rsidR="00A176F8" w:rsidRPr="008F18EC">
        <w:rPr>
          <w:rFonts w:asciiTheme="minorHAnsi" w:hAnsiTheme="minorHAnsi" w:cstheme="minorBidi"/>
        </w:rPr>
        <w:t xml:space="preserve">o </w:t>
      </w:r>
      <w:r w:rsidR="00A176F8" w:rsidRPr="008F18EC">
        <w:rPr>
          <w:rFonts w:asciiTheme="minorHAnsi" w:hAnsiTheme="minorHAnsi" w:cstheme="minorBidi"/>
          <w:b/>
          <w:bCs/>
        </w:rPr>
        <w:t>Contrato de Concessão</w:t>
      </w:r>
      <w:bookmarkEnd w:id="476"/>
      <w:r w:rsidR="00A176F8" w:rsidRPr="008F18EC">
        <w:rPr>
          <w:rFonts w:asciiTheme="minorHAnsi" w:hAnsiTheme="minorHAnsi" w:cstheme="minorBidi"/>
        </w:rPr>
        <w:t>;</w:t>
      </w:r>
    </w:p>
    <w:p w14:paraId="0A560100" w14:textId="5D484FF2" w:rsidR="00FE360F" w:rsidRPr="008F18EC" w:rsidRDefault="00E90F84" w:rsidP="00C041E5">
      <w:pPr>
        <w:pStyle w:val="PargrafodaLista"/>
        <w:numPr>
          <w:ilvl w:val="2"/>
          <w:numId w:val="4"/>
        </w:numPr>
        <w:tabs>
          <w:tab w:val="left" w:pos="1814"/>
        </w:tabs>
        <w:spacing w:before="240" w:after="240" w:line="300" w:lineRule="exact"/>
        <w:ind w:left="142" w:firstLine="0"/>
        <w:rPr>
          <w:rFonts w:asciiTheme="minorHAnsi" w:hAnsiTheme="minorHAnsi" w:cstheme="minorHAnsi"/>
        </w:rPr>
      </w:pPr>
      <w:r w:rsidRPr="008F18EC">
        <w:rPr>
          <w:rFonts w:asciiTheme="minorHAnsi" w:hAnsiTheme="minorHAnsi" w:cstheme="minorHAnsi"/>
        </w:rPr>
        <w:t>C</w:t>
      </w:r>
      <w:r w:rsidR="00A176F8" w:rsidRPr="008F18EC">
        <w:rPr>
          <w:rFonts w:asciiTheme="minorHAnsi" w:hAnsiTheme="minorHAnsi" w:cstheme="minorHAnsi"/>
        </w:rPr>
        <w:t xml:space="preserve">omprovante de contratação da </w:t>
      </w:r>
      <w:r w:rsidR="00A176F8" w:rsidRPr="008F18EC">
        <w:rPr>
          <w:rFonts w:asciiTheme="minorHAnsi" w:hAnsiTheme="minorHAnsi" w:cstheme="minorHAnsi"/>
          <w:b/>
          <w:bCs/>
        </w:rPr>
        <w:t>Garantia de Execução Contratual</w:t>
      </w:r>
      <w:r w:rsidR="00A176F8" w:rsidRPr="008F18EC">
        <w:rPr>
          <w:rFonts w:asciiTheme="minorHAnsi" w:hAnsiTheme="minorHAnsi" w:cstheme="minorHAnsi"/>
        </w:rPr>
        <w:t xml:space="preserve">, nos termos do </w:t>
      </w:r>
      <w:r w:rsidR="00A176F8" w:rsidRPr="008F18EC">
        <w:rPr>
          <w:rFonts w:asciiTheme="minorHAnsi" w:hAnsiTheme="minorHAnsi" w:cstheme="minorHAnsi"/>
          <w:b/>
          <w:bCs/>
        </w:rPr>
        <w:t>Contrato de Concessão</w:t>
      </w:r>
      <w:r w:rsidR="00A176F8" w:rsidRPr="008F18EC">
        <w:rPr>
          <w:rFonts w:asciiTheme="minorHAnsi" w:hAnsiTheme="minorHAnsi" w:cstheme="minorHAnsi"/>
        </w:rPr>
        <w:t xml:space="preserve">; </w:t>
      </w:r>
    </w:p>
    <w:p w14:paraId="3951B395" w14:textId="0559E11E" w:rsidR="00A176F8" w:rsidRPr="008F18EC" w:rsidRDefault="00A176F8" w:rsidP="0027181E">
      <w:pPr>
        <w:pStyle w:val="PargrafodaLista"/>
        <w:numPr>
          <w:ilvl w:val="3"/>
          <w:numId w:val="18"/>
        </w:numPr>
        <w:tabs>
          <w:tab w:val="left" w:pos="1814"/>
        </w:tabs>
        <w:spacing w:before="240" w:after="240" w:line="300" w:lineRule="exact"/>
        <w:ind w:left="112" w:firstLine="14"/>
        <w:rPr>
          <w:rFonts w:asciiTheme="minorHAnsi" w:hAnsiTheme="minorHAnsi" w:cstheme="minorHAnsi"/>
        </w:rPr>
      </w:pPr>
      <w:bookmarkStart w:id="479" w:name="_Hlk97292784"/>
      <w:r w:rsidRPr="008F18EC">
        <w:rPr>
          <w:rFonts w:asciiTheme="minorHAnsi" w:hAnsiTheme="minorHAnsi" w:cstheme="minorHAnsi"/>
        </w:rPr>
        <w:t xml:space="preserve">A </w:t>
      </w:r>
      <w:r w:rsidRPr="008F18EC">
        <w:rPr>
          <w:rFonts w:asciiTheme="minorHAnsi" w:hAnsiTheme="minorHAnsi" w:cstheme="minorHAnsi"/>
          <w:b/>
          <w:bCs/>
        </w:rPr>
        <w:t>Garantia de Execução Contratual</w:t>
      </w:r>
      <w:r w:rsidRPr="008F18EC">
        <w:rPr>
          <w:rFonts w:asciiTheme="minorHAnsi" w:hAnsiTheme="minorHAnsi" w:cstheme="minorHAnsi"/>
        </w:rPr>
        <w:t xml:space="preserve"> a ser apresentada terá seu valor, indicado na Subcláusula </w:t>
      </w:r>
      <w:r w:rsidR="004B7AAF" w:rsidRPr="008F18EC">
        <w:rPr>
          <w:rFonts w:asciiTheme="minorHAnsi" w:hAnsiTheme="minorHAnsi" w:cstheme="minorHAnsi"/>
        </w:rPr>
        <w:t>[</w:t>
      </w:r>
      <w:r w:rsidR="00AE65B1" w:rsidRPr="008F18EC">
        <w:rPr>
          <w:rFonts w:asciiTheme="minorHAnsi" w:hAnsiTheme="minorHAnsi" w:cstheme="minorHAnsi"/>
          <w:highlight w:val="yellow"/>
        </w:rPr>
        <w:t>12.10</w:t>
      </w:r>
      <w:r w:rsidR="004B7AAF" w:rsidRPr="008F18EC">
        <w:rPr>
          <w:rFonts w:asciiTheme="minorHAnsi" w:hAnsiTheme="minorHAnsi" w:cstheme="minorHAnsi"/>
        </w:rPr>
        <w:t>]</w:t>
      </w:r>
      <w:r w:rsidRPr="008F18EC">
        <w:rPr>
          <w:rFonts w:asciiTheme="minorHAnsi" w:hAnsiTheme="minorHAnsi" w:cstheme="minorHAnsi"/>
        </w:rPr>
        <w:t xml:space="preserve"> do </w:t>
      </w:r>
      <w:r w:rsidRPr="008F18EC">
        <w:rPr>
          <w:rFonts w:asciiTheme="minorHAnsi" w:hAnsiTheme="minorHAnsi" w:cstheme="minorHAnsi"/>
          <w:b/>
          <w:bCs/>
        </w:rPr>
        <w:t>Contrato de Concessão</w:t>
      </w:r>
      <w:bookmarkEnd w:id="479"/>
      <w:r w:rsidRPr="008F18EC">
        <w:rPr>
          <w:rFonts w:asciiTheme="minorHAnsi" w:hAnsiTheme="minorHAnsi" w:cstheme="minorHAnsi"/>
        </w:rPr>
        <w:t xml:space="preserve">, reajustado pela variação do </w:t>
      </w:r>
      <w:r w:rsidRPr="008F18EC">
        <w:rPr>
          <w:rFonts w:asciiTheme="minorHAnsi" w:hAnsiTheme="minorHAnsi" w:cstheme="minorHAnsi"/>
          <w:b/>
          <w:bCs/>
        </w:rPr>
        <w:t>IPCA</w:t>
      </w:r>
      <w:r w:rsidRPr="008F18EC">
        <w:rPr>
          <w:rFonts w:asciiTheme="minorHAnsi" w:hAnsiTheme="minorHAnsi" w:cstheme="minorHAnsi"/>
        </w:rPr>
        <w:t>, mediante a aplicação da seguinte fórmula:</w:t>
      </w:r>
    </w:p>
    <w:p w14:paraId="0E632323" w14:textId="77777777" w:rsidR="00A176F8" w:rsidRPr="008F18EC" w:rsidRDefault="00A176F8" w:rsidP="00A176F8">
      <w:pPr>
        <w:pStyle w:val="PargrafodaLista"/>
        <w:spacing w:before="240" w:after="240" w:line="300" w:lineRule="exact"/>
        <w:ind w:left="567"/>
        <w:rPr>
          <w:rFonts w:asciiTheme="minorHAnsi" w:hAnsiTheme="minorHAnsi" w:cstheme="minorHAnsi"/>
        </w:rPr>
      </w:pPr>
      <w:r w:rsidRPr="008F18EC">
        <w:rPr>
          <w:rFonts w:ascii="Cambria Math" w:hAnsi="Cambria Math" w:cs="Cambria Math"/>
        </w:rPr>
        <w:lastRenderedPageBreak/>
        <w:t>𝑃𝑡</w:t>
      </w:r>
      <w:r w:rsidRPr="008F18EC">
        <w:rPr>
          <w:rFonts w:asciiTheme="minorHAnsi" w:hAnsiTheme="minorHAnsi" w:cstheme="minorHAnsi"/>
        </w:rPr>
        <w:t>1=</w:t>
      </w:r>
      <w:r w:rsidRPr="008F18EC">
        <w:rPr>
          <w:rFonts w:ascii="Cambria Math" w:hAnsi="Cambria Math" w:cs="Cambria Math"/>
        </w:rPr>
        <w:t>𝑃𝑡</w:t>
      </w:r>
      <w:r w:rsidRPr="008F18EC">
        <w:rPr>
          <w:rFonts w:asciiTheme="minorHAnsi" w:hAnsiTheme="minorHAnsi" w:cstheme="minorHAnsi"/>
        </w:rPr>
        <w:t>0</w:t>
      </w:r>
      <w:r w:rsidRPr="008F18EC">
        <w:rPr>
          <w:rFonts w:ascii="Cambria Math" w:hAnsi="Cambria Math" w:cs="Cambria Math"/>
        </w:rPr>
        <w:t>∗</w:t>
      </w:r>
      <w:r w:rsidRPr="008F18EC">
        <w:rPr>
          <w:rFonts w:asciiTheme="minorHAnsi" w:hAnsiTheme="minorHAnsi" w:cstheme="minorHAnsi"/>
        </w:rPr>
        <w:t>(</w:t>
      </w:r>
      <w:r w:rsidRPr="008F18EC">
        <w:rPr>
          <w:rFonts w:ascii="Cambria Math" w:hAnsi="Cambria Math" w:cs="Cambria Math"/>
        </w:rPr>
        <w:t>𝐼𝑃𝐶𝐴𝑡</w:t>
      </w:r>
      <w:r w:rsidRPr="008F18EC">
        <w:rPr>
          <w:rFonts w:asciiTheme="minorHAnsi" w:hAnsiTheme="minorHAnsi" w:cstheme="minorHAnsi"/>
        </w:rPr>
        <w:t>1/</w:t>
      </w:r>
      <w:r w:rsidRPr="008F18EC">
        <w:rPr>
          <w:rFonts w:ascii="Cambria Math" w:hAnsi="Cambria Math" w:cs="Cambria Math"/>
        </w:rPr>
        <w:t>𝑃𝐶𝐴𝑡</w:t>
      </w:r>
      <w:r w:rsidRPr="008F18EC">
        <w:rPr>
          <w:rFonts w:asciiTheme="minorHAnsi" w:hAnsiTheme="minorHAnsi" w:cstheme="minorHAnsi"/>
        </w:rPr>
        <w:t xml:space="preserve">0) </w:t>
      </w:r>
    </w:p>
    <w:p w14:paraId="0C47BE8C" w14:textId="77777777" w:rsidR="00A176F8" w:rsidRPr="008F18EC" w:rsidRDefault="00A176F8" w:rsidP="00A176F8">
      <w:pPr>
        <w:pStyle w:val="PargrafodaLista"/>
        <w:spacing w:before="240" w:after="240" w:line="300" w:lineRule="exact"/>
        <w:ind w:left="567"/>
        <w:rPr>
          <w:rFonts w:asciiTheme="minorHAnsi" w:hAnsiTheme="minorHAnsi" w:cstheme="minorHAnsi"/>
        </w:rPr>
      </w:pPr>
      <w:r w:rsidRPr="008F18EC">
        <w:rPr>
          <w:rFonts w:asciiTheme="minorHAnsi" w:hAnsiTheme="minorHAnsi" w:cstheme="minorHAnsi"/>
        </w:rPr>
        <w:t xml:space="preserve">em que: </w:t>
      </w:r>
    </w:p>
    <w:p w14:paraId="3765C99E" w14:textId="77777777" w:rsidR="00A176F8" w:rsidRPr="008F18EC" w:rsidRDefault="00A176F8" w:rsidP="00A176F8">
      <w:pPr>
        <w:pStyle w:val="PargrafodaLista"/>
        <w:spacing w:before="240" w:after="240" w:line="300" w:lineRule="exact"/>
        <w:ind w:left="567"/>
        <w:rPr>
          <w:rFonts w:asciiTheme="minorHAnsi" w:hAnsiTheme="minorHAnsi" w:cstheme="minorHAnsi"/>
        </w:rPr>
      </w:pPr>
      <w:r w:rsidRPr="008F18EC">
        <w:rPr>
          <w:rFonts w:ascii="Cambria Math" w:hAnsi="Cambria Math" w:cs="Cambria Math"/>
        </w:rPr>
        <w:t>𝑃𝑡</w:t>
      </w:r>
      <w:r w:rsidRPr="008F18EC">
        <w:rPr>
          <w:rFonts w:asciiTheme="minorHAnsi" w:hAnsiTheme="minorHAnsi" w:cstheme="minorHAnsi"/>
        </w:rPr>
        <w:t xml:space="preserve">1 corresponde ao valor da </w:t>
      </w:r>
      <w:r w:rsidRPr="008F18EC">
        <w:rPr>
          <w:rFonts w:asciiTheme="minorHAnsi" w:hAnsiTheme="minorHAnsi" w:cstheme="minorHAnsi"/>
          <w:b/>
          <w:bCs/>
        </w:rPr>
        <w:t>Garantia de Execução Contratual</w:t>
      </w:r>
      <w:r w:rsidRPr="008F18EC">
        <w:rPr>
          <w:rFonts w:asciiTheme="minorHAnsi" w:hAnsiTheme="minorHAnsi" w:cstheme="minorHAnsi"/>
        </w:rPr>
        <w:t xml:space="preserve">, devidamente reajustado; </w:t>
      </w:r>
    </w:p>
    <w:p w14:paraId="56F4742F" w14:textId="57D4AE96" w:rsidR="00A176F8" w:rsidRPr="008F18EC" w:rsidRDefault="00A176F8" w:rsidP="0D5207EE">
      <w:pPr>
        <w:pStyle w:val="PargrafodaLista"/>
        <w:spacing w:before="240" w:after="240" w:line="300" w:lineRule="exact"/>
        <w:ind w:left="567"/>
        <w:rPr>
          <w:rFonts w:asciiTheme="minorHAnsi" w:hAnsiTheme="minorHAnsi" w:cstheme="minorBidi"/>
        </w:rPr>
      </w:pPr>
      <w:r w:rsidRPr="008F18EC">
        <w:rPr>
          <w:rFonts w:ascii="Cambria Math" w:hAnsi="Cambria Math" w:cs="Cambria Math"/>
        </w:rPr>
        <w:t>𝑃𝑡</w:t>
      </w:r>
      <w:r w:rsidRPr="008F18EC">
        <w:rPr>
          <w:rFonts w:asciiTheme="minorHAnsi" w:hAnsiTheme="minorHAnsi" w:cstheme="minorBidi"/>
        </w:rPr>
        <w:t xml:space="preserve">0 corresponde ao valor monetário da </w:t>
      </w:r>
      <w:r w:rsidRPr="008F18EC">
        <w:rPr>
          <w:rFonts w:asciiTheme="minorHAnsi" w:hAnsiTheme="minorHAnsi" w:cstheme="minorBidi"/>
          <w:b/>
          <w:bCs/>
        </w:rPr>
        <w:t>Garantia de Execução Contratual</w:t>
      </w:r>
      <w:r w:rsidRPr="008F18EC">
        <w:rPr>
          <w:rFonts w:asciiTheme="minorHAnsi" w:hAnsiTheme="minorHAnsi" w:cstheme="minorBidi"/>
        </w:rPr>
        <w:t xml:space="preserve"> indicado na Subcláusula </w:t>
      </w:r>
      <w:r w:rsidR="004B7AAF" w:rsidRPr="008F18EC">
        <w:rPr>
          <w:rFonts w:asciiTheme="minorHAnsi" w:hAnsiTheme="minorHAnsi" w:cstheme="minorBidi"/>
        </w:rPr>
        <w:t>[</w:t>
      </w:r>
      <w:r w:rsidR="00AE65B1" w:rsidRPr="008F18EC">
        <w:rPr>
          <w:rFonts w:asciiTheme="minorHAnsi" w:hAnsiTheme="minorHAnsi" w:cstheme="minorBidi"/>
          <w:highlight w:val="yellow"/>
        </w:rPr>
        <w:t>12.10</w:t>
      </w:r>
      <w:r w:rsidR="004B7AAF" w:rsidRPr="008F18EC">
        <w:rPr>
          <w:rFonts w:asciiTheme="minorHAnsi" w:hAnsiTheme="minorHAnsi" w:cstheme="minorBidi"/>
        </w:rPr>
        <w:t>]</w:t>
      </w:r>
      <w:r w:rsidR="00803D64" w:rsidRPr="008F18EC">
        <w:rPr>
          <w:rFonts w:asciiTheme="minorHAnsi" w:hAnsiTheme="minorHAnsi" w:cstheme="minorBidi"/>
        </w:rPr>
        <w:t xml:space="preserve"> </w:t>
      </w:r>
      <w:r w:rsidRPr="008F18EC">
        <w:rPr>
          <w:rFonts w:asciiTheme="minorHAnsi" w:hAnsiTheme="minorHAnsi" w:cstheme="minorBidi"/>
        </w:rPr>
        <w:t xml:space="preserve">do </w:t>
      </w:r>
      <w:r w:rsidRPr="008F18EC">
        <w:rPr>
          <w:rFonts w:asciiTheme="minorHAnsi" w:hAnsiTheme="minorHAnsi" w:cstheme="minorBidi"/>
          <w:b/>
          <w:bCs/>
        </w:rPr>
        <w:t>Contrato de Concessão</w:t>
      </w:r>
      <w:r w:rsidRPr="008F18EC">
        <w:rPr>
          <w:rFonts w:asciiTheme="minorHAnsi" w:hAnsiTheme="minorHAnsi" w:cstheme="minorBidi"/>
        </w:rPr>
        <w:t xml:space="preserve">, referenciado a </w:t>
      </w:r>
      <w:r w:rsidR="0916C746" w:rsidRPr="008F18EC">
        <w:rPr>
          <w:rFonts w:asciiTheme="minorHAnsi" w:hAnsiTheme="minorHAnsi" w:cstheme="minorBidi"/>
        </w:rPr>
        <w:t>31 de janeiro de 2024</w:t>
      </w:r>
      <w:r w:rsidRPr="008F18EC">
        <w:rPr>
          <w:rFonts w:asciiTheme="minorHAnsi" w:hAnsiTheme="minorHAnsi" w:cstheme="minorBidi"/>
        </w:rPr>
        <w:t xml:space="preserve">; </w:t>
      </w:r>
    </w:p>
    <w:p w14:paraId="7B1A1B58" w14:textId="77777777" w:rsidR="00A176F8" w:rsidRPr="008F18EC" w:rsidRDefault="00A176F8" w:rsidP="00A176F8">
      <w:pPr>
        <w:pStyle w:val="PargrafodaLista"/>
        <w:spacing w:before="240" w:after="240" w:line="300" w:lineRule="exact"/>
        <w:ind w:left="567"/>
        <w:rPr>
          <w:rFonts w:asciiTheme="minorHAnsi" w:hAnsiTheme="minorHAnsi" w:cstheme="minorHAnsi"/>
        </w:rPr>
      </w:pPr>
      <w:r w:rsidRPr="008F18EC">
        <w:rPr>
          <w:rFonts w:ascii="Cambria Math" w:hAnsi="Cambria Math" w:cs="Cambria Math"/>
        </w:rPr>
        <w:t>𝐼𝑃𝐶𝐴𝑡</w:t>
      </w:r>
      <w:r w:rsidRPr="008F18EC">
        <w:rPr>
          <w:rFonts w:asciiTheme="minorHAnsi" w:hAnsiTheme="minorHAnsi" w:cstheme="minorHAnsi"/>
        </w:rPr>
        <w:t xml:space="preserve">1 corresponde ao número índice do </w:t>
      </w:r>
      <w:r w:rsidRPr="008F18EC">
        <w:rPr>
          <w:rFonts w:asciiTheme="minorHAnsi" w:hAnsiTheme="minorHAnsi" w:cstheme="minorHAnsi"/>
          <w:b/>
          <w:bCs/>
        </w:rPr>
        <w:t>IPCA</w:t>
      </w:r>
      <w:r w:rsidRPr="008F18EC">
        <w:rPr>
          <w:rFonts w:asciiTheme="minorHAnsi" w:hAnsiTheme="minorHAnsi" w:cstheme="minorHAnsi"/>
        </w:rPr>
        <w:t xml:space="preserve"> referenciado à data do reajuste;</w:t>
      </w:r>
    </w:p>
    <w:p w14:paraId="3397EADE" w14:textId="23966286" w:rsidR="00A176F8" w:rsidRPr="008F18EC" w:rsidRDefault="00A176F8" w:rsidP="0D5207EE">
      <w:pPr>
        <w:pStyle w:val="PargrafodaLista"/>
        <w:spacing w:before="240" w:after="240" w:line="300" w:lineRule="exact"/>
        <w:ind w:left="567"/>
        <w:rPr>
          <w:rFonts w:asciiTheme="minorHAnsi" w:hAnsiTheme="minorHAnsi" w:cstheme="minorBidi"/>
        </w:rPr>
      </w:pPr>
      <w:r w:rsidRPr="008F18EC">
        <w:rPr>
          <w:rFonts w:ascii="Cambria Math" w:hAnsi="Cambria Math" w:cs="Cambria Math"/>
        </w:rPr>
        <w:t>𝐼𝑃𝐶𝐴𝑡</w:t>
      </w:r>
      <w:r w:rsidRPr="008F18EC">
        <w:rPr>
          <w:rFonts w:asciiTheme="minorHAnsi" w:hAnsiTheme="minorHAnsi" w:cstheme="minorBidi"/>
        </w:rPr>
        <w:t xml:space="preserve">0 corresponde ao número índice do </w:t>
      </w:r>
      <w:r w:rsidRPr="008F18EC">
        <w:rPr>
          <w:rFonts w:asciiTheme="minorHAnsi" w:hAnsiTheme="minorHAnsi" w:cstheme="minorBidi"/>
          <w:b/>
          <w:bCs/>
        </w:rPr>
        <w:t>IPCA</w:t>
      </w:r>
      <w:r w:rsidRPr="008F18EC">
        <w:rPr>
          <w:rFonts w:asciiTheme="minorHAnsi" w:hAnsiTheme="minorHAnsi" w:cstheme="minorBidi"/>
        </w:rPr>
        <w:t xml:space="preserve"> referenciado a </w:t>
      </w:r>
      <w:r w:rsidR="7F6B9D76" w:rsidRPr="008F18EC">
        <w:rPr>
          <w:rFonts w:asciiTheme="minorHAnsi" w:hAnsiTheme="minorHAnsi" w:cstheme="minorBidi"/>
        </w:rPr>
        <w:t>31</w:t>
      </w:r>
      <w:r w:rsidR="00FE745B" w:rsidRPr="008F18EC">
        <w:rPr>
          <w:rFonts w:asciiTheme="minorHAnsi" w:hAnsiTheme="minorHAnsi" w:cstheme="minorBidi"/>
        </w:rPr>
        <w:t xml:space="preserve"> de </w:t>
      </w:r>
      <w:r w:rsidR="1CA9CCEF" w:rsidRPr="008F18EC">
        <w:rPr>
          <w:rFonts w:asciiTheme="minorHAnsi" w:hAnsiTheme="minorHAnsi" w:cstheme="minorBidi"/>
        </w:rPr>
        <w:t xml:space="preserve">janeiro de </w:t>
      </w:r>
      <w:r w:rsidR="00FE745B" w:rsidRPr="008F18EC">
        <w:rPr>
          <w:rFonts w:asciiTheme="minorHAnsi" w:hAnsiTheme="minorHAnsi" w:cstheme="minorBidi"/>
        </w:rPr>
        <w:t>202</w:t>
      </w:r>
      <w:r w:rsidR="2BA60820" w:rsidRPr="008F18EC">
        <w:rPr>
          <w:rFonts w:asciiTheme="minorHAnsi" w:hAnsiTheme="minorHAnsi" w:cstheme="minorBidi"/>
        </w:rPr>
        <w:t>4</w:t>
      </w:r>
      <w:r w:rsidRPr="008F18EC">
        <w:rPr>
          <w:rFonts w:asciiTheme="minorHAnsi" w:hAnsiTheme="minorHAnsi" w:cstheme="minorBidi"/>
        </w:rPr>
        <w:t xml:space="preserve">; </w:t>
      </w:r>
    </w:p>
    <w:p w14:paraId="661A0FB4" w14:textId="1EB9A4DB" w:rsidR="00A176F8" w:rsidRPr="008F18EC" w:rsidRDefault="00A176F8" w:rsidP="0D5207EE">
      <w:pPr>
        <w:pStyle w:val="PargrafodaLista"/>
        <w:spacing w:before="240" w:after="240" w:line="300" w:lineRule="exact"/>
        <w:ind w:left="567"/>
        <w:rPr>
          <w:rFonts w:asciiTheme="minorHAnsi" w:hAnsiTheme="minorHAnsi" w:cstheme="minorBidi"/>
        </w:rPr>
      </w:pPr>
      <w:r w:rsidRPr="008F18EC">
        <w:rPr>
          <w:rFonts w:ascii="Cambria Math" w:hAnsi="Cambria Math" w:cs="Cambria Math"/>
        </w:rPr>
        <w:t>𝐼𝑃𝐶𝐴𝑡</w:t>
      </w:r>
      <w:r w:rsidRPr="008F18EC">
        <w:rPr>
          <w:rFonts w:asciiTheme="minorHAnsi" w:hAnsiTheme="minorHAnsi" w:cstheme="minorBidi"/>
        </w:rPr>
        <w:t>1/</w:t>
      </w:r>
      <w:r w:rsidRPr="008F18EC">
        <w:rPr>
          <w:rFonts w:ascii="Cambria Math" w:hAnsi="Cambria Math" w:cs="Cambria Math"/>
        </w:rPr>
        <w:t>𝐼𝑃𝐶𝐴𝑡</w:t>
      </w:r>
      <w:r w:rsidRPr="008F18EC">
        <w:rPr>
          <w:rFonts w:asciiTheme="minorHAnsi" w:hAnsiTheme="minorHAnsi" w:cstheme="minorBidi"/>
        </w:rPr>
        <w:t xml:space="preserve">0 corresponde a 1 (um) mais a variação do </w:t>
      </w:r>
      <w:r w:rsidRPr="008F18EC">
        <w:rPr>
          <w:rFonts w:asciiTheme="minorHAnsi" w:hAnsiTheme="minorHAnsi" w:cstheme="minorBidi"/>
          <w:b/>
          <w:bCs/>
        </w:rPr>
        <w:t>IPCA</w:t>
      </w:r>
      <w:r w:rsidRPr="008F18EC">
        <w:rPr>
          <w:rFonts w:asciiTheme="minorHAnsi" w:hAnsiTheme="minorHAnsi" w:cstheme="minorBidi"/>
        </w:rPr>
        <w:t xml:space="preserve"> acumulada no período compreendido entre </w:t>
      </w:r>
      <w:proofErr w:type="gramStart"/>
      <w:r w:rsidR="00FE745B" w:rsidRPr="008F18EC">
        <w:rPr>
          <w:rFonts w:asciiTheme="minorHAnsi" w:hAnsiTheme="minorHAnsi" w:cstheme="minorBidi"/>
        </w:rPr>
        <w:t>[</w:t>
      </w:r>
      <w:r w:rsidR="37D9118E" w:rsidRPr="008F18EC">
        <w:rPr>
          <w:rFonts w:asciiTheme="minorHAnsi" w:hAnsiTheme="minorHAnsi" w:cstheme="minorBidi"/>
        </w:rPr>
        <w:t xml:space="preserve"> 31</w:t>
      </w:r>
      <w:proofErr w:type="gramEnd"/>
      <w:r w:rsidR="37D9118E" w:rsidRPr="008F18EC">
        <w:rPr>
          <w:rFonts w:asciiTheme="minorHAnsi" w:hAnsiTheme="minorHAnsi" w:cstheme="minorBidi"/>
        </w:rPr>
        <w:t xml:space="preserve"> de janeiro de 2024</w:t>
      </w:r>
      <w:r w:rsidRPr="008F18EC">
        <w:rPr>
          <w:rFonts w:asciiTheme="minorHAnsi" w:hAnsiTheme="minorHAnsi" w:cstheme="minorBidi"/>
        </w:rPr>
        <w:t xml:space="preserve"> e a data do reajuste; e</w:t>
      </w:r>
    </w:p>
    <w:p w14:paraId="10D94A0E" w14:textId="77777777" w:rsidR="00A176F8" w:rsidRPr="008F18EC" w:rsidRDefault="00A176F8" w:rsidP="00A176F8">
      <w:pPr>
        <w:pStyle w:val="PargrafodaLista"/>
        <w:spacing w:before="240" w:after="240" w:line="300" w:lineRule="exact"/>
        <w:ind w:left="567"/>
        <w:rPr>
          <w:rFonts w:asciiTheme="minorHAnsi" w:hAnsiTheme="minorHAnsi" w:cstheme="minorHAnsi"/>
        </w:rPr>
      </w:pPr>
      <w:r w:rsidRPr="008F18EC">
        <w:rPr>
          <w:rFonts w:asciiTheme="minorHAnsi" w:hAnsiTheme="minorHAnsi" w:cstheme="minorHAnsi"/>
        </w:rPr>
        <w:t>t1 corresponde ao período da data do reajuste.</w:t>
      </w:r>
    </w:p>
    <w:p w14:paraId="7AFAB082" w14:textId="5F1683B2" w:rsidR="00A176F8" w:rsidRPr="008F18EC" w:rsidRDefault="00A176F8" w:rsidP="00142DDB">
      <w:pPr>
        <w:pStyle w:val="PargrafodaLista"/>
        <w:numPr>
          <w:ilvl w:val="2"/>
          <w:numId w:val="4"/>
        </w:numPr>
        <w:tabs>
          <w:tab w:val="left" w:pos="1814"/>
        </w:tabs>
        <w:spacing w:before="240" w:after="240" w:line="300" w:lineRule="exact"/>
        <w:ind w:left="142" w:firstLine="0"/>
        <w:rPr>
          <w:rFonts w:asciiTheme="minorHAnsi" w:hAnsiTheme="minorHAnsi" w:cstheme="minorHAnsi"/>
        </w:rPr>
      </w:pPr>
      <w:r w:rsidRPr="008F18EC">
        <w:rPr>
          <w:rFonts w:asciiTheme="minorHAnsi" w:hAnsiTheme="minorHAnsi" w:cstheme="minorHAnsi"/>
        </w:rPr>
        <w:t xml:space="preserve">certidão hábil a comprovar a adimplência perante </w:t>
      </w:r>
      <w:r w:rsidR="00966B19" w:rsidRPr="008F18EC">
        <w:rPr>
          <w:rFonts w:asciiTheme="minorHAnsi" w:hAnsiTheme="minorHAnsi" w:cstheme="minorHAnsi"/>
        </w:rPr>
        <w:t>a</w:t>
      </w:r>
      <w:r w:rsidRPr="008F18EC">
        <w:rPr>
          <w:rFonts w:asciiTheme="minorHAnsi" w:hAnsiTheme="minorHAnsi" w:cstheme="minorHAnsi"/>
        </w:rPr>
        <w:t xml:space="preserve"> </w:t>
      </w:r>
      <w:r w:rsidR="00F77886" w:rsidRPr="008F18EC">
        <w:rPr>
          <w:rFonts w:asciiTheme="minorHAnsi" w:hAnsiTheme="minorHAnsi" w:cstheme="minorHAnsi"/>
          <w:b/>
          <w:bCs/>
        </w:rPr>
        <w:t>Administração do Porto</w:t>
      </w:r>
      <w:r w:rsidR="00F77886" w:rsidRPr="008F18EC">
        <w:rPr>
          <w:rFonts w:asciiTheme="minorHAnsi" w:hAnsiTheme="minorHAnsi" w:cstheme="minorHAnsi"/>
        </w:rPr>
        <w:t xml:space="preserve"> e à </w:t>
      </w:r>
      <w:r w:rsidRPr="008F18EC">
        <w:rPr>
          <w:rFonts w:asciiTheme="minorHAnsi" w:hAnsiTheme="minorHAnsi" w:cstheme="minorHAnsi"/>
          <w:b/>
          <w:bCs/>
        </w:rPr>
        <w:t>ANTAQ</w:t>
      </w:r>
      <w:r w:rsidRPr="008F18EC">
        <w:rPr>
          <w:rFonts w:asciiTheme="minorHAnsi" w:hAnsiTheme="minorHAnsi" w:cstheme="minorHAnsi"/>
        </w:rPr>
        <w:t xml:space="preserve">, referente a si própria e às pessoas jurídicas que, direta ou indiretamente, sejam </w:t>
      </w:r>
      <w:r w:rsidRPr="008F18EC">
        <w:rPr>
          <w:rFonts w:asciiTheme="minorHAnsi" w:hAnsiTheme="minorHAnsi" w:cstheme="minorHAnsi"/>
          <w:b/>
          <w:bCs/>
        </w:rPr>
        <w:t>Controladoras</w:t>
      </w:r>
      <w:r w:rsidRPr="008F18EC">
        <w:rPr>
          <w:rFonts w:asciiTheme="minorHAnsi" w:hAnsiTheme="minorHAnsi" w:cstheme="minorHAnsi"/>
        </w:rPr>
        <w:t xml:space="preserve">, </w:t>
      </w:r>
      <w:r w:rsidRPr="008F18EC">
        <w:rPr>
          <w:rFonts w:asciiTheme="minorHAnsi" w:hAnsiTheme="minorHAnsi" w:cstheme="minorHAnsi"/>
          <w:b/>
          <w:bCs/>
        </w:rPr>
        <w:t>Controladas</w:t>
      </w:r>
      <w:ins w:id="480" w:author="Isabela Alves Pereira Oliveira" w:date="2025-10-18T12:41:00Z" w16du:dateUtc="2025-10-18T15:41:00Z">
        <w:r w:rsidR="000B7E77">
          <w:rPr>
            <w:rFonts w:asciiTheme="minorHAnsi" w:hAnsiTheme="minorHAnsi" w:cstheme="minorHAnsi"/>
            <w:b/>
            <w:bCs/>
          </w:rPr>
          <w:t xml:space="preserve">, </w:t>
        </w:r>
        <w:proofErr w:type="gramStart"/>
        <w:r w:rsidR="000B7E77">
          <w:rPr>
            <w:rFonts w:asciiTheme="minorHAnsi" w:hAnsiTheme="minorHAnsi" w:cstheme="minorHAnsi"/>
            <w:b/>
            <w:bCs/>
          </w:rPr>
          <w:t>Coligadas</w:t>
        </w:r>
      </w:ins>
      <w:proofErr w:type="gramEnd"/>
      <w:r w:rsidRPr="008F18EC">
        <w:rPr>
          <w:rFonts w:asciiTheme="minorHAnsi" w:hAnsiTheme="minorHAnsi" w:cstheme="minorHAnsi"/>
        </w:rPr>
        <w:t xml:space="preserve"> ou possuam controlador comum com a </w:t>
      </w:r>
      <w:r w:rsidRPr="008F18EC">
        <w:rPr>
          <w:rFonts w:asciiTheme="minorHAnsi" w:hAnsiTheme="minorHAnsi" w:cstheme="minorHAnsi"/>
          <w:b/>
          <w:bCs/>
        </w:rPr>
        <w:t>Adjudicatária</w:t>
      </w:r>
      <w:r w:rsidRPr="008F18EC">
        <w:rPr>
          <w:rFonts w:asciiTheme="minorHAnsi" w:hAnsiTheme="minorHAnsi" w:cstheme="minorHAnsi"/>
        </w:rPr>
        <w:t>;</w:t>
      </w:r>
    </w:p>
    <w:p w14:paraId="7E52589E" w14:textId="22A7F118" w:rsidR="00A176F8" w:rsidRPr="008F18EC" w:rsidRDefault="00A176F8" w:rsidP="00C041E5">
      <w:pPr>
        <w:pStyle w:val="PargrafodaLista"/>
        <w:numPr>
          <w:ilvl w:val="2"/>
          <w:numId w:val="15"/>
        </w:numPr>
        <w:tabs>
          <w:tab w:val="left" w:pos="1814"/>
        </w:tabs>
        <w:spacing w:before="240" w:after="240" w:line="300" w:lineRule="exact"/>
        <w:ind w:left="142" w:firstLine="0"/>
        <w:rPr>
          <w:rFonts w:asciiTheme="minorHAnsi" w:hAnsiTheme="minorHAnsi" w:cstheme="minorHAnsi"/>
        </w:rPr>
      </w:pPr>
      <w:r w:rsidRPr="008F18EC">
        <w:rPr>
          <w:rFonts w:asciiTheme="minorHAnsi" w:hAnsiTheme="minorHAnsi" w:cstheme="minorHAnsi"/>
        </w:rPr>
        <w:t xml:space="preserve">cópia autenticada do contrato celebrado com o </w:t>
      </w:r>
      <w:r w:rsidRPr="008F18EC">
        <w:rPr>
          <w:rFonts w:asciiTheme="minorHAnsi" w:hAnsiTheme="minorHAnsi" w:cstheme="minorHAnsi"/>
          <w:b/>
          <w:bCs/>
        </w:rPr>
        <w:t>Banco Depositário</w:t>
      </w:r>
      <w:r w:rsidRPr="008F18EC">
        <w:rPr>
          <w:rFonts w:asciiTheme="minorHAnsi" w:hAnsiTheme="minorHAnsi" w:cstheme="minorHAnsi"/>
        </w:rPr>
        <w:t xml:space="preserve"> e com a </w:t>
      </w:r>
      <w:r w:rsidRPr="008F18EC">
        <w:rPr>
          <w:rFonts w:asciiTheme="minorHAnsi" w:hAnsiTheme="minorHAnsi" w:cstheme="minorHAnsi"/>
          <w:b/>
          <w:bCs/>
        </w:rPr>
        <w:t>ANTAQ</w:t>
      </w:r>
      <w:r w:rsidRPr="008F18EC">
        <w:rPr>
          <w:rFonts w:asciiTheme="minorHAnsi" w:hAnsiTheme="minorHAnsi" w:cstheme="minorHAnsi"/>
        </w:rPr>
        <w:t xml:space="preserve">, observado o disposto </w:t>
      </w:r>
      <w:r w:rsidR="00982F25" w:rsidRPr="008F18EC">
        <w:rPr>
          <w:rFonts w:asciiTheme="minorHAnsi" w:hAnsiTheme="minorHAnsi" w:cstheme="minorHAnsi"/>
        </w:rPr>
        <w:t>no Item</w:t>
      </w:r>
      <w:r w:rsidRPr="008F18EC">
        <w:rPr>
          <w:rFonts w:asciiTheme="minorHAnsi" w:hAnsiTheme="minorHAnsi" w:cstheme="minorHAnsi"/>
        </w:rPr>
        <w:t xml:space="preserve"> </w:t>
      </w:r>
      <w:r w:rsidR="008A1EC9" w:rsidRPr="008F18EC">
        <w:rPr>
          <w:rFonts w:asciiTheme="minorHAnsi" w:hAnsiTheme="minorHAnsi" w:cstheme="minorHAnsi"/>
        </w:rPr>
        <w:fldChar w:fldCharType="begin"/>
      </w:r>
      <w:r w:rsidR="008A1EC9" w:rsidRPr="008F18EC">
        <w:rPr>
          <w:rFonts w:asciiTheme="minorHAnsi" w:hAnsiTheme="minorHAnsi" w:cstheme="minorHAnsi"/>
        </w:rPr>
        <w:instrText xml:space="preserve"> REF _Ref197422323 \r \h </w:instrText>
      </w:r>
      <w:r w:rsidR="008A1EC9" w:rsidRPr="008F18EC">
        <w:rPr>
          <w:rFonts w:asciiTheme="minorHAnsi" w:hAnsiTheme="minorHAnsi" w:cstheme="minorHAnsi"/>
        </w:rPr>
      </w:r>
      <w:r w:rsidR="008A1EC9" w:rsidRPr="008F18EC">
        <w:rPr>
          <w:rFonts w:asciiTheme="minorHAnsi" w:hAnsiTheme="minorHAnsi" w:cstheme="minorHAnsi"/>
        </w:rPr>
        <w:fldChar w:fldCharType="separate"/>
      </w:r>
      <w:r w:rsidR="008A1EC9" w:rsidRPr="008F18EC">
        <w:rPr>
          <w:rFonts w:asciiTheme="minorHAnsi" w:hAnsiTheme="minorHAnsi" w:cstheme="minorHAnsi"/>
        </w:rPr>
        <w:t>7.1</w:t>
      </w:r>
      <w:r w:rsidR="008A1EC9" w:rsidRPr="008F18EC">
        <w:rPr>
          <w:rFonts w:asciiTheme="minorHAnsi" w:hAnsiTheme="minorHAnsi" w:cstheme="minorHAnsi"/>
        </w:rPr>
        <w:fldChar w:fldCharType="end"/>
      </w:r>
      <w:r w:rsidR="008A1EC9" w:rsidRPr="008F18EC">
        <w:rPr>
          <w:rFonts w:asciiTheme="minorHAnsi" w:hAnsiTheme="minorHAnsi" w:cstheme="minorHAnsi"/>
        </w:rPr>
        <w:t xml:space="preserve"> </w:t>
      </w:r>
      <w:r w:rsidR="00982F25" w:rsidRPr="008F18EC">
        <w:rPr>
          <w:rFonts w:asciiTheme="minorHAnsi" w:hAnsiTheme="minorHAnsi" w:cstheme="minorHAnsi"/>
        </w:rPr>
        <w:t>e seguintes</w:t>
      </w:r>
      <w:r w:rsidRPr="008F18EC">
        <w:rPr>
          <w:rFonts w:asciiTheme="minorHAnsi" w:hAnsiTheme="minorHAnsi" w:cstheme="minorHAnsi"/>
        </w:rPr>
        <w:t xml:space="preserve">; </w:t>
      </w:r>
    </w:p>
    <w:p w14:paraId="381EAD18" w14:textId="43090512" w:rsidR="00A176F8" w:rsidRPr="008F18EC" w:rsidRDefault="00A176F8" w:rsidP="00C041E5">
      <w:pPr>
        <w:pStyle w:val="PargrafodaLista"/>
        <w:numPr>
          <w:ilvl w:val="2"/>
          <w:numId w:val="15"/>
        </w:numPr>
        <w:tabs>
          <w:tab w:val="left" w:pos="1814"/>
        </w:tabs>
        <w:spacing w:before="240" w:after="240" w:line="300" w:lineRule="exact"/>
        <w:ind w:left="142" w:firstLine="0"/>
        <w:rPr>
          <w:rFonts w:asciiTheme="minorHAnsi" w:hAnsiTheme="minorHAnsi" w:cstheme="minorHAnsi"/>
        </w:rPr>
      </w:pPr>
      <w:r w:rsidRPr="008F18EC">
        <w:rPr>
          <w:rFonts w:asciiTheme="minorHAnsi" w:hAnsiTheme="minorHAnsi" w:cstheme="minorHAnsi"/>
        </w:rPr>
        <w:t xml:space="preserve">comprovante de abertura da </w:t>
      </w:r>
      <w:r w:rsidRPr="008F18EC">
        <w:rPr>
          <w:rFonts w:asciiTheme="minorHAnsi" w:hAnsiTheme="minorHAnsi" w:cstheme="minorHAnsi"/>
          <w:b/>
          <w:bCs/>
        </w:rPr>
        <w:t xml:space="preserve">Conta </w:t>
      </w:r>
      <w:r w:rsidR="004E10B4" w:rsidRPr="008F18EC">
        <w:rPr>
          <w:rFonts w:asciiTheme="minorHAnsi" w:hAnsiTheme="minorHAnsi" w:cstheme="minorHAnsi"/>
          <w:b/>
          <w:bCs/>
        </w:rPr>
        <w:t>Retenção</w:t>
      </w:r>
      <w:r w:rsidR="004E10B4" w:rsidRPr="008F18EC">
        <w:rPr>
          <w:rFonts w:asciiTheme="minorHAnsi" w:hAnsiTheme="minorHAnsi" w:cstheme="minorHAnsi"/>
        </w:rPr>
        <w:t xml:space="preserve"> </w:t>
      </w:r>
      <w:r w:rsidRPr="008F18EC">
        <w:rPr>
          <w:rFonts w:asciiTheme="minorHAnsi" w:hAnsiTheme="minorHAnsi" w:cstheme="minorHAnsi"/>
        </w:rPr>
        <w:t xml:space="preserve">junto ao </w:t>
      </w:r>
      <w:r w:rsidRPr="008F18EC">
        <w:rPr>
          <w:rFonts w:asciiTheme="minorHAnsi" w:hAnsiTheme="minorHAnsi" w:cstheme="minorHAnsi"/>
          <w:b/>
          <w:bCs/>
        </w:rPr>
        <w:t>Banco Depositário</w:t>
      </w:r>
      <w:r w:rsidRPr="008F18EC">
        <w:rPr>
          <w:rFonts w:asciiTheme="minorHAnsi" w:hAnsiTheme="minorHAnsi" w:cstheme="minorHAnsi"/>
        </w:rPr>
        <w:t xml:space="preserve">; </w:t>
      </w:r>
    </w:p>
    <w:p w14:paraId="479F19C0" w14:textId="14358385" w:rsidR="005C0B02" w:rsidRPr="008F18EC" w:rsidRDefault="00A176F8" w:rsidP="00C041E5">
      <w:pPr>
        <w:pStyle w:val="PargrafodaLista"/>
        <w:numPr>
          <w:ilvl w:val="2"/>
          <w:numId w:val="15"/>
        </w:numPr>
        <w:tabs>
          <w:tab w:val="left" w:pos="1814"/>
        </w:tabs>
        <w:spacing w:before="240" w:after="240" w:line="300" w:lineRule="exact"/>
        <w:ind w:left="142" w:firstLine="0"/>
        <w:rPr>
          <w:rFonts w:asciiTheme="minorHAnsi" w:hAnsiTheme="minorHAnsi" w:cstheme="minorHAnsi"/>
        </w:rPr>
      </w:pPr>
      <w:r w:rsidRPr="008F18EC">
        <w:rPr>
          <w:rFonts w:asciiTheme="minorHAnsi" w:hAnsiTheme="minorHAnsi" w:cstheme="minorHAnsi"/>
        </w:rPr>
        <w:t xml:space="preserve">comprovante de transferência para a </w:t>
      </w:r>
      <w:r w:rsidR="00F77886" w:rsidRPr="008F18EC">
        <w:rPr>
          <w:rFonts w:asciiTheme="minorHAnsi" w:hAnsiTheme="minorHAnsi" w:cstheme="minorHAnsi"/>
          <w:b/>
          <w:bCs/>
        </w:rPr>
        <w:t>Administração do Porto</w:t>
      </w:r>
      <w:r w:rsidRPr="008F18EC">
        <w:rPr>
          <w:rFonts w:asciiTheme="minorHAnsi" w:hAnsiTheme="minorHAnsi" w:cstheme="minorHAnsi"/>
        </w:rPr>
        <w:t xml:space="preserve"> do </w:t>
      </w:r>
      <w:r w:rsidRPr="008F18EC">
        <w:rPr>
          <w:rFonts w:asciiTheme="minorHAnsi" w:hAnsiTheme="minorHAnsi" w:cstheme="minorHAnsi"/>
          <w:b/>
          <w:bCs/>
        </w:rPr>
        <w:t>Valor de Outorga</w:t>
      </w:r>
      <w:r w:rsidRPr="008F18EC">
        <w:rPr>
          <w:rFonts w:asciiTheme="minorHAnsi" w:hAnsiTheme="minorHAnsi" w:cstheme="minorHAnsi"/>
        </w:rPr>
        <w:t xml:space="preserve"> </w:t>
      </w:r>
      <w:r w:rsidR="00372B80" w:rsidRPr="008F18EC">
        <w:rPr>
          <w:rFonts w:asciiTheme="minorHAnsi" w:hAnsiTheme="minorHAnsi" w:cstheme="minorHAnsi"/>
        </w:rPr>
        <w:t xml:space="preserve">ofertado </w:t>
      </w:r>
      <w:r w:rsidRPr="008F18EC">
        <w:rPr>
          <w:rFonts w:asciiTheme="minorHAnsi" w:hAnsiTheme="minorHAnsi" w:cstheme="minorHAnsi"/>
        </w:rPr>
        <w:t xml:space="preserve">no </w:t>
      </w:r>
      <w:r w:rsidRPr="008F18EC">
        <w:rPr>
          <w:rFonts w:asciiTheme="minorHAnsi" w:hAnsiTheme="minorHAnsi" w:cstheme="minorHAnsi"/>
          <w:b/>
          <w:bCs/>
        </w:rPr>
        <w:t>Leilão</w:t>
      </w:r>
      <w:r w:rsidRPr="008F18EC">
        <w:rPr>
          <w:rFonts w:asciiTheme="minorHAnsi" w:hAnsiTheme="minorHAnsi" w:cstheme="minorHAnsi"/>
        </w:rPr>
        <w:t>;</w:t>
      </w:r>
      <w:r w:rsidR="00E12A08" w:rsidRPr="008F18EC">
        <w:rPr>
          <w:rFonts w:asciiTheme="minorHAnsi" w:hAnsiTheme="minorHAnsi" w:cstheme="minorHAnsi"/>
        </w:rPr>
        <w:t xml:space="preserve"> e</w:t>
      </w:r>
    </w:p>
    <w:p w14:paraId="24E3C980" w14:textId="27C3A571" w:rsidR="00FD36ED" w:rsidRPr="008F18EC" w:rsidRDefault="00FD36ED" w:rsidP="00C041E5">
      <w:pPr>
        <w:pStyle w:val="PargrafodaLista"/>
        <w:numPr>
          <w:ilvl w:val="2"/>
          <w:numId w:val="15"/>
        </w:numPr>
        <w:tabs>
          <w:tab w:val="left" w:pos="1814"/>
        </w:tabs>
        <w:spacing w:before="240" w:after="240" w:line="300" w:lineRule="exact"/>
        <w:ind w:left="142" w:firstLine="0"/>
        <w:rPr>
          <w:rFonts w:asciiTheme="minorHAnsi" w:hAnsiTheme="minorHAnsi" w:cstheme="minorHAnsi"/>
        </w:rPr>
      </w:pPr>
      <w:r w:rsidRPr="008F18EC">
        <w:rPr>
          <w:rFonts w:asciiTheme="minorHAnsi" w:hAnsiTheme="minorHAnsi" w:cstheme="minorHAnsi"/>
          <w:b/>
          <w:bCs/>
        </w:rPr>
        <w:t>Plano Básico de Implantação (PBI)</w:t>
      </w:r>
      <w:r w:rsidRPr="008F18EC">
        <w:rPr>
          <w:rFonts w:asciiTheme="minorHAnsi" w:hAnsiTheme="minorHAnsi" w:cstheme="minorHAnsi"/>
        </w:rPr>
        <w:t xml:space="preserve">, nos termos do </w:t>
      </w:r>
      <w:r w:rsidRPr="008F18EC">
        <w:rPr>
          <w:rFonts w:asciiTheme="minorHAnsi" w:hAnsiTheme="minorHAnsi" w:cstheme="minorHAnsi"/>
          <w:b/>
          <w:bCs/>
        </w:rPr>
        <w:t>Anexo 1</w:t>
      </w:r>
      <w:r w:rsidR="00EA58A6" w:rsidRPr="008F18EC">
        <w:rPr>
          <w:rFonts w:asciiTheme="minorHAnsi" w:hAnsiTheme="minorHAnsi" w:cstheme="minorHAnsi"/>
          <w:b/>
          <w:bCs/>
        </w:rPr>
        <w:t>4</w:t>
      </w:r>
      <w:r w:rsidRPr="008F18EC">
        <w:rPr>
          <w:rFonts w:asciiTheme="minorHAnsi" w:hAnsiTheme="minorHAnsi" w:cstheme="minorHAnsi"/>
        </w:rPr>
        <w:t>.</w:t>
      </w:r>
    </w:p>
    <w:bookmarkEnd w:id="473"/>
    <w:p w14:paraId="505AE887" w14:textId="6F570203" w:rsidR="00A176F8" w:rsidRPr="008F18EC" w:rsidRDefault="00A176F8" w:rsidP="0072115C">
      <w:pPr>
        <w:pStyle w:val="PargrafodaLista"/>
        <w:numPr>
          <w:ilvl w:val="1"/>
          <w:numId w:val="4"/>
        </w:numPr>
        <w:tabs>
          <w:tab w:val="left" w:pos="1814"/>
        </w:tabs>
        <w:spacing w:before="240" w:after="240" w:line="300" w:lineRule="exact"/>
        <w:ind w:left="14" w:right="290" w:firstLine="0"/>
        <w:rPr>
          <w:rFonts w:asciiTheme="minorHAnsi" w:hAnsiTheme="minorHAnsi" w:cstheme="minorHAnsi"/>
        </w:rPr>
      </w:pPr>
      <w:r w:rsidRPr="008F18EC">
        <w:rPr>
          <w:rFonts w:asciiTheme="minorHAnsi" w:hAnsiTheme="minorHAnsi" w:cstheme="minorBidi"/>
        </w:rPr>
        <w:t xml:space="preserve">Em caso de descumprimento das condições previstas no </w:t>
      </w:r>
      <w:r w:rsidR="00622CFC" w:rsidRPr="008F18EC">
        <w:rPr>
          <w:rFonts w:asciiTheme="minorHAnsi" w:hAnsiTheme="minorHAnsi" w:cstheme="minorBidi"/>
        </w:rPr>
        <w:t>Item</w:t>
      </w:r>
      <w:r w:rsidRPr="008F18EC">
        <w:rPr>
          <w:rFonts w:asciiTheme="minorHAnsi" w:hAnsiTheme="minorHAnsi" w:cstheme="minorBidi"/>
        </w:rPr>
        <w:t xml:space="preserve"> </w:t>
      </w:r>
      <w:r w:rsidRPr="008F18EC">
        <w:rPr>
          <w:rFonts w:asciiTheme="minorHAnsi" w:hAnsiTheme="minorHAnsi" w:cstheme="minorBidi"/>
        </w:rPr>
        <w:fldChar w:fldCharType="begin"/>
      </w:r>
      <w:r w:rsidRPr="008F18EC">
        <w:rPr>
          <w:rFonts w:asciiTheme="minorHAnsi" w:hAnsiTheme="minorHAnsi" w:cstheme="minorBidi"/>
        </w:rPr>
        <w:instrText xml:space="preserve"> REF _Ref65153021 \r \h  \* MERGEFORMAT </w:instrText>
      </w:r>
      <w:r w:rsidRPr="008F18EC">
        <w:rPr>
          <w:rFonts w:asciiTheme="minorHAnsi" w:hAnsiTheme="minorHAnsi" w:cstheme="minorBidi"/>
        </w:rPr>
      </w:r>
      <w:r w:rsidRPr="008F18EC">
        <w:rPr>
          <w:rFonts w:asciiTheme="minorHAnsi" w:hAnsiTheme="minorHAnsi" w:cstheme="minorBidi"/>
        </w:rPr>
        <w:fldChar w:fldCharType="separate"/>
      </w:r>
      <w:r w:rsidR="00D8295B" w:rsidRPr="008F18EC">
        <w:rPr>
          <w:rFonts w:asciiTheme="minorHAnsi" w:hAnsiTheme="minorHAnsi" w:cstheme="minorBidi"/>
        </w:rPr>
        <w:t>6.2</w:t>
      </w:r>
      <w:r w:rsidRPr="008F18EC">
        <w:rPr>
          <w:rFonts w:asciiTheme="minorHAnsi" w:hAnsiTheme="minorHAnsi" w:cstheme="minorBidi"/>
        </w:rPr>
        <w:fldChar w:fldCharType="end"/>
      </w:r>
      <w:r w:rsidRPr="008F18EC">
        <w:rPr>
          <w:rFonts w:asciiTheme="minorHAnsi" w:hAnsiTheme="minorHAnsi" w:cstheme="minorBidi"/>
        </w:rPr>
        <w:t xml:space="preserve">, a </w:t>
      </w:r>
      <w:r w:rsidRPr="008F18EC">
        <w:rPr>
          <w:rFonts w:asciiTheme="minorHAnsi" w:hAnsiTheme="minorHAnsi" w:cstheme="minorBidi"/>
          <w:b/>
          <w:bCs/>
        </w:rPr>
        <w:t>Adjudicatária</w:t>
      </w:r>
      <w:r w:rsidRPr="008F18EC">
        <w:rPr>
          <w:rFonts w:asciiTheme="minorHAnsi" w:hAnsiTheme="minorHAnsi" w:cstheme="minorBidi"/>
        </w:rPr>
        <w:t xml:space="preserve"> estará sujeita às penalidades previstas no Capítulo X.</w:t>
      </w:r>
    </w:p>
    <w:p w14:paraId="37A3DA19" w14:textId="77777777" w:rsidR="00A176F8" w:rsidRPr="008F18EC" w:rsidRDefault="00A176F8" w:rsidP="0D5207EE">
      <w:pPr>
        <w:pStyle w:val="PargrafodaLista"/>
        <w:tabs>
          <w:tab w:val="left" w:pos="1814"/>
        </w:tabs>
        <w:spacing w:before="240" w:after="240" w:line="300" w:lineRule="exact"/>
        <w:ind w:left="14" w:right="290"/>
        <w:rPr>
          <w:rFonts w:asciiTheme="minorHAnsi" w:hAnsiTheme="minorHAnsi" w:cstheme="minorBidi"/>
        </w:rPr>
      </w:pPr>
    </w:p>
    <w:p w14:paraId="4A975696" w14:textId="67E0C3CD" w:rsidR="00A176F8" w:rsidRPr="008F18EC" w:rsidRDefault="00A176F8" w:rsidP="002D6804">
      <w:pPr>
        <w:pStyle w:val="Captulo"/>
      </w:pPr>
      <w:bookmarkStart w:id="481" w:name="_Toc629513995"/>
      <w:bookmarkStart w:id="482" w:name="_Toc211683488"/>
      <w:r w:rsidRPr="008F18EC">
        <w:lastRenderedPageBreak/>
        <w:t>CONTRATAÇÃO DE BANCO DEPOSITÁRIO PARA CONSTITUIÇÃO DE</w:t>
      </w:r>
      <w:r w:rsidR="00372B80" w:rsidRPr="008F18EC">
        <w:t xml:space="preserve"> </w:t>
      </w:r>
      <w:r w:rsidRPr="008F18EC">
        <w:t xml:space="preserve">CONTA </w:t>
      </w:r>
      <w:r w:rsidR="008C3D1E" w:rsidRPr="008F18EC">
        <w:t>RETENÇÃO</w:t>
      </w:r>
      <w:bookmarkEnd w:id="481"/>
      <w:bookmarkEnd w:id="482"/>
    </w:p>
    <w:p w14:paraId="2AE1A6A3" w14:textId="47050A99" w:rsidR="00A176F8" w:rsidRPr="008F18EC" w:rsidRDefault="00A176F8" w:rsidP="00C041E5">
      <w:pPr>
        <w:pStyle w:val="PargrafodaLista"/>
        <w:numPr>
          <w:ilvl w:val="1"/>
          <w:numId w:val="12"/>
        </w:numPr>
        <w:spacing w:before="240" w:after="240" w:line="300" w:lineRule="exact"/>
        <w:ind w:left="34" w:hanging="34"/>
        <w:rPr>
          <w:rFonts w:asciiTheme="minorHAnsi" w:hAnsiTheme="minorHAnsi" w:cstheme="minorHAnsi"/>
        </w:rPr>
      </w:pPr>
      <w:bookmarkStart w:id="483" w:name="_Ref197422323"/>
      <w:r w:rsidRPr="008F18EC">
        <w:rPr>
          <w:rFonts w:asciiTheme="minorHAnsi" w:hAnsiTheme="minorHAnsi" w:cstheme="minorHAnsi"/>
        </w:rPr>
        <w:t xml:space="preserve">Como condição para assinatura do </w:t>
      </w:r>
      <w:r w:rsidRPr="008F18EC">
        <w:rPr>
          <w:rFonts w:asciiTheme="minorHAnsi" w:hAnsiTheme="minorHAnsi" w:cstheme="minorHAnsi"/>
          <w:b/>
          <w:bCs/>
        </w:rPr>
        <w:t>Contrato de Concessão</w:t>
      </w:r>
      <w:r w:rsidRPr="008F18EC">
        <w:rPr>
          <w:rFonts w:asciiTheme="minorHAnsi" w:hAnsiTheme="minorHAnsi" w:cstheme="minorHAnsi"/>
        </w:rPr>
        <w:t xml:space="preserve">, a </w:t>
      </w:r>
      <w:r w:rsidRPr="008F18EC">
        <w:rPr>
          <w:rFonts w:asciiTheme="minorHAnsi" w:hAnsiTheme="minorHAnsi" w:cstheme="minorHAnsi"/>
          <w:b/>
          <w:bCs/>
        </w:rPr>
        <w:t xml:space="preserve">Adjudicatária </w:t>
      </w:r>
      <w:r w:rsidRPr="008F18EC">
        <w:rPr>
          <w:rFonts w:asciiTheme="minorHAnsi" w:hAnsiTheme="minorHAnsi" w:cstheme="minorHAnsi"/>
        </w:rPr>
        <w:t>deverá</w:t>
      </w:r>
      <w:bookmarkStart w:id="484" w:name="_Hlk96619818"/>
      <w:r w:rsidR="00CD29CD" w:rsidRPr="008F18EC">
        <w:rPr>
          <w:rFonts w:asciiTheme="minorHAnsi" w:hAnsiTheme="minorHAnsi" w:cstheme="minorHAnsi"/>
        </w:rPr>
        <w:t xml:space="preserve"> ter</w:t>
      </w:r>
      <w:r w:rsidR="00D02423" w:rsidRPr="008F18EC">
        <w:rPr>
          <w:rFonts w:asciiTheme="minorHAnsi" w:hAnsiTheme="minorHAnsi" w:cstheme="minorHAnsi"/>
        </w:rPr>
        <w:t xml:space="preserve">: </w:t>
      </w:r>
      <w:r w:rsidR="0056197E" w:rsidRPr="008F18EC">
        <w:rPr>
          <w:rFonts w:asciiTheme="minorHAnsi" w:hAnsiTheme="minorHAnsi"/>
        </w:rPr>
        <w:t xml:space="preserve">i) </w:t>
      </w:r>
      <w:r w:rsidR="00D21309" w:rsidRPr="008F18EC">
        <w:rPr>
          <w:rFonts w:asciiTheme="minorHAnsi" w:hAnsiTheme="minorHAnsi"/>
        </w:rPr>
        <w:t>celebra</w:t>
      </w:r>
      <w:r w:rsidR="00CD29CD" w:rsidRPr="008F18EC">
        <w:rPr>
          <w:rFonts w:asciiTheme="minorHAnsi" w:hAnsiTheme="minorHAnsi"/>
        </w:rPr>
        <w:t>do</w:t>
      </w:r>
      <w:r w:rsidR="0056197E" w:rsidRPr="008F18EC">
        <w:rPr>
          <w:rFonts w:asciiTheme="minorHAnsi" w:hAnsiTheme="minorHAnsi"/>
        </w:rPr>
        <w:t xml:space="preserve"> com o </w:t>
      </w:r>
      <w:r w:rsidR="0056197E" w:rsidRPr="008F18EC">
        <w:rPr>
          <w:rFonts w:asciiTheme="minorHAnsi" w:hAnsiTheme="minorHAnsi"/>
          <w:b/>
          <w:bCs/>
        </w:rPr>
        <w:t xml:space="preserve">Banco Depositário </w:t>
      </w:r>
      <w:r w:rsidR="0056197E" w:rsidRPr="008F18EC">
        <w:rPr>
          <w:rFonts w:asciiTheme="minorHAnsi" w:hAnsiTheme="minorHAnsi"/>
        </w:rPr>
        <w:t>e</w:t>
      </w:r>
      <w:r w:rsidR="0056197E" w:rsidRPr="008F18EC">
        <w:rPr>
          <w:rFonts w:asciiTheme="minorHAnsi" w:hAnsiTheme="minorHAnsi"/>
          <w:b/>
          <w:bCs/>
        </w:rPr>
        <w:t xml:space="preserve"> </w:t>
      </w:r>
      <w:r w:rsidR="00430533" w:rsidRPr="008F18EC">
        <w:rPr>
          <w:rFonts w:asciiTheme="minorHAnsi" w:hAnsiTheme="minorHAnsi"/>
        </w:rPr>
        <w:t xml:space="preserve">o </w:t>
      </w:r>
      <w:r w:rsidR="00430533" w:rsidRPr="008F18EC">
        <w:rPr>
          <w:rFonts w:asciiTheme="minorHAnsi" w:hAnsiTheme="minorHAnsi"/>
          <w:b/>
          <w:bCs/>
        </w:rPr>
        <w:t>Poder Concedente</w:t>
      </w:r>
      <w:r w:rsidR="0056197E" w:rsidRPr="008F18EC">
        <w:rPr>
          <w:rFonts w:asciiTheme="minorHAnsi" w:hAnsiTheme="minorHAnsi"/>
        </w:rPr>
        <w:t xml:space="preserve"> contrato de administração de contas, conforme minuta referencial relacionada no </w:t>
      </w:r>
      <w:r w:rsidR="0056197E" w:rsidRPr="008F18EC">
        <w:rPr>
          <w:rFonts w:asciiTheme="minorHAnsi" w:hAnsiTheme="minorHAnsi"/>
          <w:b/>
          <w:bCs/>
        </w:rPr>
        <w:t xml:space="preserve">Anexo </w:t>
      </w:r>
      <w:r w:rsidR="00D72CF7" w:rsidRPr="008F18EC">
        <w:rPr>
          <w:rFonts w:asciiTheme="minorHAnsi" w:hAnsiTheme="minorHAnsi"/>
          <w:b/>
          <w:bCs/>
        </w:rPr>
        <w:t>7</w:t>
      </w:r>
      <w:r w:rsidR="00EC389B" w:rsidRPr="008F18EC">
        <w:rPr>
          <w:rFonts w:asciiTheme="minorHAnsi" w:hAnsiTheme="minorHAnsi"/>
          <w:b/>
          <w:bCs/>
        </w:rPr>
        <w:t xml:space="preserve"> </w:t>
      </w:r>
      <w:r w:rsidR="00EC389B" w:rsidRPr="008F18EC">
        <w:rPr>
          <w:rFonts w:asciiTheme="minorHAnsi" w:hAnsiTheme="minorHAnsi"/>
        </w:rPr>
        <w:t xml:space="preserve">do </w:t>
      </w:r>
      <w:r w:rsidR="00EC389B" w:rsidRPr="008F18EC">
        <w:rPr>
          <w:rFonts w:asciiTheme="minorHAnsi" w:hAnsiTheme="minorHAnsi"/>
          <w:b/>
          <w:bCs/>
        </w:rPr>
        <w:t>Contrato de Concessão</w:t>
      </w:r>
      <w:r w:rsidR="0056197E" w:rsidRPr="008F18EC">
        <w:rPr>
          <w:rFonts w:asciiTheme="minorHAnsi" w:hAnsiTheme="minorHAnsi"/>
        </w:rPr>
        <w:t>;</w:t>
      </w:r>
      <w:r w:rsidR="00CD29CD" w:rsidRPr="008F18EC">
        <w:rPr>
          <w:rFonts w:asciiTheme="minorHAnsi" w:hAnsiTheme="minorHAnsi"/>
        </w:rPr>
        <w:t xml:space="preserve"> e</w:t>
      </w:r>
      <w:r w:rsidR="007E62C4" w:rsidRPr="008F18EC">
        <w:rPr>
          <w:rFonts w:asciiTheme="minorHAnsi" w:hAnsiTheme="minorHAnsi"/>
        </w:rPr>
        <w:t xml:space="preserve"> </w:t>
      </w:r>
      <w:r w:rsidR="0056197E" w:rsidRPr="008F18EC">
        <w:rPr>
          <w:rFonts w:asciiTheme="minorHAnsi" w:hAnsiTheme="minorHAnsi"/>
        </w:rPr>
        <w:t>(</w:t>
      </w:r>
      <w:proofErr w:type="spellStart"/>
      <w:r w:rsidR="0056197E" w:rsidRPr="008F18EC">
        <w:rPr>
          <w:rFonts w:asciiTheme="minorHAnsi" w:hAnsiTheme="minorHAnsi"/>
        </w:rPr>
        <w:t>ii</w:t>
      </w:r>
      <w:proofErr w:type="spellEnd"/>
      <w:r w:rsidR="0056197E" w:rsidRPr="008F18EC">
        <w:rPr>
          <w:rFonts w:asciiTheme="minorHAnsi" w:hAnsiTheme="minorHAnsi"/>
        </w:rPr>
        <w:t xml:space="preserve">) </w:t>
      </w:r>
      <w:r w:rsidR="00D21309" w:rsidRPr="008F18EC">
        <w:rPr>
          <w:rFonts w:asciiTheme="minorHAnsi" w:hAnsiTheme="minorHAnsi"/>
        </w:rPr>
        <w:t>ab</w:t>
      </w:r>
      <w:r w:rsidR="00CD29CD" w:rsidRPr="008F18EC">
        <w:rPr>
          <w:rFonts w:asciiTheme="minorHAnsi" w:hAnsiTheme="minorHAnsi"/>
        </w:rPr>
        <w:t>erto</w:t>
      </w:r>
      <w:r w:rsidR="0056197E" w:rsidRPr="008F18EC">
        <w:rPr>
          <w:rFonts w:asciiTheme="minorHAnsi" w:hAnsiTheme="minorHAnsi"/>
        </w:rPr>
        <w:t xml:space="preserve"> a </w:t>
      </w:r>
      <w:r w:rsidR="0056197E" w:rsidRPr="008F18EC">
        <w:rPr>
          <w:rFonts w:asciiTheme="minorHAnsi" w:hAnsiTheme="minorHAnsi"/>
          <w:b/>
          <w:bCs/>
        </w:rPr>
        <w:t>Conta Retenção</w:t>
      </w:r>
      <w:r w:rsidR="0056197E" w:rsidRPr="008F18EC">
        <w:rPr>
          <w:rFonts w:asciiTheme="minorHAnsi" w:hAnsiTheme="minorHAnsi"/>
        </w:rPr>
        <w:t xml:space="preserve"> em seu nome junto ao </w:t>
      </w:r>
      <w:r w:rsidR="0056197E" w:rsidRPr="008F18EC">
        <w:rPr>
          <w:rFonts w:asciiTheme="minorHAnsi" w:hAnsiTheme="minorHAnsi"/>
          <w:b/>
          <w:bCs/>
        </w:rPr>
        <w:t>Banco Depositário</w:t>
      </w:r>
      <w:bookmarkEnd w:id="484"/>
      <w:r w:rsidR="00377141" w:rsidRPr="008F18EC">
        <w:rPr>
          <w:rFonts w:asciiTheme="minorHAnsi" w:hAnsiTheme="minorHAnsi" w:cstheme="minorHAnsi"/>
        </w:rPr>
        <w:t>.</w:t>
      </w:r>
      <w:bookmarkEnd w:id="483"/>
    </w:p>
    <w:p w14:paraId="45EC8457" w14:textId="2DF78806" w:rsidR="00CD29CD" w:rsidRPr="008F18EC" w:rsidRDefault="00CD29CD" w:rsidP="0072115C">
      <w:pPr>
        <w:pStyle w:val="PargrafodaLista"/>
        <w:numPr>
          <w:ilvl w:val="2"/>
          <w:numId w:val="12"/>
        </w:numPr>
        <w:spacing w:before="240" w:after="240" w:line="300" w:lineRule="exact"/>
        <w:ind w:left="140" w:firstLine="0"/>
        <w:rPr>
          <w:rFonts w:asciiTheme="minorHAnsi" w:hAnsiTheme="minorHAnsi" w:cstheme="minorHAnsi"/>
        </w:rPr>
      </w:pPr>
      <w:bookmarkStart w:id="485" w:name="_Ref71300564"/>
      <w:r w:rsidRPr="008F18EC">
        <w:rPr>
          <w:rFonts w:asciiTheme="minorHAnsi" w:hAnsiTheme="minorHAnsi" w:cstheme="minorHAnsi"/>
        </w:rPr>
        <w:t xml:space="preserve">A </w:t>
      </w:r>
      <w:r w:rsidRPr="008F18EC">
        <w:rPr>
          <w:rFonts w:asciiTheme="minorHAnsi" w:hAnsiTheme="minorHAnsi" w:cstheme="minorHAnsi"/>
          <w:b/>
          <w:bCs/>
        </w:rPr>
        <w:t>Concessionária</w:t>
      </w:r>
      <w:r w:rsidRPr="008F18EC">
        <w:rPr>
          <w:rFonts w:asciiTheme="minorHAnsi" w:hAnsiTheme="minorHAnsi" w:cstheme="minorHAnsi"/>
        </w:rPr>
        <w:t xml:space="preserve"> deverá depositar na </w:t>
      </w:r>
      <w:r w:rsidRPr="008F18EC">
        <w:rPr>
          <w:rFonts w:asciiTheme="minorHAnsi" w:hAnsiTheme="minorHAnsi" w:cstheme="minorHAnsi"/>
          <w:b/>
          <w:bCs/>
        </w:rPr>
        <w:t>Conta Retenção</w:t>
      </w:r>
      <w:r w:rsidRPr="008F18EC">
        <w:rPr>
          <w:rFonts w:asciiTheme="minorHAnsi" w:hAnsiTheme="minorHAnsi" w:cstheme="minorHAnsi"/>
        </w:rPr>
        <w:t xml:space="preserve"> os percentuais de sua Receita Líquida indicados no </w:t>
      </w:r>
      <w:r w:rsidRPr="008F18EC">
        <w:rPr>
          <w:rFonts w:asciiTheme="minorHAnsi" w:hAnsiTheme="minorHAnsi" w:cstheme="minorHAnsi"/>
          <w:b/>
          <w:bCs/>
        </w:rPr>
        <w:t>Contrato de Concessão</w:t>
      </w:r>
      <w:r w:rsidRPr="008F18EC">
        <w:rPr>
          <w:rFonts w:asciiTheme="minorHAnsi" w:hAnsiTheme="minorHAnsi" w:cstheme="minorHAnsi"/>
        </w:rPr>
        <w:t>.</w:t>
      </w:r>
    </w:p>
    <w:p w14:paraId="2DC29581" w14:textId="6C0A369E" w:rsidR="00A176F8" w:rsidRPr="008F18EC" w:rsidRDefault="00A176F8" w:rsidP="0072115C">
      <w:pPr>
        <w:pStyle w:val="PargrafodaLista"/>
        <w:numPr>
          <w:ilvl w:val="2"/>
          <w:numId w:val="12"/>
        </w:numPr>
        <w:spacing w:before="240" w:after="240" w:line="300" w:lineRule="exact"/>
        <w:ind w:left="140" w:firstLine="0"/>
        <w:rPr>
          <w:rFonts w:asciiTheme="minorHAnsi" w:hAnsiTheme="minorHAnsi" w:cstheme="minorHAnsi"/>
        </w:rPr>
      </w:pPr>
      <w:r w:rsidRPr="008F18EC">
        <w:rPr>
          <w:rFonts w:asciiTheme="minorHAnsi" w:hAnsiTheme="minorHAnsi" w:cstheme="minorHAnsi"/>
        </w:rPr>
        <w:t xml:space="preserve">O </w:t>
      </w:r>
      <w:r w:rsidRPr="008F18EC">
        <w:rPr>
          <w:rFonts w:asciiTheme="minorHAnsi" w:hAnsiTheme="minorHAnsi" w:cstheme="minorHAnsi"/>
          <w:b/>
          <w:bCs/>
        </w:rPr>
        <w:t>Banco Depositário</w:t>
      </w:r>
      <w:r w:rsidRPr="008F18EC">
        <w:rPr>
          <w:rFonts w:asciiTheme="minorHAnsi" w:hAnsiTheme="minorHAnsi" w:cstheme="minorHAnsi"/>
        </w:rPr>
        <w:t xml:space="preserve"> deverá ter patrimônio líquido superior a </w:t>
      </w:r>
      <w:r w:rsidR="006A5656" w:rsidRPr="008F18EC">
        <w:rPr>
          <w:rFonts w:asciiTheme="minorHAnsi" w:hAnsiTheme="minorHAnsi" w:cstheme="minorHAnsi"/>
        </w:rPr>
        <w:t>[</w:t>
      </w:r>
      <w:r w:rsidRPr="008F18EC">
        <w:rPr>
          <w:rFonts w:asciiTheme="minorHAnsi" w:hAnsiTheme="minorHAnsi" w:cstheme="minorHAnsi"/>
          <w:highlight w:val="yellow"/>
        </w:rPr>
        <w:t xml:space="preserve">R$ </w:t>
      </w:r>
      <w:r w:rsidR="00BC36F8" w:rsidRPr="008F18EC">
        <w:rPr>
          <w:rFonts w:asciiTheme="minorHAnsi" w:hAnsiTheme="minorHAnsi" w:cstheme="minorHAnsi"/>
          <w:highlight w:val="yellow"/>
        </w:rPr>
        <w:t xml:space="preserve">1.000.000.000,00 </w:t>
      </w:r>
      <w:r w:rsidRPr="008F18EC">
        <w:rPr>
          <w:rFonts w:asciiTheme="minorHAnsi" w:hAnsiTheme="minorHAnsi" w:cstheme="minorHAnsi"/>
          <w:highlight w:val="yellow"/>
        </w:rPr>
        <w:t>(</w:t>
      </w:r>
      <w:r w:rsidR="00BC36F8" w:rsidRPr="008F18EC">
        <w:rPr>
          <w:rFonts w:asciiTheme="minorHAnsi" w:hAnsiTheme="minorHAnsi" w:cstheme="minorHAnsi"/>
          <w:highlight w:val="yellow"/>
        </w:rPr>
        <w:t xml:space="preserve">um bilhão de </w:t>
      </w:r>
      <w:r w:rsidR="006A5656" w:rsidRPr="008F18EC">
        <w:rPr>
          <w:rFonts w:asciiTheme="minorHAnsi" w:hAnsiTheme="minorHAnsi" w:cstheme="minorHAnsi"/>
          <w:highlight w:val="yellow"/>
        </w:rPr>
        <w:t>r</w:t>
      </w:r>
      <w:r w:rsidR="00BC36F8" w:rsidRPr="008F18EC">
        <w:rPr>
          <w:rFonts w:asciiTheme="minorHAnsi" w:hAnsiTheme="minorHAnsi" w:cstheme="minorHAnsi"/>
          <w:highlight w:val="yellow"/>
        </w:rPr>
        <w:t>eais</w:t>
      </w:r>
      <w:r w:rsidRPr="008F18EC">
        <w:rPr>
          <w:rFonts w:asciiTheme="minorHAnsi" w:hAnsiTheme="minorHAnsi" w:cstheme="minorHAnsi"/>
          <w:highlight w:val="yellow"/>
        </w:rPr>
        <w:t>)</w:t>
      </w:r>
      <w:r w:rsidR="006A5656" w:rsidRPr="008F18EC">
        <w:rPr>
          <w:rFonts w:asciiTheme="minorHAnsi" w:hAnsiTheme="minorHAnsi" w:cstheme="minorHAnsi"/>
        </w:rPr>
        <w:t>]</w:t>
      </w:r>
      <w:r w:rsidRPr="008F18EC">
        <w:rPr>
          <w:rFonts w:asciiTheme="minorHAnsi" w:hAnsiTheme="minorHAnsi" w:cstheme="minorHAnsi"/>
        </w:rPr>
        <w:t xml:space="preserve"> e atender aos mesmos requisitos de </w:t>
      </w:r>
      <w:r w:rsidRPr="008F18EC">
        <w:rPr>
          <w:rFonts w:asciiTheme="minorHAnsi" w:hAnsiTheme="minorHAnsi" w:cstheme="minorHAnsi"/>
          <w:i/>
          <w:iCs/>
        </w:rPr>
        <w:t>rating</w:t>
      </w:r>
      <w:r w:rsidRPr="008F18EC">
        <w:rPr>
          <w:rFonts w:asciiTheme="minorHAnsi" w:hAnsiTheme="minorHAnsi" w:cstheme="minorHAnsi"/>
        </w:rPr>
        <w:t xml:space="preserve"> exigidos no </w:t>
      </w:r>
      <w:r w:rsidR="00622CFC" w:rsidRPr="008F18EC">
        <w:rPr>
          <w:rFonts w:asciiTheme="minorHAnsi" w:hAnsiTheme="minorHAnsi" w:cstheme="minorHAnsi"/>
        </w:rPr>
        <w:t>Item</w:t>
      </w:r>
      <w:r w:rsidRPr="008F18EC">
        <w:rPr>
          <w:rFonts w:asciiTheme="minorHAnsi" w:hAnsiTheme="minorHAnsi" w:cstheme="minorHAnsi"/>
        </w:rPr>
        <w:t xml:space="preserve"> </w:t>
      </w:r>
      <w:r w:rsidR="006A5656" w:rsidRPr="008F18EC">
        <w:rPr>
          <w:rFonts w:asciiTheme="minorHAnsi" w:hAnsiTheme="minorHAnsi" w:cstheme="minorHAnsi"/>
        </w:rPr>
        <w:fldChar w:fldCharType="begin"/>
      </w:r>
      <w:r w:rsidR="006A5656" w:rsidRPr="008F18EC">
        <w:rPr>
          <w:rFonts w:asciiTheme="minorHAnsi" w:hAnsiTheme="minorHAnsi" w:cstheme="minorHAnsi"/>
        </w:rPr>
        <w:instrText xml:space="preserve"> REF _Ref72402690 \r \h </w:instrText>
      </w:r>
      <w:r w:rsidR="006A5656" w:rsidRPr="008F18EC">
        <w:rPr>
          <w:rFonts w:asciiTheme="minorHAnsi" w:hAnsiTheme="minorHAnsi" w:cstheme="minorHAnsi"/>
        </w:rPr>
      </w:r>
      <w:r w:rsidR="006A5656" w:rsidRPr="008F18EC">
        <w:rPr>
          <w:rFonts w:asciiTheme="minorHAnsi" w:hAnsiTheme="minorHAnsi" w:cstheme="minorHAnsi"/>
        </w:rPr>
        <w:fldChar w:fldCharType="separate"/>
      </w:r>
      <w:r w:rsidR="00D64BBC" w:rsidRPr="008F18EC">
        <w:rPr>
          <w:rFonts w:asciiTheme="minorHAnsi" w:hAnsiTheme="minorHAnsi" w:cstheme="minorHAnsi"/>
        </w:rPr>
        <w:t>4.40.5</w:t>
      </w:r>
      <w:r w:rsidR="006A5656" w:rsidRPr="008F18EC">
        <w:rPr>
          <w:rFonts w:asciiTheme="minorHAnsi" w:hAnsiTheme="minorHAnsi" w:cstheme="minorHAnsi"/>
        </w:rPr>
        <w:fldChar w:fldCharType="end"/>
      </w:r>
      <w:r w:rsidRPr="008F18EC">
        <w:rPr>
          <w:rFonts w:asciiTheme="minorHAnsi" w:hAnsiTheme="minorHAnsi" w:cstheme="minorHAnsi"/>
        </w:rPr>
        <w:t>.</w:t>
      </w:r>
      <w:bookmarkEnd w:id="485"/>
    </w:p>
    <w:p w14:paraId="1CEE4AFC" w14:textId="19DC2858" w:rsidR="00A176F8" w:rsidRPr="008F18EC" w:rsidRDefault="00A176F8" w:rsidP="0072115C">
      <w:pPr>
        <w:pStyle w:val="PargrafodaLista"/>
        <w:numPr>
          <w:ilvl w:val="2"/>
          <w:numId w:val="12"/>
        </w:numPr>
        <w:spacing w:before="240" w:after="240" w:line="300" w:lineRule="exact"/>
        <w:ind w:left="140" w:firstLine="0"/>
        <w:rPr>
          <w:rFonts w:asciiTheme="minorHAnsi" w:hAnsiTheme="minorHAnsi" w:cstheme="minorHAnsi"/>
        </w:rPr>
      </w:pPr>
      <w:bookmarkStart w:id="486" w:name="_Ref71300565"/>
      <w:r w:rsidRPr="008F18EC">
        <w:rPr>
          <w:rFonts w:asciiTheme="minorHAnsi" w:hAnsiTheme="minorHAnsi" w:cstheme="minorHAnsi"/>
        </w:rPr>
        <w:t xml:space="preserve">O </w:t>
      </w:r>
      <w:r w:rsidR="00354A6E" w:rsidRPr="008F18EC">
        <w:rPr>
          <w:rFonts w:asciiTheme="minorHAnsi" w:hAnsiTheme="minorHAnsi" w:cstheme="minorHAnsi"/>
          <w:b/>
          <w:bCs/>
        </w:rPr>
        <w:t>Anexo</w:t>
      </w:r>
      <w:r w:rsidR="009B555A" w:rsidRPr="008F18EC">
        <w:rPr>
          <w:rFonts w:asciiTheme="minorHAnsi" w:hAnsiTheme="minorHAnsi" w:cstheme="minorHAnsi"/>
          <w:b/>
          <w:bCs/>
        </w:rPr>
        <w:t xml:space="preserve"> </w:t>
      </w:r>
      <w:r w:rsidR="006A5656" w:rsidRPr="008F18EC">
        <w:rPr>
          <w:rFonts w:asciiTheme="minorHAnsi" w:hAnsiTheme="minorHAnsi" w:cstheme="minorHAnsi"/>
          <w:b/>
          <w:bCs/>
        </w:rPr>
        <w:t>7</w:t>
      </w:r>
      <w:r w:rsidRPr="008F18EC">
        <w:rPr>
          <w:rFonts w:asciiTheme="minorHAnsi" w:hAnsiTheme="minorHAnsi" w:cstheme="minorHAnsi"/>
        </w:rPr>
        <w:t xml:space="preserve"> do </w:t>
      </w:r>
      <w:r w:rsidRPr="008F18EC">
        <w:rPr>
          <w:rFonts w:asciiTheme="minorHAnsi" w:hAnsiTheme="minorHAnsi" w:cstheme="minorHAnsi"/>
          <w:b/>
          <w:bCs/>
        </w:rPr>
        <w:t xml:space="preserve">Contrato de Concessão </w:t>
      </w:r>
      <w:r w:rsidRPr="008F18EC">
        <w:rPr>
          <w:rFonts w:asciiTheme="minorHAnsi" w:hAnsiTheme="minorHAnsi" w:cstheme="minorHAnsi"/>
        </w:rPr>
        <w:t>contém uma minuta de contrato de administração de contas, que tem caráter somente referencial e não vinculante, devendo a redação definitiva do instrumento ser previamente aprovada pel</w:t>
      </w:r>
      <w:r w:rsidR="00430533" w:rsidRPr="008F18EC">
        <w:rPr>
          <w:rFonts w:asciiTheme="minorHAnsi" w:hAnsiTheme="minorHAnsi" w:cstheme="minorHAnsi"/>
        </w:rPr>
        <w:t xml:space="preserve">o </w:t>
      </w:r>
      <w:r w:rsidR="00430533" w:rsidRPr="008F18EC">
        <w:rPr>
          <w:rFonts w:asciiTheme="minorHAnsi" w:hAnsiTheme="minorHAnsi" w:cstheme="minorHAnsi"/>
          <w:b/>
          <w:bCs/>
        </w:rPr>
        <w:t>Poder Concedente</w:t>
      </w:r>
      <w:r w:rsidRPr="008F18EC">
        <w:rPr>
          <w:rFonts w:asciiTheme="minorHAnsi" w:hAnsiTheme="minorHAnsi" w:cstheme="minorHAnsi"/>
        </w:rPr>
        <w:t>.</w:t>
      </w:r>
      <w:bookmarkEnd w:id="486"/>
    </w:p>
    <w:p w14:paraId="7CBF6635" w14:textId="77777777" w:rsidR="00A176F8" w:rsidRPr="008F18EC" w:rsidRDefault="00A176F8" w:rsidP="0072115C">
      <w:pPr>
        <w:pStyle w:val="PargrafodaLista"/>
        <w:numPr>
          <w:ilvl w:val="2"/>
          <w:numId w:val="12"/>
        </w:numPr>
        <w:spacing w:before="240" w:after="240" w:line="300" w:lineRule="exact"/>
        <w:ind w:left="140" w:firstLine="0"/>
        <w:rPr>
          <w:rFonts w:asciiTheme="minorHAnsi" w:hAnsiTheme="minorHAnsi" w:cstheme="minorHAnsi"/>
        </w:rPr>
      </w:pPr>
      <w:r w:rsidRPr="008F18EC">
        <w:rPr>
          <w:rFonts w:asciiTheme="minorHAnsi" w:hAnsiTheme="minorHAnsi" w:cstheme="minorHAnsi"/>
        </w:rPr>
        <w:t xml:space="preserve">Os encargos e taxas relacionados à contratação do </w:t>
      </w:r>
      <w:r w:rsidRPr="008F18EC">
        <w:rPr>
          <w:rFonts w:asciiTheme="minorHAnsi" w:hAnsiTheme="minorHAnsi" w:cstheme="minorHAnsi"/>
          <w:b/>
          <w:bCs/>
        </w:rPr>
        <w:t>Banco Depositário</w:t>
      </w:r>
      <w:r w:rsidRPr="008F18EC">
        <w:rPr>
          <w:rFonts w:asciiTheme="minorHAnsi" w:hAnsiTheme="minorHAnsi" w:cstheme="minorHAnsi"/>
        </w:rPr>
        <w:t xml:space="preserve"> serão arcados exclusivamente pela </w:t>
      </w:r>
      <w:r w:rsidRPr="008F18EC">
        <w:rPr>
          <w:rFonts w:asciiTheme="minorHAnsi" w:hAnsiTheme="minorHAnsi" w:cstheme="minorHAnsi"/>
          <w:b/>
          <w:bCs/>
        </w:rPr>
        <w:t>Concessionária</w:t>
      </w:r>
      <w:r w:rsidRPr="008F18EC">
        <w:rPr>
          <w:rFonts w:asciiTheme="minorHAnsi" w:hAnsiTheme="minorHAnsi" w:cstheme="minorHAnsi"/>
        </w:rPr>
        <w:t>.</w:t>
      </w:r>
    </w:p>
    <w:p w14:paraId="55C0F617" w14:textId="759B398E" w:rsidR="00A176F8" w:rsidRPr="008F18EC" w:rsidRDefault="00A176F8" w:rsidP="0072115C">
      <w:pPr>
        <w:pStyle w:val="PargrafodaLista"/>
        <w:numPr>
          <w:ilvl w:val="2"/>
          <w:numId w:val="12"/>
        </w:numPr>
        <w:spacing w:before="240" w:after="240" w:line="300" w:lineRule="exact"/>
        <w:ind w:left="140" w:firstLine="0"/>
        <w:rPr>
          <w:rFonts w:asciiTheme="minorHAnsi" w:hAnsiTheme="minorHAnsi" w:cstheme="minorHAnsi"/>
        </w:rPr>
      </w:pPr>
      <w:r w:rsidRPr="008F18EC">
        <w:rPr>
          <w:rFonts w:asciiTheme="minorHAnsi" w:hAnsiTheme="minorHAnsi" w:cstheme="minorHAnsi"/>
        </w:rPr>
        <w:t xml:space="preserve">O funcionamento da </w:t>
      </w:r>
      <w:r w:rsidRPr="008F18EC">
        <w:rPr>
          <w:rFonts w:asciiTheme="minorHAnsi" w:hAnsiTheme="minorHAnsi" w:cstheme="minorHAnsi"/>
          <w:b/>
          <w:bCs/>
        </w:rPr>
        <w:t xml:space="preserve">Conta </w:t>
      </w:r>
      <w:r w:rsidR="007E62C4" w:rsidRPr="008F18EC">
        <w:rPr>
          <w:rFonts w:asciiTheme="minorHAnsi" w:hAnsiTheme="minorHAnsi" w:cstheme="minorHAnsi"/>
          <w:b/>
          <w:bCs/>
        </w:rPr>
        <w:t>Retenção</w:t>
      </w:r>
      <w:r w:rsidRPr="008F18EC">
        <w:rPr>
          <w:rFonts w:asciiTheme="minorHAnsi" w:hAnsiTheme="minorHAnsi" w:cstheme="minorHAnsi"/>
          <w:b/>
          <w:bCs/>
        </w:rPr>
        <w:t xml:space="preserve"> </w:t>
      </w:r>
      <w:r w:rsidRPr="008F18EC">
        <w:rPr>
          <w:rFonts w:asciiTheme="minorHAnsi" w:hAnsiTheme="minorHAnsi" w:cstheme="minorHAnsi"/>
        </w:rPr>
        <w:t xml:space="preserve">observará o disposto na </w:t>
      </w:r>
      <w:r w:rsidR="000C31ED" w:rsidRPr="008F18EC">
        <w:rPr>
          <w:rFonts w:asciiTheme="minorHAnsi" w:hAnsiTheme="minorHAnsi" w:cstheme="minorHAnsi"/>
        </w:rPr>
        <w:t>[</w:t>
      </w:r>
      <w:r w:rsidRPr="008F18EC">
        <w:rPr>
          <w:rFonts w:asciiTheme="minorHAnsi" w:hAnsiTheme="minorHAnsi" w:cstheme="minorHAnsi"/>
          <w:highlight w:val="yellow"/>
        </w:rPr>
        <w:t xml:space="preserve">Cláusula </w:t>
      </w:r>
      <w:r w:rsidR="00803D64" w:rsidRPr="008F18EC">
        <w:rPr>
          <w:rFonts w:asciiTheme="minorHAnsi" w:hAnsiTheme="minorHAnsi" w:cstheme="minorHAnsi"/>
          <w:highlight w:val="yellow"/>
        </w:rPr>
        <w:t>1</w:t>
      </w:r>
      <w:r w:rsidR="006D335D" w:rsidRPr="008F18EC">
        <w:rPr>
          <w:rFonts w:asciiTheme="minorHAnsi" w:hAnsiTheme="minorHAnsi" w:cstheme="minorHAnsi"/>
          <w:highlight w:val="yellow"/>
        </w:rPr>
        <w:t>0</w:t>
      </w:r>
      <w:r w:rsidR="000C31ED" w:rsidRPr="008F18EC">
        <w:rPr>
          <w:rFonts w:asciiTheme="minorHAnsi" w:hAnsiTheme="minorHAnsi" w:cstheme="minorHAnsi"/>
        </w:rPr>
        <w:t>]</w:t>
      </w:r>
      <w:r w:rsidR="00803D64" w:rsidRPr="008F18EC">
        <w:rPr>
          <w:rFonts w:asciiTheme="minorHAnsi" w:hAnsiTheme="minorHAnsi" w:cstheme="minorHAnsi"/>
        </w:rPr>
        <w:t xml:space="preserve"> </w:t>
      </w:r>
      <w:r w:rsidRPr="008F18EC">
        <w:rPr>
          <w:rFonts w:asciiTheme="minorHAnsi" w:hAnsiTheme="minorHAnsi" w:cstheme="minorHAnsi"/>
        </w:rPr>
        <w:t xml:space="preserve">do </w:t>
      </w:r>
      <w:r w:rsidRPr="008F18EC">
        <w:rPr>
          <w:rFonts w:asciiTheme="minorHAnsi" w:hAnsiTheme="minorHAnsi" w:cstheme="minorHAnsi"/>
          <w:b/>
          <w:bCs/>
        </w:rPr>
        <w:t>Contrato de Concessão</w:t>
      </w:r>
      <w:r w:rsidRPr="008F18EC">
        <w:rPr>
          <w:rFonts w:asciiTheme="minorHAnsi" w:hAnsiTheme="minorHAnsi" w:cstheme="minorHAnsi"/>
        </w:rPr>
        <w:t>.</w:t>
      </w:r>
    </w:p>
    <w:p w14:paraId="66ADAD7D" w14:textId="4225615B" w:rsidR="00A176F8" w:rsidRPr="008F18EC" w:rsidRDefault="00A176F8" w:rsidP="002D6804">
      <w:pPr>
        <w:pStyle w:val="Captulo"/>
      </w:pPr>
      <w:bookmarkStart w:id="487" w:name="_Toc1181492627"/>
      <w:bookmarkStart w:id="488" w:name="_Toc211683489"/>
      <w:r w:rsidRPr="008F18EC">
        <w:lastRenderedPageBreak/>
        <w:t>CELEBRAÇÃO DO CONTRATO DE CONCESSÃO</w:t>
      </w:r>
      <w:bookmarkEnd w:id="487"/>
      <w:bookmarkEnd w:id="488"/>
    </w:p>
    <w:p w14:paraId="2FE58C26" w14:textId="77777777" w:rsidR="00A176F8" w:rsidRPr="008F18EC" w:rsidRDefault="00A176F8" w:rsidP="0072115C">
      <w:pPr>
        <w:pStyle w:val="PargrafodaLista"/>
        <w:numPr>
          <w:ilvl w:val="1"/>
          <w:numId w:val="3"/>
        </w:numPr>
        <w:tabs>
          <w:tab w:val="left" w:pos="426"/>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Cumpridas as exigências previstas nos Capítulos VI e VII, a </w:t>
      </w:r>
      <w:r w:rsidRPr="008F18EC">
        <w:rPr>
          <w:rFonts w:asciiTheme="minorHAnsi" w:hAnsiTheme="minorHAnsi" w:cstheme="minorHAnsi"/>
          <w:b/>
          <w:bCs/>
        </w:rPr>
        <w:t xml:space="preserve">Adjudicatária </w:t>
      </w:r>
      <w:r w:rsidRPr="008F18EC">
        <w:rPr>
          <w:rFonts w:asciiTheme="minorHAnsi" w:hAnsiTheme="minorHAnsi" w:cstheme="minorHAnsi"/>
        </w:rPr>
        <w:t xml:space="preserve">será convocada para assinar, com o </w:t>
      </w:r>
      <w:r w:rsidRPr="008F18EC">
        <w:rPr>
          <w:rFonts w:asciiTheme="minorHAnsi" w:hAnsiTheme="minorHAnsi" w:cstheme="minorHAnsi"/>
          <w:b/>
          <w:bCs/>
        </w:rPr>
        <w:t>Poder Concedente</w:t>
      </w:r>
      <w:r w:rsidRPr="008F18EC">
        <w:rPr>
          <w:rFonts w:asciiTheme="minorHAnsi" w:hAnsiTheme="minorHAnsi" w:cstheme="minorHAnsi"/>
        </w:rPr>
        <w:t xml:space="preserve">, o </w:t>
      </w:r>
      <w:r w:rsidRPr="008F18EC">
        <w:rPr>
          <w:rFonts w:asciiTheme="minorHAnsi" w:hAnsiTheme="minorHAnsi" w:cstheme="minorHAnsi"/>
          <w:b/>
          <w:bCs/>
        </w:rPr>
        <w:t>Contrato de Concessão</w:t>
      </w:r>
      <w:r w:rsidRPr="008F18EC">
        <w:rPr>
          <w:rFonts w:asciiTheme="minorHAnsi" w:hAnsiTheme="minorHAnsi" w:cstheme="minorHAnsi"/>
        </w:rPr>
        <w:t xml:space="preserve">. </w:t>
      </w:r>
    </w:p>
    <w:p w14:paraId="143E4B53" w14:textId="0154C335" w:rsidR="00A176F8" w:rsidRPr="008F18EC" w:rsidRDefault="00A176F8" w:rsidP="0072115C">
      <w:pPr>
        <w:pStyle w:val="PargrafodaLista"/>
        <w:numPr>
          <w:ilvl w:val="1"/>
          <w:numId w:val="3"/>
        </w:numPr>
        <w:tabs>
          <w:tab w:val="left" w:pos="426"/>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recusa da </w:t>
      </w:r>
      <w:r w:rsidRPr="008F18EC">
        <w:rPr>
          <w:rFonts w:asciiTheme="minorHAnsi" w:hAnsiTheme="minorHAnsi" w:cstheme="minorHAnsi"/>
          <w:b/>
          <w:bCs/>
        </w:rPr>
        <w:t xml:space="preserve">Adjudicatária </w:t>
      </w:r>
      <w:r w:rsidRPr="008F18EC">
        <w:rPr>
          <w:rFonts w:asciiTheme="minorHAnsi" w:hAnsiTheme="minorHAnsi" w:cstheme="minorHAnsi"/>
        </w:rPr>
        <w:t xml:space="preserve">em assinar o </w:t>
      </w:r>
      <w:r w:rsidRPr="008F18EC">
        <w:rPr>
          <w:rFonts w:asciiTheme="minorHAnsi" w:hAnsiTheme="minorHAnsi" w:cstheme="minorHAnsi"/>
          <w:b/>
          <w:bCs/>
        </w:rPr>
        <w:t>Contrato de Concessão</w:t>
      </w:r>
      <w:r w:rsidRPr="008F18EC">
        <w:rPr>
          <w:rFonts w:asciiTheme="minorHAnsi" w:hAnsiTheme="minorHAnsi" w:cstheme="minorHAnsi"/>
        </w:rPr>
        <w:t xml:space="preserve">, em até </w:t>
      </w:r>
      <w:r w:rsidR="000C31ED" w:rsidRPr="008F18EC">
        <w:rPr>
          <w:rFonts w:asciiTheme="minorHAnsi" w:hAnsiTheme="minorHAnsi" w:cstheme="minorHAnsi"/>
        </w:rPr>
        <w:t>[</w:t>
      </w:r>
      <w:r w:rsidRPr="008F18EC">
        <w:rPr>
          <w:rFonts w:asciiTheme="minorHAnsi" w:hAnsiTheme="minorHAnsi" w:cstheme="minorHAnsi"/>
          <w:highlight w:val="yellow"/>
        </w:rPr>
        <w:t>5 (cinco) dias úteis</w:t>
      </w:r>
      <w:r w:rsidR="000C31ED" w:rsidRPr="008F18EC">
        <w:rPr>
          <w:rFonts w:asciiTheme="minorHAnsi" w:hAnsiTheme="minorHAnsi" w:cstheme="minorHAnsi"/>
        </w:rPr>
        <w:t>]</w:t>
      </w:r>
      <w:r w:rsidRPr="008F18EC">
        <w:rPr>
          <w:rFonts w:asciiTheme="minorHAnsi" w:hAnsiTheme="minorHAnsi" w:cstheme="minorHAnsi"/>
        </w:rPr>
        <w:t xml:space="preserve">, contados da respectiva convocação, sem justificativa aceita pelo </w:t>
      </w:r>
      <w:r w:rsidRPr="008F18EC">
        <w:rPr>
          <w:rFonts w:asciiTheme="minorHAnsi" w:hAnsiTheme="minorHAnsi" w:cstheme="minorHAnsi"/>
          <w:b/>
          <w:bCs/>
        </w:rPr>
        <w:t>Poder Concedente</w:t>
      </w:r>
      <w:r w:rsidRPr="008F18EC">
        <w:rPr>
          <w:rFonts w:asciiTheme="minorHAnsi" w:hAnsiTheme="minorHAnsi" w:cstheme="minorHAnsi"/>
        </w:rPr>
        <w:t xml:space="preserve">, sujeitará a </w:t>
      </w:r>
      <w:r w:rsidRPr="008F18EC">
        <w:rPr>
          <w:rFonts w:asciiTheme="minorHAnsi" w:hAnsiTheme="minorHAnsi" w:cstheme="minorHAnsi"/>
          <w:b/>
          <w:bCs/>
        </w:rPr>
        <w:t>Adjudicatária</w:t>
      </w:r>
      <w:r w:rsidRPr="008F18EC">
        <w:rPr>
          <w:rFonts w:asciiTheme="minorHAnsi" w:hAnsiTheme="minorHAnsi" w:cstheme="minorHAnsi"/>
        </w:rPr>
        <w:t xml:space="preserve"> às penalidades previstas no Capítulo X.</w:t>
      </w:r>
    </w:p>
    <w:p w14:paraId="34DC6780" w14:textId="44C1B6D3" w:rsidR="00A176F8" w:rsidRPr="008F18EC" w:rsidRDefault="00A176F8" w:rsidP="002D6804">
      <w:pPr>
        <w:pStyle w:val="Captulo"/>
      </w:pPr>
      <w:bookmarkStart w:id="489" w:name="_Toc1498297381"/>
      <w:bookmarkStart w:id="490" w:name="_Toc211683490"/>
      <w:r w:rsidRPr="008F18EC">
        <w:lastRenderedPageBreak/>
        <w:t>CRONOGRAMA DE EVENTOS</w:t>
      </w:r>
      <w:bookmarkEnd w:id="489"/>
      <w:bookmarkEnd w:id="490"/>
    </w:p>
    <w:p w14:paraId="067B63C2" w14:textId="2E667F51" w:rsidR="00A176F8" w:rsidRPr="008F18EC" w:rsidRDefault="00A176F8" w:rsidP="00C041E5">
      <w:pPr>
        <w:pStyle w:val="PargrafodaLista"/>
        <w:numPr>
          <w:ilvl w:val="1"/>
          <w:numId w:val="2"/>
        </w:numPr>
        <w:tabs>
          <w:tab w:val="left" w:pos="993"/>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 desenvolvimento das etapas do </w:t>
      </w:r>
      <w:r w:rsidRPr="008F18EC">
        <w:rPr>
          <w:rFonts w:asciiTheme="minorHAnsi" w:hAnsiTheme="minorHAnsi" w:cstheme="minorHAnsi"/>
          <w:b/>
          <w:bCs/>
        </w:rPr>
        <w:t>Leilão</w:t>
      </w:r>
      <w:r w:rsidRPr="008F18EC">
        <w:rPr>
          <w:rFonts w:asciiTheme="minorHAnsi" w:hAnsiTheme="minorHAnsi" w:cstheme="minorHAnsi"/>
        </w:rPr>
        <w:t xml:space="preserve"> observará a ordem de eventos e </w:t>
      </w:r>
      <w:r w:rsidR="00B035E6" w:rsidRPr="008F18EC">
        <w:rPr>
          <w:rFonts w:asciiTheme="minorHAnsi" w:hAnsiTheme="minorHAnsi" w:cstheme="minorHAnsi"/>
        </w:rPr>
        <w:t>C</w:t>
      </w:r>
      <w:r w:rsidRPr="008F18EC">
        <w:rPr>
          <w:rFonts w:asciiTheme="minorHAnsi" w:hAnsiTheme="minorHAnsi" w:cstheme="minorHAnsi"/>
        </w:rPr>
        <w:t>ronograma indicados na tabela a</w:t>
      </w:r>
      <w:r w:rsidRPr="008F18EC">
        <w:rPr>
          <w:rFonts w:asciiTheme="minorHAnsi" w:hAnsiTheme="minorHAnsi" w:cstheme="minorHAnsi"/>
          <w:spacing w:val="-7"/>
        </w:rPr>
        <w:t xml:space="preserve"> </w:t>
      </w:r>
      <w:r w:rsidRPr="008F18EC">
        <w:rPr>
          <w:rFonts w:asciiTheme="minorHAnsi" w:hAnsiTheme="minorHAnsi" w:cstheme="minorHAnsi"/>
        </w:rPr>
        <w:t>seguir.</w:t>
      </w:r>
    </w:p>
    <w:p w14:paraId="46AEBD2D" w14:textId="3334EA62" w:rsidR="00A176F8" w:rsidRPr="008F18EC" w:rsidRDefault="00A176F8" w:rsidP="00C041E5">
      <w:pPr>
        <w:pStyle w:val="PargrafodaLista"/>
        <w:numPr>
          <w:ilvl w:val="1"/>
          <w:numId w:val="2"/>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del w:id="491" w:author="Isabela Alves Pereira Oliveira" w:date="2025-10-18T12:37:00Z" w16du:dateUtc="2025-10-18T15:37:00Z">
        <w:r w:rsidRPr="008F18EC" w:rsidDel="00565610">
          <w:rPr>
            <w:rFonts w:asciiTheme="minorHAnsi" w:hAnsiTheme="minorHAnsi" w:cstheme="minorHAnsi"/>
            <w:b/>
            <w:bCs/>
          </w:rPr>
          <w:delText>Comissão de Licitação</w:delText>
        </w:r>
      </w:del>
      <w:ins w:id="492" w:author="Isabela Alves Pereira Oliveira" w:date="2025-10-18T12:37:00Z" w16du:dateUtc="2025-10-18T15:37:00Z">
        <w:r w:rsidR="00565610">
          <w:rPr>
            <w:rFonts w:asciiTheme="minorHAnsi" w:hAnsiTheme="minorHAnsi" w:cstheme="minorHAnsi"/>
            <w:b/>
            <w:bCs/>
          </w:rPr>
          <w:t>CPLA</w:t>
        </w:r>
      </w:ins>
      <w:r w:rsidRPr="008F18EC">
        <w:rPr>
          <w:rFonts w:asciiTheme="minorHAnsi" w:hAnsiTheme="minorHAnsi" w:cstheme="minorHAnsi"/>
        </w:rPr>
        <w:t xml:space="preserve"> terá a prerrogativa de alterar as datas mencionadas ao longo do presente </w:t>
      </w:r>
      <w:r w:rsidRPr="008F18EC">
        <w:rPr>
          <w:rFonts w:asciiTheme="minorHAnsi" w:hAnsiTheme="minorHAnsi" w:cstheme="minorHAnsi"/>
          <w:b/>
          <w:bCs/>
        </w:rPr>
        <w:t>Edital</w:t>
      </w:r>
      <w:r w:rsidRPr="008F18EC">
        <w:rPr>
          <w:rFonts w:asciiTheme="minorHAnsi" w:hAnsiTheme="minorHAnsi" w:cstheme="minorHAnsi"/>
        </w:rPr>
        <w:t xml:space="preserve"> e no </w:t>
      </w:r>
      <w:r w:rsidR="00B035E6" w:rsidRPr="008F18EC">
        <w:rPr>
          <w:rFonts w:asciiTheme="minorHAnsi" w:hAnsiTheme="minorHAnsi" w:cstheme="minorHAnsi"/>
        </w:rPr>
        <w:t>C</w:t>
      </w:r>
      <w:r w:rsidRPr="008F18EC">
        <w:rPr>
          <w:rFonts w:asciiTheme="minorHAnsi" w:hAnsiTheme="minorHAnsi" w:cstheme="minorHAnsi"/>
        </w:rPr>
        <w:t>ronograma</w:t>
      </w:r>
      <w:r w:rsidRPr="008F18EC">
        <w:rPr>
          <w:rFonts w:asciiTheme="minorHAnsi" w:hAnsiTheme="minorHAnsi" w:cstheme="minorHAnsi"/>
          <w:spacing w:val="-11"/>
        </w:rPr>
        <w:t xml:space="preserve"> </w:t>
      </w:r>
      <w:r w:rsidRPr="008F18EC">
        <w:rPr>
          <w:rFonts w:asciiTheme="minorHAnsi" w:hAnsiTheme="minorHAnsi" w:cstheme="minorHAnsi"/>
        </w:rPr>
        <w:t>abaixo.</w:t>
      </w:r>
    </w:p>
    <w:tbl>
      <w:tblPr>
        <w:tblStyle w:val="NormalTable0"/>
        <w:tblW w:w="850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258"/>
        <w:gridCol w:w="1281"/>
        <w:gridCol w:w="5966"/>
      </w:tblGrid>
      <w:tr w:rsidR="00A176F8" w:rsidRPr="008F18EC" w14:paraId="2F654402" w14:textId="77777777" w:rsidTr="00112892">
        <w:trPr>
          <w:trHeight w:val="309"/>
        </w:trPr>
        <w:tc>
          <w:tcPr>
            <w:tcW w:w="1258" w:type="dxa"/>
            <w:shd w:val="clear" w:color="auto" w:fill="A6A6A6" w:themeFill="background1" w:themeFillShade="A6"/>
          </w:tcPr>
          <w:p w14:paraId="389C4DED" w14:textId="77777777" w:rsidR="00A176F8" w:rsidRPr="008F18EC" w:rsidRDefault="00A176F8" w:rsidP="005B3B24">
            <w:pPr>
              <w:pStyle w:val="TableParagraph"/>
              <w:spacing w:before="0" w:line="300" w:lineRule="exact"/>
              <w:ind w:left="16"/>
              <w:jc w:val="center"/>
              <w:rPr>
                <w:rFonts w:asciiTheme="minorHAnsi" w:hAnsiTheme="minorHAnsi" w:cstheme="minorHAnsi"/>
                <w:b/>
                <w:lang w:val="pt-BR"/>
              </w:rPr>
            </w:pPr>
            <w:r w:rsidRPr="008F18EC">
              <w:rPr>
                <w:rFonts w:asciiTheme="minorHAnsi" w:hAnsiTheme="minorHAnsi" w:cstheme="minorHAnsi"/>
                <w:b/>
                <w:lang w:val="pt-BR"/>
              </w:rPr>
              <w:t>Evento</w:t>
            </w:r>
          </w:p>
        </w:tc>
        <w:tc>
          <w:tcPr>
            <w:tcW w:w="1281" w:type="dxa"/>
            <w:shd w:val="clear" w:color="auto" w:fill="A6A6A6" w:themeFill="background1" w:themeFillShade="A6"/>
          </w:tcPr>
          <w:p w14:paraId="5F664A1F" w14:textId="77777777" w:rsidR="00A176F8" w:rsidRPr="008F18EC" w:rsidRDefault="00A176F8" w:rsidP="005B3B24">
            <w:pPr>
              <w:pStyle w:val="TableParagraph"/>
              <w:spacing w:before="0" w:line="300" w:lineRule="exact"/>
              <w:ind w:left="16"/>
              <w:jc w:val="center"/>
              <w:rPr>
                <w:rFonts w:asciiTheme="minorHAnsi" w:hAnsiTheme="minorHAnsi" w:cstheme="minorHAnsi"/>
                <w:b/>
                <w:lang w:val="pt-BR"/>
              </w:rPr>
            </w:pPr>
            <w:r w:rsidRPr="008F18EC">
              <w:rPr>
                <w:rFonts w:asciiTheme="minorHAnsi" w:hAnsiTheme="minorHAnsi" w:cstheme="minorHAnsi"/>
                <w:b/>
                <w:lang w:val="pt-BR"/>
              </w:rPr>
              <w:t>Data</w:t>
            </w:r>
          </w:p>
        </w:tc>
        <w:tc>
          <w:tcPr>
            <w:tcW w:w="5966" w:type="dxa"/>
            <w:shd w:val="clear" w:color="auto" w:fill="A6A6A6" w:themeFill="background1" w:themeFillShade="A6"/>
          </w:tcPr>
          <w:p w14:paraId="72367CF9" w14:textId="77777777" w:rsidR="00A176F8" w:rsidRPr="008F18EC" w:rsidRDefault="00A176F8" w:rsidP="005B3B24">
            <w:pPr>
              <w:pStyle w:val="TableParagraph"/>
              <w:spacing w:before="0" w:line="300" w:lineRule="exact"/>
              <w:ind w:left="17" w:right="1"/>
              <w:jc w:val="center"/>
              <w:rPr>
                <w:rFonts w:asciiTheme="minorHAnsi" w:hAnsiTheme="minorHAnsi" w:cstheme="minorHAnsi"/>
                <w:b/>
                <w:lang w:val="pt-BR"/>
              </w:rPr>
            </w:pPr>
            <w:r w:rsidRPr="008F18EC">
              <w:rPr>
                <w:rFonts w:asciiTheme="minorHAnsi" w:hAnsiTheme="minorHAnsi" w:cstheme="minorHAnsi"/>
                <w:b/>
                <w:lang w:val="pt-BR"/>
              </w:rPr>
              <w:t>Descrição do Evento</w:t>
            </w:r>
          </w:p>
        </w:tc>
      </w:tr>
      <w:tr w:rsidR="00A176F8" w:rsidRPr="008F18EC" w14:paraId="5DE0CBAD" w14:textId="77777777" w:rsidTr="00112892">
        <w:trPr>
          <w:trHeight w:val="309"/>
        </w:trPr>
        <w:tc>
          <w:tcPr>
            <w:tcW w:w="1258" w:type="dxa"/>
            <w:vAlign w:val="center"/>
          </w:tcPr>
          <w:p w14:paraId="5AEEDBC3" w14:textId="77777777" w:rsidR="00A176F8" w:rsidRPr="008F18EC" w:rsidRDefault="00A176F8" w:rsidP="005B3B24">
            <w:pPr>
              <w:pStyle w:val="TableParagraph"/>
              <w:spacing w:before="0" w:line="300" w:lineRule="exact"/>
              <w:ind w:left="0"/>
              <w:jc w:val="center"/>
              <w:rPr>
                <w:rFonts w:asciiTheme="minorHAnsi" w:hAnsiTheme="minorHAnsi" w:cstheme="minorHAnsi"/>
                <w:lang w:val="pt-BR"/>
              </w:rPr>
            </w:pPr>
            <w:r w:rsidRPr="008F18EC">
              <w:rPr>
                <w:rFonts w:asciiTheme="minorHAnsi" w:hAnsiTheme="minorHAnsi" w:cstheme="minorHAnsi"/>
                <w:lang w:val="pt-BR"/>
              </w:rPr>
              <w:t>1</w:t>
            </w:r>
          </w:p>
        </w:tc>
        <w:tc>
          <w:tcPr>
            <w:tcW w:w="1281" w:type="dxa"/>
            <w:vMerge w:val="restart"/>
            <w:vAlign w:val="center"/>
          </w:tcPr>
          <w:p w14:paraId="1871BC48" w14:textId="77777777" w:rsidR="00A176F8" w:rsidRPr="008F18EC" w:rsidRDefault="00A176F8" w:rsidP="005B3B24">
            <w:pPr>
              <w:pStyle w:val="TableParagraph"/>
              <w:spacing w:before="0" w:line="300" w:lineRule="exact"/>
              <w:jc w:val="center"/>
              <w:rPr>
                <w:rFonts w:asciiTheme="minorHAnsi" w:hAnsiTheme="minorHAnsi" w:cstheme="minorHAnsi"/>
                <w:lang w:val="pt-BR"/>
              </w:rPr>
            </w:pPr>
            <w:r w:rsidRPr="008F18EC">
              <w:rPr>
                <w:rFonts w:asciiTheme="minorHAnsi" w:hAnsiTheme="minorHAnsi" w:cstheme="minorHAnsi"/>
                <w:lang w:val="pt-BR"/>
              </w:rPr>
              <w:t>[</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5E50D3F8" w14:textId="3FAF094E" w:rsidR="00A176F8" w:rsidRPr="008F18EC" w:rsidRDefault="00A176F8" w:rsidP="005B3B24">
            <w:pPr>
              <w:pStyle w:val="TableParagraph"/>
              <w:spacing w:before="0" w:line="300" w:lineRule="exact"/>
              <w:jc w:val="both"/>
              <w:rPr>
                <w:rFonts w:asciiTheme="minorHAnsi" w:hAnsiTheme="minorHAnsi" w:cstheme="minorHAnsi"/>
                <w:lang w:val="pt-BR"/>
              </w:rPr>
            </w:pPr>
            <w:r w:rsidRPr="008F18EC">
              <w:rPr>
                <w:rFonts w:asciiTheme="minorHAnsi" w:hAnsiTheme="minorHAnsi" w:cstheme="minorHAnsi"/>
                <w:lang w:val="pt-BR"/>
              </w:rPr>
              <w:t xml:space="preserve">Publicação do </w:t>
            </w:r>
            <w:r w:rsidRPr="008F18EC">
              <w:rPr>
                <w:rFonts w:asciiTheme="minorHAnsi" w:hAnsiTheme="minorHAnsi" w:cstheme="minorHAnsi"/>
                <w:b/>
                <w:bCs/>
                <w:lang w:val="pt-BR"/>
              </w:rPr>
              <w:t>Edital</w:t>
            </w:r>
            <w:r w:rsidR="00AA1969" w:rsidRPr="008F18EC">
              <w:rPr>
                <w:rFonts w:asciiTheme="minorHAnsi" w:hAnsiTheme="minorHAnsi" w:cstheme="minorHAnsi"/>
                <w:b/>
                <w:bCs/>
                <w:lang w:val="pt-BR"/>
              </w:rPr>
              <w:t xml:space="preserve"> </w:t>
            </w:r>
            <w:r w:rsidR="00AA1969" w:rsidRPr="008F18EC">
              <w:rPr>
                <w:rFonts w:asciiTheme="minorHAnsi" w:hAnsiTheme="minorHAnsi" w:cstheme="minorHAnsi"/>
                <w:lang w:val="pt-BR"/>
              </w:rPr>
              <w:t>e</w:t>
            </w:r>
            <w:r w:rsidR="00AA1969" w:rsidRPr="008F18EC">
              <w:rPr>
                <w:rFonts w:asciiTheme="minorHAnsi" w:hAnsiTheme="minorHAnsi" w:cstheme="minorHAnsi"/>
                <w:b/>
                <w:bCs/>
                <w:lang w:val="pt-BR"/>
              </w:rPr>
              <w:t xml:space="preserve"> Anexos</w:t>
            </w:r>
            <w:r w:rsidRPr="008F18EC">
              <w:rPr>
                <w:rFonts w:asciiTheme="minorHAnsi" w:hAnsiTheme="minorHAnsi" w:cstheme="minorHAnsi"/>
                <w:lang w:val="pt-BR"/>
              </w:rPr>
              <w:t>.</w:t>
            </w:r>
          </w:p>
        </w:tc>
      </w:tr>
      <w:tr w:rsidR="00A176F8" w:rsidRPr="008F18EC" w14:paraId="3775A912" w14:textId="77777777" w:rsidTr="00112892">
        <w:trPr>
          <w:trHeight w:val="309"/>
        </w:trPr>
        <w:tc>
          <w:tcPr>
            <w:tcW w:w="1258" w:type="dxa"/>
            <w:tcBorders>
              <w:top w:val="nil"/>
            </w:tcBorders>
            <w:vAlign w:val="center"/>
          </w:tcPr>
          <w:p w14:paraId="13F28BFC" w14:textId="77777777" w:rsidR="00A176F8" w:rsidRPr="008F18EC" w:rsidRDefault="00A176F8" w:rsidP="005B3B24">
            <w:pPr>
              <w:spacing w:line="300" w:lineRule="exact"/>
              <w:jc w:val="center"/>
              <w:rPr>
                <w:rFonts w:asciiTheme="minorHAnsi" w:hAnsiTheme="minorHAnsi" w:cstheme="minorHAnsi"/>
                <w:lang w:val="pt-BR"/>
              </w:rPr>
            </w:pPr>
            <w:r w:rsidRPr="008F18EC">
              <w:rPr>
                <w:rFonts w:asciiTheme="minorHAnsi" w:hAnsiTheme="minorHAnsi" w:cstheme="minorHAnsi"/>
                <w:lang w:val="pt-BR"/>
              </w:rPr>
              <w:t>2</w:t>
            </w:r>
          </w:p>
        </w:tc>
        <w:tc>
          <w:tcPr>
            <w:tcW w:w="1281" w:type="dxa"/>
            <w:vMerge/>
            <w:vAlign w:val="center"/>
          </w:tcPr>
          <w:p w14:paraId="5AF0F7BF" w14:textId="77777777" w:rsidR="00A176F8" w:rsidRPr="008F18EC" w:rsidRDefault="00A176F8" w:rsidP="005B3B24">
            <w:pPr>
              <w:spacing w:line="300" w:lineRule="exact"/>
              <w:jc w:val="center"/>
              <w:rPr>
                <w:rFonts w:asciiTheme="minorHAnsi" w:hAnsiTheme="minorHAnsi" w:cstheme="minorHAnsi"/>
                <w:lang w:val="pt-BR"/>
              </w:rPr>
            </w:pPr>
          </w:p>
        </w:tc>
        <w:tc>
          <w:tcPr>
            <w:tcW w:w="5966" w:type="dxa"/>
            <w:vAlign w:val="center"/>
          </w:tcPr>
          <w:p w14:paraId="695D32E0" w14:textId="77777777" w:rsidR="00A176F8" w:rsidRPr="008F18EC" w:rsidRDefault="00A176F8" w:rsidP="005B3B24">
            <w:pPr>
              <w:pStyle w:val="TableParagraph"/>
              <w:spacing w:before="0" w:line="300" w:lineRule="exact"/>
              <w:jc w:val="both"/>
              <w:rPr>
                <w:rFonts w:asciiTheme="minorHAnsi" w:hAnsiTheme="minorHAnsi" w:cstheme="minorHAnsi"/>
                <w:lang w:val="pt-BR"/>
              </w:rPr>
            </w:pPr>
            <w:r w:rsidRPr="008F18EC">
              <w:rPr>
                <w:rFonts w:asciiTheme="minorHAnsi" w:hAnsiTheme="minorHAnsi" w:cstheme="minorHAnsi"/>
                <w:lang w:val="pt-BR"/>
              </w:rPr>
              <w:t xml:space="preserve">Abertura do prazo para impugnação do </w:t>
            </w:r>
            <w:r w:rsidRPr="008F18EC">
              <w:rPr>
                <w:rFonts w:asciiTheme="minorHAnsi" w:hAnsiTheme="minorHAnsi" w:cstheme="minorHAnsi"/>
                <w:b/>
                <w:bCs/>
                <w:lang w:val="pt-BR"/>
              </w:rPr>
              <w:t>Edital</w:t>
            </w:r>
            <w:r w:rsidRPr="008F18EC">
              <w:rPr>
                <w:rFonts w:asciiTheme="minorHAnsi" w:hAnsiTheme="minorHAnsi" w:cstheme="minorHAnsi"/>
                <w:lang w:val="pt-BR"/>
              </w:rPr>
              <w:t>.</w:t>
            </w:r>
          </w:p>
        </w:tc>
      </w:tr>
      <w:tr w:rsidR="00A176F8" w:rsidRPr="008F18EC" w14:paraId="7D3B3261" w14:textId="77777777" w:rsidTr="00112892">
        <w:trPr>
          <w:trHeight w:val="304"/>
        </w:trPr>
        <w:tc>
          <w:tcPr>
            <w:tcW w:w="1258" w:type="dxa"/>
            <w:tcBorders>
              <w:top w:val="nil"/>
            </w:tcBorders>
            <w:vAlign w:val="center"/>
          </w:tcPr>
          <w:p w14:paraId="37E3EE62" w14:textId="77777777" w:rsidR="00A176F8" w:rsidRPr="008F18EC" w:rsidRDefault="00A176F8" w:rsidP="005B3B24">
            <w:pPr>
              <w:spacing w:line="300" w:lineRule="exact"/>
              <w:jc w:val="center"/>
              <w:rPr>
                <w:rFonts w:asciiTheme="minorHAnsi" w:hAnsiTheme="minorHAnsi" w:cstheme="minorHAnsi"/>
                <w:lang w:val="pt-BR"/>
              </w:rPr>
            </w:pPr>
            <w:r w:rsidRPr="008F18EC">
              <w:rPr>
                <w:rFonts w:asciiTheme="minorHAnsi" w:hAnsiTheme="minorHAnsi" w:cstheme="minorHAnsi"/>
                <w:lang w:val="pt-BR"/>
              </w:rPr>
              <w:t>3</w:t>
            </w:r>
          </w:p>
        </w:tc>
        <w:tc>
          <w:tcPr>
            <w:tcW w:w="1281" w:type="dxa"/>
            <w:vMerge/>
            <w:vAlign w:val="center"/>
          </w:tcPr>
          <w:p w14:paraId="3E3CED15" w14:textId="77777777" w:rsidR="00A176F8" w:rsidRPr="008F18EC" w:rsidRDefault="00A176F8" w:rsidP="005B3B24">
            <w:pPr>
              <w:spacing w:line="300" w:lineRule="exact"/>
              <w:jc w:val="center"/>
              <w:rPr>
                <w:rFonts w:asciiTheme="minorHAnsi" w:hAnsiTheme="minorHAnsi" w:cstheme="minorHAnsi"/>
                <w:lang w:val="pt-BR"/>
              </w:rPr>
            </w:pPr>
          </w:p>
        </w:tc>
        <w:tc>
          <w:tcPr>
            <w:tcW w:w="5966" w:type="dxa"/>
            <w:vAlign w:val="center"/>
          </w:tcPr>
          <w:p w14:paraId="42602368" w14:textId="77777777" w:rsidR="00A176F8" w:rsidRPr="008F18EC" w:rsidRDefault="00A176F8" w:rsidP="005B3B24">
            <w:pPr>
              <w:pStyle w:val="TableParagraph"/>
              <w:spacing w:before="0" w:line="300" w:lineRule="exact"/>
              <w:jc w:val="both"/>
              <w:rPr>
                <w:rFonts w:asciiTheme="minorHAnsi" w:hAnsiTheme="minorHAnsi" w:cstheme="minorHAnsi"/>
                <w:lang w:val="pt-BR"/>
              </w:rPr>
            </w:pPr>
            <w:r w:rsidRPr="008F18EC">
              <w:rPr>
                <w:rFonts w:asciiTheme="minorHAnsi" w:hAnsiTheme="minorHAnsi" w:cstheme="minorHAnsi"/>
                <w:lang w:val="pt-BR"/>
              </w:rPr>
              <w:t xml:space="preserve">Abertura de prazo para solicitação de esclarecimentos ao </w:t>
            </w:r>
            <w:r w:rsidRPr="008F18EC">
              <w:rPr>
                <w:rFonts w:asciiTheme="minorHAnsi" w:hAnsiTheme="minorHAnsi" w:cstheme="minorHAnsi"/>
                <w:b/>
                <w:bCs/>
                <w:lang w:val="pt-BR"/>
              </w:rPr>
              <w:t>Edital</w:t>
            </w:r>
            <w:r w:rsidRPr="008F18EC">
              <w:rPr>
                <w:rFonts w:asciiTheme="minorHAnsi" w:hAnsiTheme="minorHAnsi" w:cstheme="minorHAnsi"/>
                <w:lang w:val="pt-BR"/>
              </w:rPr>
              <w:t>.</w:t>
            </w:r>
          </w:p>
        </w:tc>
      </w:tr>
      <w:tr w:rsidR="00A176F8" w:rsidRPr="008F18EC" w14:paraId="34734E55" w14:textId="77777777" w:rsidTr="00112892">
        <w:trPr>
          <w:trHeight w:val="250"/>
        </w:trPr>
        <w:tc>
          <w:tcPr>
            <w:tcW w:w="1258" w:type="dxa"/>
            <w:vAlign w:val="center"/>
          </w:tcPr>
          <w:p w14:paraId="6308BF21" w14:textId="77777777" w:rsidR="00A176F8" w:rsidRPr="008F18EC" w:rsidRDefault="00A176F8" w:rsidP="005B3B24">
            <w:pPr>
              <w:pStyle w:val="TableParagraph"/>
              <w:spacing w:before="0" w:line="300" w:lineRule="exact"/>
              <w:ind w:left="0"/>
              <w:jc w:val="center"/>
              <w:rPr>
                <w:rFonts w:asciiTheme="minorHAnsi" w:hAnsiTheme="minorHAnsi" w:cstheme="minorHAnsi"/>
                <w:lang w:val="pt-BR"/>
              </w:rPr>
            </w:pPr>
            <w:r w:rsidRPr="008F18EC">
              <w:rPr>
                <w:rFonts w:asciiTheme="minorHAnsi" w:hAnsiTheme="minorHAnsi" w:cstheme="minorHAnsi"/>
                <w:lang w:val="pt-BR"/>
              </w:rPr>
              <w:t>4</w:t>
            </w:r>
          </w:p>
        </w:tc>
        <w:tc>
          <w:tcPr>
            <w:tcW w:w="1281" w:type="dxa"/>
            <w:vAlign w:val="center"/>
          </w:tcPr>
          <w:p w14:paraId="6199339F" w14:textId="77777777" w:rsidR="00A176F8" w:rsidRPr="008F18EC" w:rsidRDefault="00A176F8" w:rsidP="005B3B24">
            <w:pPr>
              <w:pStyle w:val="TableParagraph"/>
              <w:spacing w:before="0" w:line="300" w:lineRule="exact"/>
              <w:ind w:left="16"/>
              <w:jc w:val="center"/>
              <w:rPr>
                <w:rFonts w:asciiTheme="minorHAnsi" w:hAnsiTheme="minorHAnsi" w:cstheme="minorHAnsi"/>
                <w:lang w:val="pt-BR"/>
              </w:rPr>
            </w:pPr>
            <w:r w:rsidRPr="008F18EC">
              <w:rPr>
                <w:rFonts w:asciiTheme="minorHAnsi" w:hAnsiTheme="minorHAnsi" w:cstheme="minorHAnsi"/>
                <w:lang w:val="pt-BR"/>
              </w:rPr>
              <w:t>[</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4D5E4469" w14:textId="77777777" w:rsidR="00A176F8" w:rsidRPr="008F18EC" w:rsidRDefault="00A176F8" w:rsidP="005B3B24">
            <w:pPr>
              <w:pStyle w:val="TableParagraph"/>
              <w:spacing w:before="0" w:line="300" w:lineRule="exact"/>
              <w:ind w:right="37"/>
              <w:jc w:val="both"/>
              <w:rPr>
                <w:rFonts w:asciiTheme="minorHAnsi" w:hAnsiTheme="minorHAnsi" w:cstheme="minorHAnsi"/>
                <w:lang w:val="pt-BR"/>
              </w:rPr>
            </w:pPr>
            <w:r w:rsidRPr="008F18EC">
              <w:rPr>
                <w:rFonts w:asciiTheme="minorHAnsi" w:hAnsiTheme="minorHAnsi" w:cstheme="minorHAnsi"/>
                <w:lang w:val="pt-BR"/>
              </w:rPr>
              <w:t xml:space="preserve">Disponibilização do </w:t>
            </w:r>
            <w:r w:rsidRPr="008F18EC">
              <w:rPr>
                <w:rFonts w:asciiTheme="minorHAnsi" w:hAnsiTheme="minorHAnsi" w:cstheme="minorHAnsi"/>
                <w:b/>
                <w:bCs/>
                <w:lang w:val="pt-BR"/>
              </w:rPr>
              <w:t>Anexo 1</w:t>
            </w:r>
            <w:r w:rsidRPr="008F18EC">
              <w:rPr>
                <w:rFonts w:asciiTheme="minorHAnsi" w:hAnsiTheme="minorHAnsi" w:cstheme="minorHAnsi"/>
                <w:lang w:val="pt-BR"/>
              </w:rPr>
              <w:t>.</w:t>
            </w:r>
          </w:p>
        </w:tc>
      </w:tr>
      <w:tr w:rsidR="00A176F8" w:rsidRPr="008F18EC" w14:paraId="3328E4D6" w14:textId="77777777" w:rsidTr="00112892">
        <w:trPr>
          <w:trHeight w:val="362"/>
        </w:trPr>
        <w:tc>
          <w:tcPr>
            <w:tcW w:w="1258" w:type="dxa"/>
            <w:vAlign w:val="center"/>
          </w:tcPr>
          <w:p w14:paraId="4690D2B8" w14:textId="77777777" w:rsidR="00A176F8" w:rsidRPr="008F18EC" w:rsidRDefault="00A176F8" w:rsidP="005B3B24">
            <w:pPr>
              <w:pStyle w:val="TableParagraph"/>
              <w:spacing w:before="0" w:line="300" w:lineRule="exact"/>
              <w:ind w:left="16"/>
              <w:jc w:val="center"/>
              <w:rPr>
                <w:rFonts w:asciiTheme="minorHAnsi" w:hAnsiTheme="minorHAnsi" w:cstheme="minorHAnsi"/>
                <w:lang w:val="pt-BR"/>
              </w:rPr>
            </w:pPr>
            <w:r w:rsidRPr="008F18EC">
              <w:rPr>
                <w:rFonts w:asciiTheme="minorHAnsi" w:hAnsiTheme="minorHAnsi" w:cstheme="minorHAnsi"/>
                <w:lang w:val="pt-BR"/>
              </w:rPr>
              <w:t>5</w:t>
            </w:r>
          </w:p>
        </w:tc>
        <w:tc>
          <w:tcPr>
            <w:tcW w:w="1281" w:type="dxa"/>
            <w:vAlign w:val="center"/>
          </w:tcPr>
          <w:p w14:paraId="3CF0AD64" w14:textId="77777777" w:rsidR="00A176F8" w:rsidRPr="008F18EC" w:rsidRDefault="00A176F8" w:rsidP="005B3B24">
            <w:pPr>
              <w:pStyle w:val="TableParagraph"/>
              <w:spacing w:before="0" w:line="300" w:lineRule="exact"/>
              <w:ind w:left="16"/>
              <w:jc w:val="center"/>
              <w:rPr>
                <w:rFonts w:asciiTheme="minorHAnsi" w:hAnsiTheme="minorHAnsi" w:cstheme="minorHAnsi"/>
                <w:lang w:val="pt-BR"/>
              </w:rPr>
            </w:pPr>
            <w:r w:rsidRPr="008F18EC">
              <w:rPr>
                <w:rFonts w:asciiTheme="minorHAnsi" w:hAnsiTheme="minorHAnsi" w:cstheme="minorHAnsi"/>
                <w:lang w:val="pt-BR"/>
              </w:rPr>
              <w:t>[</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7838B948" w14:textId="77777777" w:rsidR="00A176F8" w:rsidRPr="008F18EC" w:rsidRDefault="00A176F8" w:rsidP="005B3B24">
            <w:pPr>
              <w:pStyle w:val="TableParagraph"/>
              <w:spacing w:before="0" w:line="300" w:lineRule="exact"/>
              <w:ind w:right="186"/>
              <w:jc w:val="both"/>
              <w:rPr>
                <w:rFonts w:asciiTheme="minorHAnsi" w:hAnsiTheme="minorHAnsi" w:cstheme="minorHAnsi"/>
                <w:lang w:val="pt-BR"/>
              </w:rPr>
            </w:pPr>
            <w:r w:rsidRPr="008F18EC">
              <w:rPr>
                <w:rFonts w:asciiTheme="minorHAnsi" w:hAnsiTheme="minorHAnsi" w:cstheme="minorHAnsi"/>
                <w:lang w:val="pt-BR"/>
              </w:rPr>
              <w:t xml:space="preserve">Fim do prazo para apresentação de solicitação de esclarecimentos ao </w:t>
            </w:r>
            <w:r w:rsidRPr="008F18EC">
              <w:rPr>
                <w:rFonts w:asciiTheme="minorHAnsi" w:hAnsiTheme="minorHAnsi" w:cstheme="minorHAnsi"/>
                <w:b/>
                <w:bCs/>
                <w:lang w:val="pt-BR"/>
              </w:rPr>
              <w:t>Edital</w:t>
            </w:r>
            <w:r w:rsidRPr="008F18EC">
              <w:rPr>
                <w:rFonts w:asciiTheme="minorHAnsi" w:hAnsiTheme="minorHAnsi" w:cstheme="minorHAnsi"/>
                <w:lang w:val="pt-BR"/>
              </w:rPr>
              <w:t>.</w:t>
            </w:r>
          </w:p>
        </w:tc>
      </w:tr>
      <w:tr w:rsidR="00A176F8" w:rsidRPr="008F18EC" w14:paraId="75ED4C62" w14:textId="77777777" w:rsidTr="00112892">
        <w:trPr>
          <w:trHeight w:val="309"/>
        </w:trPr>
        <w:tc>
          <w:tcPr>
            <w:tcW w:w="1258" w:type="dxa"/>
            <w:vAlign w:val="center"/>
          </w:tcPr>
          <w:p w14:paraId="42DFABF3" w14:textId="77777777" w:rsidR="00A176F8" w:rsidRPr="008F18EC" w:rsidRDefault="00A176F8" w:rsidP="005B3B24">
            <w:pPr>
              <w:pStyle w:val="TableParagraph"/>
              <w:spacing w:before="0" w:line="300" w:lineRule="exact"/>
              <w:ind w:left="16"/>
              <w:jc w:val="center"/>
              <w:rPr>
                <w:rFonts w:asciiTheme="minorHAnsi" w:hAnsiTheme="minorHAnsi" w:cstheme="minorHAnsi"/>
                <w:lang w:val="pt-BR"/>
              </w:rPr>
            </w:pPr>
            <w:r w:rsidRPr="008F18EC">
              <w:rPr>
                <w:rFonts w:asciiTheme="minorHAnsi" w:hAnsiTheme="minorHAnsi" w:cstheme="minorHAnsi"/>
                <w:lang w:val="pt-BR"/>
              </w:rPr>
              <w:t>6</w:t>
            </w:r>
          </w:p>
        </w:tc>
        <w:tc>
          <w:tcPr>
            <w:tcW w:w="1281" w:type="dxa"/>
            <w:vAlign w:val="center"/>
          </w:tcPr>
          <w:p w14:paraId="19D46AB0" w14:textId="77777777" w:rsidR="00A176F8" w:rsidRPr="008F18EC" w:rsidRDefault="00A176F8" w:rsidP="005B3B24">
            <w:pPr>
              <w:pStyle w:val="TableParagraph"/>
              <w:spacing w:before="0" w:line="300" w:lineRule="exact"/>
              <w:ind w:left="16"/>
              <w:jc w:val="center"/>
              <w:rPr>
                <w:rFonts w:asciiTheme="minorHAnsi" w:hAnsiTheme="minorHAnsi" w:cstheme="minorHAnsi"/>
                <w:lang w:val="pt-BR"/>
              </w:rPr>
            </w:pPr>
            <w:r w:rsidRPr="008F18EC">
              <w:rPr>
                <w:rFonts w:asciiTheme="minorHAnsi" w:hAnsiTheme="minorHAnsi" w:cstheme="minorHAnsi"/>
                <w:lang w:val="pt-BR"/>
              </w:rPr>
              <w:t>[</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050D9A83" w14:textId="77777777" w:rsidR="00A176F8" w:rsidRPr="008F18EC" w:rsidRDefault="00A176F8" w:rsidP="005B3B24">
            <w:pPr>
              <w:pStyle w:val="TableParagraph"/>
              <w:spacing w:before="0" w:line="300" w:lineRule="exact"/>
              <w:ind w:left="62"/>
              <w:jc w:val="both"/>
              <w:rPr>
                <w:rFonts w:asciiTheme="minorHAnsi" w:hAnsiTheme="minorHAnsi" w:cstheme="minorHAnsi"/>
                <w:lang w:val="pt-BR"/>
              </w:rPr>
            </w:pPr>
            <w:r w:rsidRPr="008F18EC">
              <w:rPr>
                <w:rFonts w:asciiTheme="minorHAnsi" w:hAnsiTheme="minorHAnsi" w:cstheme="minorHAnsi"/>
                <w:lang w:val="pt-BR"/>
              </w:rPr>
              <w:t xml:space="preserve">Fim do prazo para impugnação ao </w:t>
            </w:r>
            <w:r w:rsidRPr="008F18EC">
              <w:rPr>
                <w:rFonts w:asciiTheme="minorHAnsi" w:hAnsiTheme="minorHAnsi" w:cstheme="minorHAnsi"/>
                <w:b/>
                <w:bCs/>
                <w:lang w:val="pt-BR"/>
              </w:rPr>
              <w:t>Edital</w:t>
            </w:r>
            <w:r w:rsidRPr="008F18EC">
              <w:rPr>
                <w:rFonts w:asciiTheme="minorHAnsi" w:hAnsiTheme="minorHAnsi" w:cstheme="minorHAnsi"/>
                <w:lang w:val="pt-BR"/>
              </w:rPr>
              <w:t>.</w:t>
            </w:r>
          </w:p>
        </w:tc>
      </w:tr>
      <w:tr w:rsidR="00A176F8" w:rsidRPr="008F18EC" w14:paraId="26254FAB" w14:textId="77777777" w:rsidTr="00112892">
        <w:trPr>
          <w:trHeight w:val="309"/>
        </w:trPr>
        <w:tc>
          <w:tcPr>
            <w:tcW w:w="1258" w:type="dxa"/>
            <w:vAlign w:val="center"/>
          </w:tcPr>
          <w:p w14:paraId="2B983FAB" w14:textId="77777777" w:rsidR="00A176F8" w:rsidRPr="008F18EC" w:rsidRDefault="00A176F8" w:rsidP="005B3B24">
            <w:pPr>
              <w:pStyle w:val="TableParagraph"/>
              <w:spacing w:before="0" w:line="300" w:lineRule="exact"/>
              <w:ind w:left="16"/>
              <w:jc w:val="center"/>
              <w:rPr>
                <w:rFonts w:asciiTheme="minorHAnsi" w:hAnsiTheme="minorHAnsi" w:cstheme="minorHAnsi"/>
                <w:lang w:val="pt-BR"/>
              </w:rPr>
            </w:pPr>
            <w:r w:rsidRPr="008F18EC">
              <w:rPr>
                <w:rFonts w:asciiTheme="minorHAnsi" w:hAnsiTheme="minorHAnsi" w:cstheme="minorHAnsi"/>
                <w:lang w:val="pt-BR"/>
              </w:rPr>
              <w:t>7</w:t>
            </w:r>
          </w:p>
        </w:tc>
        <w:tc>
          <w:tcPr>
            <w:tcW w:w="1281" w:type="dxa"/>
            <w:vAlign w:val="center"/>
          </w:tcPr>
          <w:p w14:paraId="0ACF4489" w14:textId="77777777" w:rsidR="00A176F8" w:rsidRPr="008F18EC" w:rsidRDefault="00A176F8" w:rsidP="005B3B24">
            <w:pPr>
              <w:pStyle w:val="TableParagraph"/>
              <w:spacing w:before="0" w:line="300" w:lineRule="exact"/>
              <w:ind w:left="16"/>
              <w:jc w:val="center"/>
              <w:rPr>
                <w:rFonts w:asciiTheme="minorHAnsi" w:hAnsiTheme="minorHAnsi" w:cstheme="minorHAnsi"/>
                <w:lang w:val="pt-BR"/>
              </w:rPr>
            </w:pPr>
            <w:r w:rsidRPr="008F18EC">
              <w:rPr>
                <w:rFonts w:asciiTheme="minorHAnsi" w:hAnsiTheme="minorHAnsi" w:cstheme="minorHAnsi"/>
                <w:lang w:val="pt-BR"/>
              </w:rPr>
              <w:t>[</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4C850533" w14:textId="77777777" w:rsidR="00A176F8" w:rsidRPr="008F18EC" w:rsidRDefault="00A176F8" w:rsidP="005B3B24">
            <w:pPr>
              <w:pStyle w:val="TableParagraph"/>
              <w:spacing w:before="0" w:line="300" w:lineRule="exact"/>
              <w:ind w:left="62"/>
              <w:jc w:val="both"/>
              <w:rPr>
                <w:rFonts w:asciiTheme="minorHAnsi" w:hAnsiTheme="minorHAnsi" w:cstheme="minorHAnsi"/>
                <w:lang w:val="pt-BR"/>
              </w:rPr>
            </w:pPr>
            <w:r w:rsidRPr="008F18EC">
              <w:rPr>
                <w:rFonts w:asciiTheme="minorHAnsi" w:hAnsiTheme="minorHAnsi" w:cstheme="minorHAnsi"/>
                <w:lang w:val="pt-BR"/>
              </w:rPr>
              <w:t>Divulgação das respostas aos esclarecimentos solicitados.</w:t>
            </w:r>
          </w:p>
        </w:tc>
      </w:tr>
      <w:tr w:rsidR="00A176F8" w:rsidRPr="008F18EC" w14:paraId="4CFC556B" w14:textId="77777777" w:rsidTr="00112892">
        <w:trPr>
          <w:trHeight w:val="299"/>
        </w:trPr>
        <w:tc>
          <w:tcPr>
            <w:tcW w:w="1258" w:type="dxa"/>
            <w:vAlign w:val="center"/>
          </w:tcPr>
          <w:p w14:paraId="006E1A4F" w14:textId="77777777" w:rsidR="00A176F8" w:rsidRPr="008F18EC" w:rsidRDefault="00A176F8" w:rsidP="005B3B24">
            <w:pPr>
              <w:pStyle w:val="TableParagraph"/>
              <w:spacing w:before="0" w:line="300" w:lineRule="exact"/>
              <w:ind w:left="0"/>
              <w:jc w:val="center"/>
              <w:rPr>
                <w:rFonts w:asciiTheme="minorHAnsi" w:hAnsiTheme="minorHAnsi" w:cstheme="minorHAnsi"/>
                <w:lang w:val="pt-BR"/>
              </w:rPr>
            </w:pPr>
            <w:r w:rsidRPr="008F18EC">
              <w:rPr>
                <w:rFonts w:asciiTheme="minorHAnsi" w:hAnsiTheme="minorHAnsi" w:cstheme="minorHAnsi"/>
                <w:lang w:val="pt-BR"/>
              </w:rPr>
              <w:t>8</w:t>
            </w:r>
          </w:p>
        </w:tc>
        <w:tc>
          <w:tcPr>
            <w:tcW w:w="1281" w:type="dxa"/>
            <w:vAlign w:val="center"/>
          </w:tcPr>
          <w:p w14:paraId="1AF3EB3E" w14:textId="77777777" w:rsidR="00A176F8" w:rsidRPr="008F18EC" w:rsidRDefault="00A176F8" w:rsidP="005B3B24">
            <w:pPr>
              <w:pStyle w:val="TableParagraph"/>
              <w:spacing w:before="0" w:line="300" w:lineRule="exact"/>
              <w:ind w:left="21"/>
              <w:jc w:val="center"/>
              <w:rPr>
                <w:rFonts w:asciiTheme="minorHAnsi" w:hAnsiTheme="minorHAnsi" w:cstheme="minorHAnsi"/>
                <w:lang w:val="pt-BR"/>
              </w:rPr>
            </w:pPr>
            <w:r w:rsidRPr="008F18EC">
              <w:rPr>
                <w:rFonts w:asciiTheme="minorHAnsi" w:hAnsiTheme="minorHAnsi" w:cstheme="minorHAnsi"/>
                <w:lang w:val="pt-BR"/>
              </w:rPr>
              <w:t>[</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1A947940" w14:textId="497FA357" w:rsidR="00A176F8" w:rsidRPr="008F18EC" w:rsidRDefault="30608826" w:rsidP="0D9A91BA">
            <w:pPr>
              <w:pStyle w:val="TableParagraph"/>
              <w:tabs>
                <w:tab w:val="left" w:pos="1550"/>
                <w:tab w:val="left" w:pos="2989"/>
                <w:tab w:val="left" w:pos="3438"/>
                <w:tab w:val="left" w:pos="5134"/>
                <w:tab w:val="left" w:pos="5460"/>
                <w:tab w:val="left" w:pos="6511"/>
              </w:tabs>
              <w:spacing w:before="0" w:line="300" w:lineRule="exact"/>
              <w:ind w:right="37"/>
              <w:jc w:val="both"/>
              <w:rPr>
                <w:rFonts w:asciiTheme="minorHAnsi" w:hAnsiTheme="minorHAnsi" w:cstheme="minorBidi"/>
                <w:lang w:val="pt-BR"/>
              </w:rPr>
            </w:pPr>
            <w:r w:rsidRPr="008F18EC">
              <w:rPr>
                <w:rFonts w:asciiTheme="minorHAnsi" w:hAnsiTheme="minorHAnsi" w:cstheme="minorBidi"/>
                <w:lang w:val="pt-BR"/>
              </w:rPr>
              <w:t xml:space="preserve">Entrega dos Volumes 1 </w:t>
            </w:r>
            <w:r w:rsidR="1F79261D" w:rsidRPr="008F18EC">
              <w:rPr>
                <w:rFonts w:asciiTheme="minorHAnsi" w:hAnsiTheme="minorHAnsi" w:cstheme="minorBidi"/>
                <w:lang w:val="pt-BR"/>
              </w:rPr>
              <w:t xml:space="preserve">e </w:t>
            </w:r>
            <w:r w:rsidRPr="008F18EC">
              <w:rPr>
                <w:rFonts w:asciiTheme="minorHAnsi" w:hAnsiTheme="minorHAnsi" w:cstheme="minorBidi"/>
                <w:lang w:val="pt-BR"/>
              </w:rPr>
              <w:t xml:space="preserve">2 pelas </w:t>
            </w:r>
            <w:r w:rsidRPr="008F18EC">
              <w:rPr>
                <w:rFonts w:asciiTheme="minorHAnsi" w:hAnsiTheme="minorHAnsi" w:cstheme="minorBidi"/>
                <w:b/>
                <w:bCs/>
                <w:lang w:val="pt-BR"/>
              </w:rPr>
              <w:t>Proponentes</w:t>
            </w:r>
            <w:r w:rsidRPr="008F18EC">
              <w:rPr>
                <w:rFonts w:asciiTheme="minorHAnsi" w:hAnsiTheme="minorHAnsi" w:cstheme="minorBidi"/>
                <w:lang w:val="pt-BR"/>
              </w:rPr>
              <w:t xml:space="preserve"> na </w:t>
            </w:r>
            <w:r w:rsidRPr="008F18EC">
              <w:rPr>
                <w:rFonts w:asciiTheme="minorHAnsi" w:hAnsiTheme="minorHAnsi" w:cstheme="minorBidi"/>
                <w:b/>
                <w:bCs/>
                <w:lang w:val="pt-BR"/>
              </w:rPr>
              <w:t>B3</w:t>
            </w:r>
            <w:r w:rsidRPr="008F18EC">
              <w:rPr>
                <w:rFonts w:asciiTheme="minorHAnsi" w:hAnsiTheme="minorHAnsi" w:cstheme="minorBidi"/>
                <w:lang w:val="pt-BR"/>
              </w:rPr>
              <w:t>.</w:t>
            </w:r>
          </w:p>
        </w:tc>
      </w:tr>
      <w:tr w:rsidR="00A176F8" w:rsidRPr="008F18EC" w14:paraId="03E883EF" w14:textId="77777777" w:rsidTr="00112892">
        <w:trPr>
          <w:trHeight w:val="534"/>
        </w:trPr>
        <w:tc>
          <w:tcPr>
            <w:tcW w:w="1258" w:type="dxa"/>
            <w:vAlign w:val="center"/>
          </w:tcPr>
          <w:p w14:paraId="0765BECE" w14:textId="77777777" w:rsidR="00A176F8" w:rsidRPr="008F18EC" w:rsidRDefault="00A176F8" w:rsidP="005B3B24">
            <w:pPr>
              <w:pStyle w:val="TableParagraph"/>
              <w:spacing w:before="0" w:line="300" w:lineRule="exact"/>
              <w:ind w:left="0"/>
              <w:jc w:val="center"/>
              <w:rPr>
                <w:rFonts w:asciiTheme="minorHAnsi" w:hAnsiTheme="minorHAnsi" w:cstheme="minorHAnsi"/>
                <w:lang w:val="pt-BR"/>
              </w:rPr>
            </w:pPr>
            <w:r w:rsidRPr="008F18EC">
              <w:rPr>
                <w:rFonts w:asciiTheme="minorHAnsi" w:hAnsiTheme="minorHAnsi" w:cstheme="minorHAnsi"/>
                <w:lang w:val="pt-BR"/>
              </w:rPr>
              <w:t>9</w:t>
            </w:r>
          </w:p>
        </w:tc>
        <w:tc>
          <w:tcPr>
            <w:tcW w:w="1281" w:type="dxa"/>
            <w:vAlign w:val="center"/>
          </w:tcPr>
          <w:p w14:paraId="6555A738" w14:textId="77777777" w:rsidR="00A176F8" w:rsidRPr="008F18EC" w:rsidRDefault="00A176F8" w:rsidP="005B3B24">
            <w:pPr>
              <w:pStyle w:val="TableParagraph"/>
              <w:spacing w:before="0" w:line="300" w:lineRule="exact"/>
              <w:ind w:left="16"/>
              <w:jc w:val="center"/>
              <w:rPr>
                <w:rFonts w:asciiTheme="minorHAnsi" w:hAnsiTheme="minorHAnsi" w:cstheme="minorHAnsi"/>
                <w:lang w:val="pt-BR"/>
              </w:rPr>
            </w:pPr>
            <w:r w:rsidRPr="008F18EC">
              <w:rPr>
                <w:rFonts w:asciiTheme="minorHAnsi" w:hAnsiTheme="minorHAnsi" w:cstheme="minorHAnsi"/>
                <w:lang w:val="pt-BR"/>
              </w:rPr>
              <w:t>[</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21FD0D00" w14:textId="77777777" w:rsidR="00A176F8" w:rsidRPr="008F18EC" w:rsidRDefault="00A176F8" w:rsidP="005B3B24">
            <w:pPr>
              <w:pStyle w:val="TableParagraph"/>
              <w:spacing w:before="0" w:line="300" w:lineRule="exact"/>
              <w:ind w:right="34"/>
              <w:jc w:val="both"/>
              <w:rPr>
                <w:rFonts w:asciiTheme="minorHAnsi" w:hAnsiTheme="minorHAnsi" w:cstheme="minorHAnsi"/>
                <w:lang w:val="pt-BR"/>
              </w:rPr>
            </w:pPr>
            <w:r w:rsidRPr="008F18EC">
              <w:rPr>
                <w:rFonts w:asciiTheme="minorHAnsi" w:hAnsiTheme="minorHAnsi" w:cstheme="minorHAnsi"/>
                <w:lang w:val="pt-BR"/>
              </w:rPr>
              <w:t>Divulgação do resultado da análise do Volume 1, com a indicação de eventuais documentações não aceitas e sua motivação.</w:t>
            </w:r>
          </w:p>
        </w:tc>
      </w:tr>
      <w:tr w:rsidR="00A176F8" w:rsidRPr="008F18EC" w14:paraId="2BA146CC" w14:textId="77777777" w:rsidTr="00112892">
        <w:trPr>
          <w:trHeight w:val="912"/>
        </w:trPr>
        <w:tc>
          <w:tcPr>
            <w:tcW w:w="1258" w:type="dxa"/>
            <w:vAlign w:val="center"/>
          </w:tcPr>
          <w:p w14:paraId="0A1A0D84" w14:textId="77777777" w:rsidR="00A176F8" w:rsidRPr="008F18EC" w:rsidRDefault="00A176F8" w:rsidP="005B3B24">
            <w:pPr>
              <w:pStyle w:val="TableParagraph"/>
              <w:spacing w:before="0" w:line="300" w:lineRule="exact"/>
              <w:ind w:left="0"/>
              <w:jc w:val="center"/>
              <w:rPr>
                <w:rFonts w:asciiTheme="minorHAnsi" w:hAnsiTheme="minorHAnsi" w:cstheme="minorHAnsi"/>
                <w:lang w:val="pt-BR"/>
              </w:rPr>
            </w:pPr>
            <w:r w:rsidRPr="008F18EC">
              <w:rPr>
                <w:rFonts w:asciiTheme="minorHAnsi" w:hAnsiTheme="minorHAnsi" w:cstheme="minorHAnsi"/>
                <w:lang w:val="pt-BR"/>
              </w:rPr>
              <w:t>10</w:t>
            </w:r>
          </w:p>
        </w:tc>
        <w:tc>
          <w:tcPr>
            <w:tcW w:w="1281" w:type="dxa"/>
            <w:vAlign w:val="center"/>
          </w:tcPr>
          <w:p w14:paraId="24854271" w14:textId="77777777" w:rsidR="00A176F8" w:rsidRPr="008F18EC" w:rsidRDefault="00A176F8" w:rsidP="005B3B24">
            <w:pPr>
              <w:pStyle w:val="TableParagraph"/>
              <w:spacing w:before="0" w:line="300" w:lineRule="exact"/>
              <w:ind w:left="19"/>
              <w:jc w:val="center"/>
              <w:rPr>
                <w:rFonts w:asciiTheme="minorHAnsi" w:hAnsiTheme="minorHAnsi" w:cstheme="minorHAnsi"/>
                <w:lang w:val="pt-BR"/>
              </w:rPr>
            </w:pPr>
            <w:r w:rsidRPr="008F18EC">
              <w:rPr>
                <w:rFonts w:asciiTheme="minorHAnsi" w:hAnsiTheme="minorHAnsi" w:cstheme="minorHAnsi"/>
                <w:lang w:val="pt-BR"/>
              </w:rPr>
              <w:t>[</w:t>
            </w:r>
            <w:r w:rsidRPr="008F18EC">
              <w:rPr>
                <w:rFonts w:ascii="Cambria Math" w:hAnsi="Cambria Math" w:cs="Cambria Math"/>
                <w:highlight w:val="yellow"/>
                <w:lang w:val="pt-BR"/>
              </w:rPr>
              <w:t>⦁</w:t>
            </w:r>
            <w:r w:rsidRPr="008F18EC">
              <w:rPr>
                <w:rFonts w:asciiTheme="minorHAnsi" w:hAnsiTheme="minorHAnsi" w:cstheme="minorHAnsi"/>
                <w:lang w:val="pt-BR"/>
              </w:rPr>
              <w:t>] às [</w:t>
            </w:r>
            <w:r w:rsidRPr="008F18EC">
              <w:rPr>
                <w:rFonts w:ascii="Cambria Math" w:hAnsi="Cambria Math" w:cs="Cambria Math"/>
                <w:highlight w:val="yellow"/>
                <w:lang w:val="pt-BR"/>
              </w:rPr>
              <w:t>⦁</w:t>
            </w:r>
            <w:r w:rsidRPr="008F18EC">
              <w:rPr>
                <w:rFonts w:asciiTheme="minorHAnsi" w:hAnsiTheme="minorHAnsi" w:cstheme="minorHAnsi"/>
                <w:lang w:val="pt-BR"/>
              </w:rPr>
              <w:t>]h</w:t>
            </w:r>
          </w:p>
        </w:tc>
        <w:tc>
          <w:tcPr>
            <w:tcW w:w="5966" w:type="dxa"/>
            <w:vAlign w:val="center"/>
          </w:tcPr>
          <w:p w14:paraId="2752B973" w14:textId="21649848" w:rsidR="00A176F8" w:rsidRPr="008F18EC" w:rsidRDefault="00A176F8" w:rsidP="005B3B24">
            <w:pPr>
              <w:pStyle w:val="TableParagraph"/>
              <w:spacing w:before="0" w:line="300" w:lineRule="exact"/>
              <w:ind w:right="35"/>
              <w:jc w:val="both"/>
              <w:rPr>
                <w:rFonts w:asciiTheme="minorHAnsi" w:hAnsiTheme="minorHAnsi" w:cstheme="minorHAnsi"/>
                <w:highlight w:val="yellow"/>
                <w:lang w:val="pt-BR"/>
              </w:rPr>
            </w:pPr>
            <w:r w:rsidRPr="008F18EC">
              <w:rPr>
                <w:rFonts w:asciiTheme="minorHAnsi" w:hAnsiTheme="minorHAnsi" w:cstheme="minorHAnsi"/>
                <w:lang w:val="pt-BR"/>
              </w:rPr>
              <w:t xml:space="preserve">Início da </w:t>
            </w:r>
            <w:r w:rsidRPr="008F18EC">
              <w:rPr>
                <w:rFonts w:asciiTheme="minorHAnsi" w:hAnsiTheme="minorHAnsi" w:cstheme="minorHAnsi"/>
                <w:b/>
                <w:bCs/>
                <w:lang w:val="pt-BR"/>
              </w:rPr>
              <w:t>Sessão Pública do Leilão</w:t>
            </w:r>
            <w:r w:rsidRPr="008F18EC">
              <w:rPr>
                <w:rFonts w:asciiTheme="minorHAnsi" w:hAnsiTheme="minorHAnsi" w:cstheme="minorHAnsi"/>
                <w:lang w:val="pt-BR"/>
              </w:rPr>
              <w:t xml:space="preserve">, com: (i) a abertura das </w:t>
            </w:r>
            <w:r w:rsidRPr="008F18EC">
              <w:rPr>
                <w:rFonts w:asciiTheme="minorHAnsi" w:hAnsiTheme="minorHAnsi" w:cstheme="minorHAnsi"/>
                <w:b/>
                <w:bCs/>
                <w:lang w:val="pt-BR"/>
              </w:rPr>
              <w:t xml:space="preserve">Propostas Econômicas </w:t>
            </w:r>
            <w:r w:rsidRPr="008F18EC">
              <w:rPr>
                <w:rFonts w:asciiTheme="minorHAnsi" w:hAnsiTheme="minorHAnsi" w:cstheme="minorHAnsi"/>
                <w:lang w:val="pt-BR"/>
              </w:rPr>
              <w:t xml:space="preserve">(Volume 2) das </w:t>
            </w:r>
            <w:r w:rsidRPr="008F18EC">
              <w:rPr>
                <w:rFonts w:asciiTheme="minorHAnsi" w:hAnsiTheme="minorHAnsi" w:cstheme="minorHAnsi"/>
                <w:b/>
                <w:bCs/>
                <w:lang w:val="pt-BR"/>
              </w:rPr>
              <w:t xml:space="preserve">Proponentes </w:t>
            </w:r>
            <w:r w:rsidRPr="008F18EC">
              <w:rPr>
                <w:rFonts w:asciiTheme="minorHAnsi" w:hAnsiTheme="minorHAnsi" w:cstheme="minorHAnsi"/>
                <w:lang w:val="pt-BR"/>
              </w:rPr>
              <w:t xml:space="preserve">que tiverem o Volume 1 aceito pela </w:t>
            </w:r>
            <w:del w:id="493" w:author="Isabela Alves Pereira Oliveira" w:date="2025-10-18T12:37:00Z" w16du:dateUtc="2025-10-18T15:37:00Z">
              <w:r w:rsidRPr="008F18EC" w:rsidDel="00565610">
                <w:rPr>
                  <w:rFonts w:asciiTheme="minorHAnsi" w:hAnsiTheme="minorHAnsi" w:cstheme="minorHAnsi"/>
                  <w:b/>
                  <w:bCs/>
                  <w:lang w:val="pt-BR"/>
                </w:rPr>
                <w:delText>Comissão de Licitação</w:delText>
              </w:r>
            </w:del>
            <w:ins w:id="494" w:author="Isabela Alves Pereira Oliveira" w:date="2025-10-18T12:37:00Z" w16du:dateUtc="2025-10-18T15:37:00Z">
              <w:r w:rsidR="00565610">
                <w:rPr>
                  <w:rFonts w:asciiTheme="minorHAnsi" w:hAnsiTheme="minorHAnsi" w:cstheme="minorHAnsi"/>
                  <w:b/>
                  <w:bCs/>
                  <w:lang w:val="pt-BR"/>
                </w:rPr>
                <w:t>CPLA</w:t>
              </w:r>
            </w:ins>
            <w:r w:rsidRPr="008F18EC">
              <w:rPr>
                <w:rFonts w:asciiTheme="minorHAnsi" w:hAnsiTheme="minorHAnsi" w:cstheme="minorHAnsi"/>
                <w:lang w:val="pt-BR"/>
              </w:rPr>
              <w:t>; (</w:t>
            </w:r>
            <w:proofErr w:type="spellStart"/>
            <w:r w:rsidRPr="008F18EC">
              <w:rPr>
                <w:rFonts w:asciiTheme="minorHAnsi" w:hAnsiTheme="minorHAnsi" w:cstheme="minorHAnsi"/>
                <w:lang w:val="pt-BR"/>
              </w:rPr>
              <w:t>ii</w:t>
            </w:r>
            <w:proofErr w:type="spellEnd"/>
            <w:r w:rsidRPr="008F18EC">
              <w:rPr>
                <w:rFonts w:asciiTheme="minorHAnsi" w:hAnsiTheme="minorHAnsi" w:cstheme="minorHAnsi"/>
                <w:lang w:val="pt-BR"/>
              </w:rPr>
              <w:t xml:space="preserve">) classificação das </w:t>
            </w:r>
            <w:r w:rsidRPr="008F18EC">
              <w:rPr>
                <w:rFonts w:asciiTheme="minorHAnsi" w:hAnsiTheme="minorHAnsi" w:cstheme="minorHAnsi"/>
                <w:b/>
                <w:bCs/>
                <w:lang w:val="pt-BR"/>
              </w:rPr>
              <w:t>Propostas Econômicas</w:t>
            </w:r>
            <w:r w:rsidRPr="008F18EC">
              <w:rPr>
                <w:rFonts w:asciiTheme="minorHAnsi" w:hAnsiTheme="minorHAnsi" w:cstheme="minorHAnsi"/>
                <w:lang w:val="pt-BR"/>
              </w:rPr>
              <w:t>; e (</w:t>
            </w:r>
            <w:proofErr w:type="spellStart"/>
            <w:r w:rsidRPr="008F18EC">
              <w:rPr>
                <w:rFonts w:asciiTheme="minorHAnsi" w:hAnsiTheme="minorHAnsi" w:cstheme="minorHAnsi"/>
                <w:lang w:val="pt-BR"/>
              </w:rPr>
              <w:t>iii</w:t>
            </w:r>
            <w:proofErr w:type="spellEnd"/>
            <w:r w:rsidRPr="008F18EC">
              <w:rPr>
                <w:rFonts w:asciiTheme="minorHAnsi" w:hAnsiTheme="minorHAnsi" w:cstheme="minorHAnsi"/>
                <w:lang w:val="pt-BR"/>
              </w:rPr>
              <w:t xml:space="preserve">) ordenação das </w:t>
            </w:r>
            <w:r w:rsidRPr="008F18EC">
              <w:rPr>
                <w:rFonts w:asciiTheme="minorHAnsi" w:hAnsiTheme="minorHAnsi" w:cstheme="minorHAnsi"/>
                <w:b/>
                <w:bCs/>
                <w:lang w:val="pt-BR"/>
              </w:rPr>
              <w:t xml:space="preserve">Propostas Econômicas </w:t>
            </w:r>
            <w:r w:rsidRPr="008F18EC">
              <w:rPr>
                <w:rFonts w:asciiTheme="minorHAnsi" w:hAnsiTheme="minorHAnsi" w:cstheme="minorHAnsi"/>
                <w:lang w:val="pt-BR"/>
              </w:rPr>
              <w:t xml:space="preserve">segundo </w:t>
            </w:r>
            <w:r w:rsidR="000B6CEF" w:rsidRPr="008F18EC">
              <w:rPr>
                <w:rFonts w:asciiTheme="minorHAnsi" w:hAnsiTheme="minorHAnsi" w:cstheme="minorHAnsi"/>
                <w:lang w:val="pt-BR"/>
              </w:rPr>
              <w:t>a</w:t>
            </w:r>
            <w:r w:rsidRPr="008F18EC">
              <w:rPr>
                <w:rFonts w:asciiTheme="minorHAnsi" w:hAnsiTheme="minorHAnsi" w:cstheme="minorHAnsi"/>
                <w:lang w:val="pt-BR"/>
              </w:rPr>
              <w:t xml:space="preserve"> </w:t>
            </w:r>
            <w:r w:rsidR="004A29E9" w:rsidRPr="008F18EC">
              <w:rPr>
                <w:rFonts w:asciiTheme="minorHAnsi" w:hAnsiTheme="minorHAnsi" w:cstheme="minorHAnsi"/>
                <w:lang w:val="pt-BR"/>
              </w:rPr>
              <w:t xml:space="preserve">combinação entre o maior valor de </w:t>
            </w:r>
            <w:r w:rsidR="00E34A3C" w:rsidRPr="008F18EC">
              <w:rPr>
                <w:rFonts w:asciiTheme="minorHAnsi" w:hAnsiTheme="minorHAnsi" w:cstheme="minorHAnsi"/>
                <w:b/>
                <w:bCs/>
                <w:lang w:val="pt-BR"/>
              </w:rPr>
              <w:t xml:space="preserve">Desconto sobre a Tarifa de Referência </w:t>
            </w:r>
            <w:proofErr w:type="spellStart"/>
            <w:r w:rsidR="00E34A3C" w:rsidRPr="008F18EC">
              <w:rPr>
                <w:rFonts w:asciiTheme="minorHAnsi" w:hAnsiTheme="minorHAnsi" w:cstheme="minorHAnsi"/>
                <w:b/>
                <w:bCs/>
                <w:lang w:val="pt-BR"/>
              </w:rPr>
              <w:t>Pré</w:t>
            </w:r>
            <w:proofErr w:type="spellEnd"/>
            <w:r w:rsidR="00E34A3C" w:rsidRPr="008F18EC">
              <w:rPr>
                <w:rFonts w:asciiTheme="minorHAnsi" w:hAnsiTheme="minorHAnsi" w:cstheme="minorHAnsi"/>
                <w:b/>
                <w:bCs/>
                <w:lang w:val="pt-BR"/>
              </w:rPr>
              <w:t>-Leilão</w:t>
            </w:r>
            <w:r w:rsidR="00E34A3C" w:rsidRPr="008F18EC">
              <w:rPr>
                <w:rFonts w:asciiTheme="minorHAnsi" w:hAnsiTheme="minorHAnsi" w:cstheme="minorHAnsi"/>
                <w:lang w:val="pt-BR"/>
              </w:rPr>
              <w:t xml:space="preserve"> </w:t>
            </w:r>
            <w:r w:rsidR="004A29E9" w:rsidRPr="008F18EC">
              <w:rPr>
                <w:rFonts w:asciiTheme="minorHAnsi" w:hAnsiTheme="minorHAnsi" w:cstheme="minorHAnsi"/>
                <w:lang w:val="pt-BR"/>
              </w:rPr>
              <w:t xml:space="preserve">e o maior </w:t>
            </w:r>
            <w:r w:rsidR="004A29E9" w:rsidRPr="008F18EC">
              <w:rPr>
                <w:rFonts w:asciiTheme="minorHAnsi" w:hAnsiTheme="minorHAnsi" w:cstheme="minorHAnsi"/>
                <w:b/>
                <w:bCs/>
                <w:lang w:val="pt-BR"/>
              </w:rPr>
              <w:t>Valor de Outorga</w:t>
            </w:r>
            <w:r w:rsidR="004A29E9" w:rsidRPr="008F18EC">
              <w:rPr>
                <w:rFonts w:asciiTheme="minorHAnsi" w:hAnsiTheme="minorHAnsi" w:cstheme="minorHAnsi"/>
                <w:lang w:val="pt-BR"/>
              </w:rPr>
              <w:t>, bem como</w:t>
            </w:r>
            <w:r w:rsidRPr="008F18EC">
              <w:rPr>
                <w:rFonts w:asciiTheme="minorHAnsi" w:hAnsiTheme="minorHAnsi" w:cstheme="minorHAnsi"/>
                <w:lang w:val="pt-BR"/>
              </w:rPr>
              <w:t xml:space="preserve"> definição da </w:t>
            </w:r>
            <w:r w:rsidRPr="008F18EC">
              <w:rPr>
                <w:rFonts w:asciiTheme="minorHAnsi" w:hAnsiTheme="minorHAnsi" w:cstheme="minorHAnsi"/>
                <w:b/>
                <w:bCs/>
                <w:lang w:val="pt-BR"/>
              </w:rPr>
              <w:t xml:space="preserve">Proponente </w:t>
            </w:r>
            <w:r w:rsidRPr="008F18EC">
              <w:rPr>
                <w:rFonts w:asciiTheme="minorHAnsi" w:hAnsiTheme="minorHAnsi" w:cstheme="minorHAnsi"/>
                <w:lang w:val="pt-BR"/>
              </w:rPr>
              <w:t>vencedora.</w:t>
            </w:r>
          </w:p>
        </w:tc>
      </w:tr>
      <w:tr w:rsidR="0D9A91BA" w:rsidRPr="008F18EC" w14:paraId="42B33C0C" w14:textId="77777777" w:rsidTr="00112892">
        <w:trPr>
          <w:trHeight w:val="816"/>
        </w:trPr>
        <w:tc>
          <w:tcPr>
            <w:tcW w:w="1258" w:type="dxa"/>
            <w:vAlign w:val="center"/>
          </w:tcPr>
          <w:p w14:paraId="256B6D6B" w14:textId="6B9A39E8" w:rsidR="07E3C155" w:rsidRPr="008F18EC" w:rsidRDefault="07E3C155" w:rsidP="00112892">
            <w:pPr>
              <w:pStyle w:val="TableParagraph"/>
              <w:spacing w:line="300" w:lineRule="exact"/>
              <w:jc w:val="center"/>
              <w:rPr>
                <w:rFonts w:asciiTheme="minorHAnsi" w:hAnsiTheme="minorHAnsi" w:cstheme="minorBidi"/>
                <w:lang w:val="pt-BR"/>
              </w:rPr>
            </w:pPr>
            <w:r w:rsidRPr="008F18EC">
              <w:rPr>
                <w:rFonts w:asciiTheme="minorHAnsi" w:hAnsiTheme="minorHAnsi" w:cstheme="minorBidi"/>
                <w:lang w:val="pt-BR"/>
              </w:rPr>
              <w:t>11</w:t>
            </w:r>
          </w:p>
        </w:tc>
        <w:tc>
          <w:tcPr>
            <w:tcW w:w="1281" w:type="dxa"/>
            <w:vAlign w:val="center"/>
          </w:tcPr>
          <w:p w14:paraId="790D9025" w14:textId="5B58DEE3" w:rsidR="752FB435" w:rsidRPr="008F18EC" w:rsidRDefault="752FB435" w:rsidP="0D9A91BA">
            <w:pPr>
              <w:pStyle w:val="TableParagraph"/>
              <w:spacing w:before="0" w:line="300" w:lineRule="exact"/>
              <w:ind w:left="19"/>
              <w:jc w:val="center"/>
              <w:rPr>
                <w:rFonts w:asciiTheme="minorHAnsi" w:hAnsiTheme="minorHAnsi" w:cstheme="minorBidi"/>
                <w:lang w:val="pt-BR"/>
              </w:rPr>
            </w:pPr>
            <w:r w:rsidRPr="008F18EC">
              <w:rPr>
                <w:rFonts w:asciiTheme="minorHAnsi" w:hAnsiTheme="minorHAnsi" w:cstheme="minorBidi"/>
                <w:lang w:val="pt-BR"/>
              </w:rPr>
              <w:t>[</w:t>
            </w:r>
            <w:r w:rsidRPr="008F18EC">
              <w:rPr>
                <w:rFonts w:ascii="Cambria Math" w:hAnsi="Cambria Math" w:cs="Cambria Math"/>
                <w:highlight w:val="yellow"/>
                <w:lang w:val="pt-BR"/>
              </w:rPr>
              <w:t>⦁</w:t>
            </w:r>
            <w:r w:rsidRPr="008F18EC">
              <w:rPr>
                <w:rFonts w:asciiTheme="minorHAnsi" w:hAnsiTheme="minorHAnsi" w:cstheme="minorBidi"/>
                <w:lang w:val="pt-BR"/>
              </w:rPr>
              <w:t>] às [</w:t>
            </w:r>
            <w:r w:rsidRPr="008F18EC">
              <w:rPr>
                <w:rFonts w:ascii="Cambria Math" w:hAnsi="Cambria Math" w:cs="Cambria Math"/>
                <w:highlight w:val="yellow"/>
                <w:lang w:val="pt-BR"/>
              </w:rPr>
              <w:t>⦁</w:t>
            </w:r>
            <w:r w:rsidRPr="008F18EC">
              <w:rPr>
                <w:rFonts w:asciiTheme="minorHAnsi" w:hAnsiTheme="minorHAnsi" w:cstheme="minorBidi"/>
                <w:lang w:val="pt-BR"/>
              </w:rPr>
              <w:t>]h</w:t>
            </w:r>
          </w:p>
        </w:tc>
        <w:tc>
          <w:tcPr>
            <w:tcW w:w="5966" w:type="dxa"/>
            <w:vAlign w:val="center"/>
          </w:tcPr>
          <w:p w14:paraId="3A64804C" w14:textId="0B3EA8F2" w:rsidR="752FB435" w:rsidRPr="008F18EC" w:rsidRDefault="752FB435" w:rsidP="00112892">
            <w:pPr>
              <w:spacing w:line="300" w:lineRule="exact"/>
              <w:jc w:val="both"/>
              <w:rPr>
                <w:lang w:val="pt-BR"/>
              </w:rPr>
            </w:pPr>
            <w:r w:rsidRPr="008F18EC">
              <w:rPr>
                <w:rFonts w:ascii="Calibri" w:eastAsia="Calibri" w:hAnsi="Calibri" w:cs="Calibri"/>
                <w:color w:val="000000" w:themeColor="text1"/>
                <w:lang w:val="pt-BR"/>
              </w:rPr>
              <w:t xml:space="preserve">Entrega do Volume 3 pela </w:t>
            </w:r>
            <w:r w:rsidRPr="008F18EC">
              <w:rPr>
                <w:rFonts w:ascii="Calibri" w:eastAsia="Calibri" w:hAnsi="Calibri" w:cs="Calibri"/>
                <w:b/>
                <w:bCs/>
                <w:color w:val="000000" w:themeColor="text1"/>
                <w:lang w:val="pt-BR"/>
              </w:rPr>
              <w:t>Proponente</w:t>
            </w:r>
            <w:r w:rsidRPr="008F18EC">
              <w:rPr>
                <w:rFonts w:ascii="Calibri" w:eastAsia="Calibri" w:hAnsi="Calibri" w:cs="Calibri"/>
                <w:color w:val="000000" w:themeColor="text1"/>
                <w:lang w:val="pt-BR"/>
              </w:rPr>
              <w:t xml:space="preserve"> vencedora.</w:t>
            </w:r>
          </w:p>
        </w:tc>
      </w:tr>
      <w:tr w:rsidR="00A176F8" w:rsidRPr="008F18EC" w14:paraId="44BCE3F2" w14:textId="77777777" w:rsidTr="00112892">
        <w:trPr>
          <w:trHeight w:val="917"/>
        </w:trPr>
        <w:tc>
          <w:tcPr>
            <w:tcW w:w="1258" w:type="dxa"/>
            <w:vAlign w:val="center"/>
          </w:tcPr>
          <w:p w14:paraId="6525C7AA" w14:textId="40AA1E57" w:rsidR="00A176F8" w:rsidRPr="008F18EC" w:rsidRDefault="30608826" w:rsidP="0D9A91BA">
            <w:pPr>
              <w:pStyle w:val="TableParagraph"/>
              <w:spacing w:before="0" w:line="300" w:lineRule="exact"/>
              <w:ind w:left="0"/>
              <w:jc w:val="center"/>
              <w:rPr>
                <w:rFonts w:asciiTheme="minorHAnsi" w:hAnsiTheme="minorHAnsi" w:cstheme="minorBidi"/>
                <w:lang w:val="pt-BR"/>
              </w:rPr>
            </w:pPr>
            <w:r w:rsidRPr="008F18EC">
              <w:rPr>
                <w:rFonts w:asciiTheme="minorHAnsi" w:hAnsiTheme="minorHAnsi" w:cstheme="minorBidi"/>
                <w:lang w:val="pt-BR"/>
              </w:rPr>
              <w:t>1</w:t>
            </w:r>
            <w:r w:rsidR="3CBF11EA" w:rsidRPr="008F18EC">
              <w:rPr>
                <w:rFonts w:asciiTheme="minorHAnsi" w:hAnsiTheme="minorHAnsi" w:cstheme="minorBidi"/>
                <w:lang w:val="pt-BR"/>
              </w:rPr>
              <w:t>2</w:t>
            </w:r>
          </w:p>
        </w:tc>
        <w:tc>
          <w:tcPr>
            <w:tcW w:w="1281" w:type="dxa"/>
            <w:vAlign w:val="center"/>
          </w:tcPr>
          <w:p w14:paraId="7569B080" w14:textId="77777777" w:rsidR="00A176F8" w:rsidRPr="008F18EC" w:rsidRDefault="00A176F8" w:rsidP="005B3B24">
            <w:pPr>
              <w:pStyle w:val="TableParagraph"/>
              <w:spacing w:before="0" w:line="300" w:lineRule="exact"/>
              <w:ind w:left="18"/>
              <w:jc w:val="center"/>
              <w:rPr>
                <w:rFonts w:asciiTheme="minorHAnsi" w:hAnsiTheme="minorHAnsi" w:cstheme="minorHAnsi"/>
                <w:lang w:val="pt-BR"/>
              </w:rPr>
            </w:pPr>
            <w:r w:rsidRPr="008F18EC">
              <w:rPr>
                <w:rFonts w:asciiTheme="minorHAnsi" w:hAnsiTheme="minorHAnsi" w:cstheme="minorHAnsi"/>
                <w:lang w:val="pt-BR"/>
              </w:rPr>
              <w:t>Até [</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72A52658" w14:textId="77777777" w:rsidR="00A176F8" w:rsidRPr="008F18EC" w:rsidRDefault="00A176F8" w:rsidP="005B3B24">
            <w:pPr>
              <w:pStyle w:val="TableParagraph"/>
              <w:spacing w:before="0" w:line="300" w:lineRule="exact"/>
              <w:ind w:right="36"/>
              <w:jc w:val="both"/>
              <w:rPr>
                <w:rFonts w:asciiTheme="minorHAnsi" w:hAnsiTheme="minorHAnsi" w:cstheme="minorHAnsi"/>
                <w:lang w:val="pt-BR"/>
              </w:rPr>
            </w:pPr>
            <w:r w:rsidRPr="008F18EC">
              <w:rPr>
                <w:rFonts w:asciiTheme="minorHAnsi" w:hAnsiTheme="minorHAnsi" w:cstheme="minorHAnsi"/>
                <w:lang w:val="pt-BR"/>
              </w:rPr>
              <w:t xml:space="preserve">Divulgação da Ata de Julgamento dos Volumes 2 e 3 e resultado preliminar do </w:t>
            </w:r>
            <w:r w:rsidRPr="008F18EC">
              <w:rPr>
                <w:rFonts w:asciiTheme="minorHAnsi" w:hAnsiTheme="minorHAnsi" w:cstheme="minorHAnsi"/>
                <w:b/>
                <w:bCs/>
                <w:lang w:val="pt-BR"/>
              </w:rPr>
              <w:t>Leilão</w:t>
            </w:r>
            <w:r w:rsidRPr="008F18EC">
              <w:rPr>
                <w:rFonts w:asciiTheme="minorHAnsi" w:hAnsiTheme="minorHAnsi" w:cstheme="minorHAnsi"/>
                <w:lang w:val="pt-BR"/>
              </w:rPr>
              <w:t xml:space="preserve"> e início do prazo de eventuais recursos contra o resultado preliminar do </w:t>
            </w:r>
            <w:r w:rsidRPr="008F18EC">
              <w:rPr>
                <w:rFonts w:asciiTheme="minorHAnsi" w:hAnsiTheme="minorHAnsi" w:cstheme="minorHAnsi"/>
                <w:b/>
                <w:bCs/>
                <w:lang w:val="pt-BR"/>
              </w:rPr>
              <w:t>Leilão</w:t>
            </w:r>
            <w:r w:rsidRPr="008F18EC">
              <w:rPr>
                <w:rFonts w:asciiTheme="minorHAnsi" w:hAnsiTheme="minorHAnsi" w:cstheme="minorHAnsi"/>
                <w:lang w:val="pt-BR"/>
              </w:rPr>
              <w:t>.</w:t>
            </w:r>
          </w:p>
        </w:tc>
      </w:tr>
      <w:tr w:rsidR="00A176F8" w:rsidRPr="008F18EC" w14:paraId="37C961AD" w14:textId="77777777" w:rsidTr="00112892">
        <w:trPr>
          <w:trHeight w:val="561"/>
        </w:trPr>
        <w:tc>
          <w:tcPr>
            <w:tcW w:w="1258" w:type="dxa"/>
            <w:vAlign w:val="center"/>
          </w:tcPr>
          <w:p w14:paraId="1D819CFF" w14:textId="595AD25C" w:rsidR="00A176F8" w:rsidRPr="008F18EC" w:rsidRDefault="30608826" w:rsidP="0D9A91BA">
            <w:pPr>
              <w:pStyle w:val="TableParagraph"/>
              <w:spacing w:before="0" w:line="300" w:lineRule="exact"/>
              <w:ind w:left="18"/>
              <w:jc w:val="center"/>
              <w:rPr>
                <w:rFonts w:asciiTheme="minorHAnsi" w:hAnsiTheme="minorHAnsi" w:cstheme="minorBidi"/>
                <w:lang w:val="pt-BR"/>
              </w:rPr>
            </w:pPr>
            <w:r w:rsidRPr="008F18EC">
              <w:rPr>
                <w:rFonts w:asciiTheme="minorHAnsi" w:hAnsiTheme="minorHAnsi" w:cstheme="minorBidi"/>
                <w:lang w:val="pt-BR"/>
              </w:rPr>
              <w:t>1</w:t>
            </w:r>
            <w:r w:rsidR="41EB33FF" w:rsidRPr="008F18EC">
              <w:rPr>
                <w:rFonts w:asciiTheme="minorHAnsi" w:hAnsiTheme="minorHAnsi" w:cstheme="minorBidi"/>
                <w:lang w:val="pt-BR"/>
              </w:rPr>
              <w:t>3</w:t>
            </w:r>
          </w:p>
        </w:tc>
        <w:tc>
          <w:tcPr>
            <w:tcW w:w="1281" w:type="dxa"/>
            <w:vAlign w:val="center"/>
          </w:tcPr>
          <w:p w14:paraId="1070B390" w14:textId="77777777" w:rsidR="00A176F8" w:rsidRPr="008F18EC" w:rsidRDefault="00A176F8" w:rsidP="005B3B24">
            <w:pPr>
              <w:pStyle w:val="TableParagraph"/>
              <w:spacing w:before="0" w:line="300" w:lineRule="exact"/>
              <w:ind w:left="18"/>
              <w:jc w:val="center"/>
              <w:rPr>
                <w:rFonts w:asciiTheme="minorHAnsi" w:hAnsiTheme="minorHAnsi" w:cstheme="minorHAnsi"/>
                <w:lang w:val="pt-BR"/>
              </w:rPr>
            </w:pPr>
            <w:r w:rsidRPr="008F18EC">
              <w:rPr>
                <w:rFonts w:asciiTheme="minorHAnsi" w:hAnsiTheme="minorHAnsi" w:cstheme="minorHAnsi"/>
                <w:lang w:val="pt-BR"/>
              </w:rPr>
              <w:t>Até [</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4EA55562" w14:textId="77777777" w:rsidR="00A176F8" w:rsidRPr="008F18EC" w:rsidRDefault="00A176F8" w:rsidP="005B3B24">
            <w:pPr>
              <w:pStyle w:val="TableParagraph"/>
              <w:spacing w:before="0" w:line="300" w:lineRule="exact"/>
              <w:ind w:right="431"/>
              <w:jc w:val="both"/>
              <w:rPr>
                <w:rFonts w:asciiTheme="minorHAnsi" w:hAnsiTheme="minorHAnsi" w:cstheme="minorHAnsi"/>
                <w:lang w:val="pt-BR"/>
              </w:rPr>
            </w:pPr>
            <w:r w:rsidRPr="008F18EC">
              <w:rPr>
                <w:rFonts w:asciiTheme="minorHAnsi" w:hAnsiTheme="minorHAnsi" w:cstheme="minorHAnsi"/>
                <w:lang w:val="pt-BR"/>
              </w:rPr>
              <w:t xml:space="preserve">Fim do prazo para interposição de eventuais recursos quanto ao resultado preliminar do </w:t>
            </w:r>
            <w:r w:rsidRPr="008F18EC">
              <w:rPr>
                <w:rFonts w:asciiTheme="minorHAnsi" w:hAnsiTheme="minorHAnsi" w:cstheme="minorHAnsi"/>
                <w:b/>
                <w:bCs/>
                <w:lang w:val="pt-BR"/>
              </w:rPr>
              <w:t>Leilão</w:t>
            </w:r>
            <w:r w:rsidRPr="008F18EC">
              <w:rPr>
                <w:rFonts w:asciiTheme="minorHAnsi" w:hAnsiTheme="minorHAnsi" w:cstheme="minorHAnsi"/>
                <w:lang w:val="pt-BR"/>
              </w:rPr>
              <w:t>.</w:t>
            </w:r>
          </w:p>
        </w:tc>
      </w:tr>
      <w:tr w:rsidR="00A176F8" w:rsidRPr="008F18EC" w14:paraId="4CB53DC7" w14:textId="77777777" w:rsidTr="00112892">
        <w:trPr>
          <w:trHeight w:val="309"/>
        </w:trPr>
        <w:tc>
          <w:tcPr>
            <w:tcW w:w="1258" w:type="dxa"/>
            <w:vAlign w:val="center"/>
          </w:tcPr>
          <w:p w14:paraId="43B4F1DB" w14:textId="0C44FCB3" w:rsidR="00A176F8" w:rsidRPr="008F18EC" w:rsidRDefault="30608826" w:rsidP="0D9A91BA">
            <w:pPr>
              <w:pStyle w:val="TableParagraph"/>
              <w:spacing w:before="0" w:line="300" w:lineRule="exact"/>
              <w:ind w:left="18"/>
              <w:jc w:val="center"/>
              <w:rPr>
                <w:rFonts w:asciiTheme="minorHAnsi" w:hAnsiTheme="minorHAnsi" w:cstheme="minorBidi"/>
                <w:lang w:val="pt-BR"/>
              </w:rPr>
            </w:pPr>
            <w:r w:rsidRPr="008F18EC">
              <w:rPr>
                <w:rFonts w:asciiTheme="minorHAnsi" w:hAnsiTheme="minorHAnsi" w:cstheme="minorBidi"/>
                <w:lang w:val="pt-BR"/>
              </w:rPr>
              <w:t>1</w:t>
            </w:r>
            <w:r w:rsidR="023F7DCC" w:rsidRPr="008F18EC">
              <w:rPr>
                <w:rFonts w:asciiTheme="minorHAnsi" w:hAnsiTheme="minorHAnsi" w:cstheme="minorBidi"/>
                <w:lang w:val="pt-BR"/>
              </w:rPr>
              <w:t>4</w:t>
            </w:r>
          </w:p>
        </w:tc>
        <w:tc>
          <w:tcPr>
            <w:tcW w:w="1281" w:type="dxa"/>
            <w:vAlign w:val="center"/>
          </w:tcPr>
          <w:p w14:paraId="0FAF2764" w14:textId="77777777" w:rsidR="00A176F8" w:rsidRPr="008F18EC" w:rsidRDefault="00A176F8" w:rsidP="005B3B24">
            <w:pPr>
              <w:pStyle w:val="TableParagraph"/>
              <w:spacing w:before="0" w:line="300" w:lineRule="exact"/>
              <w:ind w:left="18"/>
              <w:jc w:val="center"/>
              <w:rPr>
                <w:rFonts w:asciiTheme="minorHAnsi" w:hAnsiTheme="minorHAnsi" w:cstheme="minorHAnsi"/>
                <w:lang w:val="pt-BR"/>
              </w:rPr>
            </w:pPr>
            <w:r w:rsidRPr="008F18EC">
              <w:rPr>
                <w:rFonts w:asciiTheme="minorHAnsi" w:hAnsiTheme="minorHAnsi" w:cstheme="minorHAnsi"/>
                <w:lang w:val="pt-BR"/>
              </w:rPr>
              <w:t>Até [</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4D86F015" w14:textId="77777777" w:rsidR="00A176F8" w:rsidRPr="008F18EC" w:rsidRDefault="00A176F8" w:rsidP="005B3B24">
            <w:pPr>
              <w:pStyle w:val="TableParagraph"/>
              <w:spacing w:before="0" w:line="300" w:lineRule="exact"/>
              <w:ind w:left="62"/>
              <w:jc w:val="both"/>
              <w:rPr>
                <w:rFonts w:asciiTheme="minorHAnsi" w:hAnsiTheme="minorHAnsi" w:cstheme="minorHAnsi"/>
                <w:lang w:val="pt-BR"/>
              </w:rPr>
            </w:pPr>
            <w:r w:rsidRPr="008F18EC">
              <w:rPr>
                <w:rFonts w:asciiTheme="minorHAnsi" w:hAnsiTheme="minorHAnsi" w:cstheme="minorHAnsi"/>
                <w:lang w:val="pt-BR"/>
              </w:rPr>
              <w:t xml:space="preserve">Publicação do resultado definitivo do </w:t>
            </w:r>
            <w:r w:rsidRPr="008F18EC">
              <w:rPr>
                <w:rFonts w:asciiTheme="minorHAnsi" w:hAnsiTheme="minorHAnsi" w:cstheme="minorHAnsi"/>
                <w:b/>
                <w:bCs/>
                <w:lang w:val="pt-BR"/>
              </w:rPr>
              <w:t>Leilão</w:t>
            </w:r>
            <w:r w:rsidRPr="008F18EC">
              <w:rPr>
                <w:rFonts w:asciiTheme="minorHAnsi" w:hAnsiTheme="minorHAnsi" w:cstheme="minorHAnsi"/>
                <w:lang w:val="pt-BR"/>
              </w:rPr>
              <w:t>.</w:t>
            </w:r>
          </w:p>
        </w:tc>
      </w:tr>
      <w:tr w:rsidR="00A176F8" w:rsidRPr="008F18EC" w14:paraId="035A0726" w14:textId="77777777" w:rsidTr="00112892">
        <w:trPr>
          <w:trHeight w:val="309"/>
        </w:trPr>
        <w:tc>
          <w:tcPr>
            <w:tcW w:w="1258" w:type="dxa"/>
            <w:vAlign w:val="center"/>
          </w:tcPr>
          <w:p w14:paraId="600FE790" w14:textId="4D9F1A5F" w:rsidR="00A176F8" w:rsidRPr="008F18EC" w:rsidRDefault="30608826" w:rsidP="0D9A91BA">
            <w:pPr>
              <w:pStyle w:val="TableParagraph"/>
              <w:spacing w:before="0" w:line="300" w:lineRule="exact"/>
              <w:ind w:left="18"/>
              <w:jc w:val="center"/>
              <w:rPr>
                <w:rFonts w:asciiTheme="minorHAnsi" w:hAnsiTheme="minorHAnsi" w:cstheme="minorBidi"/>
                <w:lang w:val="pt-BR"/>
              </w:rPr>
            </w:pPr>
            <w:r w:rsidRPr="008F18EC">
              <w:rPr>
                <w:rFonts w:asciiTheme="minorHAnsi" w:hAnsiTheme="minorHAnsi" w:cstheme="minorBidi"/>
                <w:lang w:val="pt-BR"/>
              </w:rPr>
              <w:t>1</w:t>
            </w:r>
            <w:r w:rsidR="29D17A7B" w:rsidRPr="008F18EC">
              <w:rPr>
                <w:rFonts w:asciiTheme="minorHAnsi" w:hAnsiTheme="minorHAnsi" w:cstheme="minorBidi"/>
                <w:lang w:val="pt-BR"/>
              </w:rPr>
              <w:t>5</w:t>
            </w:r>
          </w:p>
        </w:tc>
        <w:tc>
          <w:tcPr>
            <w:tcW w:w="1281" w:type="dxa"/>
            <w:vAlign w:val="center"/>
          </w:tcPr>
          <w:p w14:paraId="5D336B35" w14:textId="77777777" w:rsidR="00A176F8" w:rsidRPr="008F18EC" w:rsidRDefault="00A176F8" w:rsidP="005B3B24">
            <w:pPr>
              <w:pStyle w:val="TableParagraph"/>
              <w:spacing w:before="0" w:line="300" w:lineRule="exact"/>
              <w:ind w:left="18"/>
              <w:jc w:val="center"/>
              <w:rPr>
                <w:rFonts w:asciiTheme="minorHAnsi" w:hAnsiTheme="minorHAnsi" w:cstheme="minorHAnsi"/>
                <w:lang w:val="pt-BR"/>
              </w:rPr>
            </w:pPr>
            <w:r w:rsidRPr="008F18EC">
              <w:rPr>
                <w:rFonts w:asciiTheme="minorHAnsi" w:hAnsiTheme="minorHAnsi" w:cstheme="minorHAnsi"/>
                <w:lang w:val="pt-BR"/>
              </w:rPr>
              <w:t>Até [</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18A4BFAD" w14:textId="77777777" w:rsidR="00A176F8" w:rsidRPr="008F18EC" w:rsidRDefault="00A176F8" w:rsidP="005B3B24">
            <w:pPr>
              <w:pStyle w:val="TableParagraph"/>
              <w:spacing w:before="0" w:line="300" w:lineRule="exact"/>
              <w:ind w:left="62"/>
              <w:jc w:val="both"/>
              <w:rPr>
                <w:rFonts w:asciiTheme="minorHAnsi" w:hAnsiTheme="minorHAnsi" w:cstheme="minorHAnsi"/>
                <w:lang w:val="pt-BR"/>
              </w:rPr>
            </w:pPr>
            <w:r w:rsidRPr="008F18EC">
              <w:rPr>
                <w:rFonts w:asciiTheme="minorHAnsi" w:hAnsiTheme="minorHAnsi" w:cstheme="minorHAnsi"/>
                <w:lang w:val="pt-BR"/>
              </w:rPr>
              <w:t xml:space="preserve">Homologação do resultado do </w:t>
            </w:r>
            <w:r w:rsidRPr="008F18EC">
              <w:rPr>
                <w:rFonts w:asciiTheme="minorHAnsi" w:hAnsiTheme="minorHAnsi" w:cstheme="minorHAnsi"/>
                <w:b/>
                <w:bCs/>
                <w:lang w:val="pt-BR"/>
              </w:rPr>
              <w:t>Leilão</w:t>
            </w:r>
            <w:r w:rsidRPr="008F18EC">
              <w:rPr>
                <w:rFonts w:asciiTheme="minorHAnsi" w:hAnsiTheme="minorHAnsi" w:cstheme="minorHAnsi"/>
                <w:lang w:val="pt-BR"/>
              </w:rPr>
              <w:t xml:space="preserve"> e adjudicação de seu objeto.</w:t>
            </w:r>
          </w:p>
        </w:tc>
      </w:tr>
      <w:tr w:rsidR="00A176F8" w:rsidRPr="008F18EC" w14:paraId="4212525A" w14:textId="77777777" w:rsidTr="00112892">
        <w:trPr>
          <w:trHeight w:val="561"/>
        </w:trPr>
        <w:tc>
          <w:tcPr>
            <w:tcW w:w="1258" w:type="dxa"/>
            <w:vAlign w:val="center"/>
          </w:tcPr>
          <w:p w14:paraId="2FD0F23B" w14:textId="6BC382F4" w:rsidR="00A176F8" w:rsidRPr="008F18EC" w:rsidRDefault="30608826" w:rsidP="0D9A91BA">
            <w:pPr>
              <w:pStyle w:val="TableParagraph"/>
              <w:spacing w:before="0" w:line="300" w:lineRule="exact"/>
              <w:ind w:left="0"/>
              <w:jc w:val="center"/>
              <w:rPr>
                <w:rFonts w:asciiTheme="minorHAnsi" w:hAnsiTheme="minorHAnsi" w:cstheme="minorBidi"/>
                <w:lang w:val="pt-BR"/>
              </w:rPr>
            </w:pPr>
            <w:r w:rsidRPr="008F18EC">
              <w:rPr>
                <w:rFonts w:asciiTheme="minorHAnsi" w:hAnsiTheme="minorHAnsi" w:cstheme="minorBidi"/>
                <w:lang w:val="pt-BR"/>
              </w:rPr>
              <w:t>1</w:t>
            </w:r>
            <w:r w:rsidR="5324CC48" w:rsidRPr="008F18EC">
              <w:rPr>
                <w:rFonts w:asciiTheme="minorHAnsi" w:hAnsiTheme="minorHAnsi" w:cstheme="minorBidi"/>
                <w:lang w:val="pt-BR"/>
              </w:rPr>
              <w:t>6</w:t>
            </w:r>
          </w:p>
        </w:tc>
        <w:tc>
          <w:tcPr>
            <w:tcW w:w="1281" w:type="dxa"/>
            <w:vAlign w:val="center"/>
          </w:tcPr>
          <w:p w14:paraId="7DE98876" w14:textId="77777777" w:rsidR="00A176F8" w:rsidRPr="008F18EC" w:rsidRDefault="00A176F8" w:rsidP="005B3B24">
            <w:pPr>
              <w:pStyle w:val="TableParagraph"/>
              <w:spacing w:before="0" w:line="300" w:lineRule="exact"/>
              <w:ind w:left="0"/>
              <w:jc w:val="center"/>
              <w:rPr>
                <w:rFonts w:asciiTheme="minorHAnsi" w:hAnsiTheme="minorHAnsi" w:cstheme="minorHAnsi"/>
                <w:lang w:val="pt-BR"/>
              </w:rPr>
            </w:pPr>
            <w:r w:rsidRPr="008F18EC">
              <w:rPr>
                <w:rFonts w:asciiTheme="minorHAnsi" w:hAnsiTheme="minorHAnsi" w:cstheme="minorHAnsi"/>
                <w:lang w:val="pt-BR"/>
              </w:rPr>
              <w:t>Até [</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03251E91" w14:textId="77777777" w:rsidR="00A176F8" w:rsidRPr="008F18EC" w:rsidRDefault="00A176F8" w:rsidP="005B3B24">
            <w:pPr>
              <w:pStyle w:val="TableParagraph"/>
              <w:spacing w:before="0" w:line="300" w:lineRule="exact"/>
              <w:ind w:right="699"/>
              <w:jc w:val="both"/>
              <w:rPr>
                <w:rFonts w:asciiTheme="minorHAnsi" w:hAnsiTheme="minorHAnsi" w:cstheme="minorHAnsi"/>
                <w:lang w:val="pt-BR"/>
              </w:rPr>
            </w:pPr>
            <w:r w:rsidRPr="008F18EC">
              <w:rPr>
                <w:rFonts w:asciiTheme="minorHAnsi" w:hAnsiTheme="minorHAnsi" w:cstheme="minorHAnsi"/>
                <w:lang w:val="pt-BR"/>
              </w:rPr>
              <w:t xml:space="preserve">Prazo para cumprimento das obrigações prévias à assinatura do </w:t>
            </w:r>
            <w:r w:rsidRPr="008F18EC">
              <w:rPr>
                <w:rFonts w:asciiTheme="minorHAnsi" w:hAnsiTheme="minorHAnsi" w:cstheme="minorHAnsi"/>
                <w:b/>
                <w:bCs/>
                <w:lang w:val="pt-BR"/>
              </w:rPr>
              <w:t>Contrato de Concessão</w:t>
            </w:r>
            <w:r w:rsidRPr="008F18EC">
              <w:rPr>
                <w:rFonts w:asciiTheme="minorHAnsi" w:hAnsiTheme="minorHAnsi" w:cstheme="minorHAnsi"/>
                <w:lang w:val="pt-BR"/>
              </w:rPr>
              <w:t>.</w:t>
            </w:r>
          </w:p>
        </w:tc>
      </w:tr>
      <w:tr w:rsidR="00A176F8" w:rsidRPr="008F18EC" w14:paraId="50E37F31" w14:textId="77777777" w:rsidTr="00112892">
        <w:trPr>
          <w:trHeight w:val="200"/>
        </w:trPr>
        <w:tc>
          <w:tcPr>
            <w:tcW w:w="1258" w:type="dxa"/>
            <w:vAlign w:val="center"/>
          </w:tcPr>
          <w:p w14:paraId="53EE30F2" w14:textId="4683BFAE" w:rsidR="00A176F8" w:rsidRPr="008F18EC" w:rsidRDefault="30608826" w:rsidP="0D9A91BA">
            <w:pPr>
              <w:pStyle w:val="TableParagraph"/>
              <w:spacing w:before="0" w:line="300" w:lineRule="exact"/>
              <w:ind w:left="64"/>
              <w:jc w:val="center"/>
              <w:rPr>
                <w:rFonts w:asciiTheme="minorHAnsi" w:hAnsiTheme="minorHAnsi" w:cstheme="minorBidi"/>
                <w:lang w:val="pt-BR"/>
              </w:rPr>
            </w:pPr>
            <w:r w:rsidRPr="008F18EC">
              <w:rPr>
                <w:rFonts w:asciiTheme="minorHAnsi" w:hAnsiTheme="minorHAnsi" w:cstheme="minorBidi"/>
                <w:lang w:val="pt-BR"/>
              </w:rPr>
              <w:t>1</w:t>
            </w:r>
            <w:r w:rsidR="7A0635DF" w:rsidRPr="008F18EC">
              <w:rPr>
                <w:rFonts w:asciiTheme="minorHAnsi" w:hAnsiTheme="minorHAnsi" w:cstheme="minorBidi"/>
                <w:lang w:val="pt-BR"/>
              </w:rPr>
              <w:t>7</w:t>
            </w:r>
          </w:p>
        </w:tc>
        <w:tc>
          <w:tcPr>
            <w:tcW w:w="1281" w:type="dxa"/>
            <w:vAlign w:val="center"/>
          </w:tcPr>
          <w:p w14:paraId="73D8941F" w14:textId="77777777" w:rsidR="00A176F8" w:rsidRPr="008F18EC" w:rsidRDefault="00A176F8" w:rsidP="005B3B24">
            <w:pPr>
              <w:pStyle w:val="TableParagraph"/>
              <w:spacing w:before="0" w:line="300" w:lineRule="exact"/>
              <w:ind w:left="64"/>
              <w:jc w:val="center"/>
              <w:rPr>
                <w:rFonts w:asciiTheme="minorHAnsi" w:hAnsiTheme="minorHAnsi" w:cstheme="minorHAnsi"/>
                <w:lang w:val="pt-BR"/>
              </w:rPr>
            </w:pPr>
            <w:r w:rsidRPr="008F18EC">
              <w:rPr>
                <w:rFonts w:asciiTheme="minorHAnsi" w:hAnsiTheme="minorHAnsi" w:cstheme="minorHAnsi"/>
                <w:lang w:val="pt-BR"/>
              </w:rPr>
              <w:t>Entre [</w:t>
            </w:r>
            <w:r w:rsidRPr="008F18EC">
              <w:rPr>
                <w:rFonts w:ascii="Cambria Math" w:hAnsi="Cambria Math" w:cs="Cambria Math"/>
                <w:highlight w:val="yellow"/>
                <w:lang w:val="pt-BR"/>
              </w:rPr>
              <w:t>⦁</w:t>
            </w:r>
            <w:r w:rsidRPr="008F18EC">
              <w:rPr>
                <w:rFonts w:asciiTheme="minorHAnsi" w:hAnsiTheme="minorHAnsi" w:cstheme="minorHAnsi"/>
                <w:lang w:val="pt-BR"/>
              </w:rPr>
              <w:t>] e [</w:t>
            </w:r>
            <w:r w:rsidRPr="008F18EC">
              <w:rPr>
                <w:rFonts w:ascii="Cambria Math" w:hAnsi="Cambria Math" w:cs="Cambria Math"/>
                <w:highlight w:val="yellow"/>
                <w:lang w:val="pt-BR"/>
              </w:rPr>
              <w:t>⦁</w:t>
            </w:r>
            <w:r w:rsidRPr="008F18EC">
              <w:rPr>
                <w:rFonts w:asciiTheme="minorHAnsi" w:hAnsiTheme="minorHAnsi" w:cstheme="minorHAnsi"/>
                <w:lang w:val="pt-BR"/>
              </w:rPr>
              <w:t>]</w:t>
            </w:r>
          </w:p>
        </w:tc>
        <w:tc>
          <w:tcPr>
            <w:tcW w:w="5966" w:type="dxa"/>
            <w:vAlign w:val="center"/>
          </w:tcPr>
          <w:p w14:paraId="56B74BCB" w14:textId="77777777" w:rsidR="00A176F8" w:rsidRPr="008F18EC" w:rsidRDefault="00A176F8" w:rsidP="005B3B24">
            <w:pPr>
              <w:pStyle w:val="TableParagraph"/>
              <w:spacing w:before="0" w:line="300" w:lineRule="exact"/>
              <w:ind w:left="4"/>
              <w:jc w:val="both"/>
              <w:rPr>
                <w:rFonts w:asciiTheme="minorHAnsi" w:hAnsiTheme="minorHAnsi" w:cstheme="minorHAnsi"/>
                <w:lang w:val="pt-BR"/>
              </w:rPr>
            </w:pPr>
            <w:r w:rsidRPr="008F18EC">
              <w:rPr>
                <w:rFonts w:asciiTheme="minorHAnsi" w:hAnsiTheme="minorHAnsi" w:cstheme="minorHAnsi"/>
                <w:lang w:val="pt-BR"/>
              </w:rPr>
              <w:t xml:space="preserve">Assinatura do </w:t>
            </w:r>
            <w:r w:rsidRPr="008F18EC">
              <w:rPr>
                <w:rFonts w:asciiTheme="minorHAnsi" w:hAnsiTheme="minorHAnsi" w:cstheme="minorHAnsi"/>
                <w:b/>
                <w:bCs/>
                <w:lang w:val="pt-BR"/>
              </w:rPr>
              <w:t>Contrato de Concessão</w:t>
            </w:r>
            <w:r w:rsidRPr="008F18EC">
              <w:rPr>
                <w:rFonts w:asciiTheme="minorHAnsi" w:hAnsiTheme="minorHAnsi" w:cstheme="minorHAnsi"/>
                <w:lang w:val="pt-BR"/>
              </w:rPr>
              <w:t>.</w:t>
            </w:r>
          </w:p>
        </w:tc>
      </w:tr>
    </w:tbl>
    <w:p w14:paraId="4293497A" w14:textId="77777777" w:rsidR="00A176F8" w:rsidRPr="008F18EC" w:rsidRDefault="00A176F8" w:rsidP="00C041E5">
      <w:pPr>
        <w:pStyle w:val="PargrafodaLista"/>
        <w:numPr>
          <w:ilvl w:val="1"/>
          <w:numId w:val="2"/>
        </w:numPr>
        <w:tabs>
          <w:tab w:val="left" w:pos="993"/>
        </w:tabs>
        <w:spacing w:before="240" w:after="240" w:line="300" w:lineRule="exact"/>
        <w:ind w:left="0" w:firstLine="0"/>
        <w:rPr>
          <w:rFonts w:asciiTheme="minorHAnsi" w:hAnsiTheme="minorHAnsi" w:cstheme="minorHAnsi"/>
        </w:rPr>
      </w:pPr>
      <w:r w:rsidRPr="008F18EC">
        <w:rPr>
          <w:rFonts w:asciiTheme="minorHAnsi" w:hAnsiTheme="minorHAnsi" w:cstheme="minorHAnsi"/>
        </w:rPr>
        <w:t>Eventuais modificações de datas serão divulgadas no sítio eletrônico [</w:t>
      </w:r>
      <w:r w:rsidRPr="008F18EC">
        <w:rPr>
          <w:rFonts w:ascii="Cambria Math" w:hAnsi="Cambria Math" w:cs="Cambria Math"/>
          <w:highlight w:val="yellow"/>
        </w:rPr>
        <w:t>⦁</w:t>
      </w:r>
      <w:r w:rsidRPr="008F18EC">
        <w:rPr>
          <w:rFonts w:asciiTheme="minorHAnsi" w:hAnsiTheme="minorHAnsi" w:cstheme="minorHAnsi"/>
        </w:rPr>
        <w:t>].</w:t>
      </w:r>
    </w:p>
    <w:p w14:paraId="27769C85" w14:textId="77777777" w:rsidR="00A176F8" w:rsidRPr="008F18EC" w:rsidRDefault="00A176F8" w:rsidP="002D6804">
      <w:pPr>
        <w:pStyle w:val="Captulo"/>
      </w:pPr>
      <w:bookmarkStart w:id="495" w:name="_Toc1527735047"/>
      <w:bookmarkStart w:id="496" w:name="_Toc211683491"/>
      <w:r w:rsidRPr="008F18EC">
        <w:lastRenderedPageBreak/>
        <w:t>PENALIDADES</w:t>
      </w:r>
      <w:bookmarkEnd w:id="495"/>
      <w:bookmarkEnd w:id="496"/>
    </w:p>
    <w:p w14:paraId="0C5F73EF" w14:textId="20AF0386" w:rsidR="00A176F8" w:rsidRPr="008F18EC" w:rsidRDefault="00A176F8" w:rsidP="0D5207EE">
      <w:pPr>
        <w:pStyle w:val="PargrafodaLista"/>
        <w:numPr>
          <w:ilvl w:val="1"/>
          <w:numId w:val="1"/>
        </w:numPr>
        <w:tabs>
          <w:tab w:val="left" w:pos="1814"/>
        </w:tabs>
        <w:spacing w:before="240" w:after="240" w:line="300" w:lineRule="exact"/>
        <w:ind w:left="0" w:firstLine="0"/>
        <w:rPr>
          <w:rFonts w:asciiTheme="minorHAnsi" w:hAnsiTheme="minorHAnsi" w:cstheme="minorBidi"/>
        </w:rPr>
      </w:pPr>
      <w:bookmarkStart w:id="497" w:name="_Ref197423240"/>
      <w:r w:rsidRPr="008F18EC">
        <w:rPr>
          <w:rFonts w:asciiTheme="minorHAnsi" w:hAnsiTheme="minorHAnsi" w:cstheme="minorBidi"/>
        </w:rPr>
        <w:t xml:space="preserve">A </w:t>
      </w:r>
      <w:r w:rsidRPr="008F18EC">
        <w:rPr>
          <w:rFonts w:asciiTheme="minorHAnsi" w:hAnsiTheme="minorHAnsi" w:cstheme="minorBidi"/>
          <w:b/>
          <w:bCs/>
        </w:rPr>
        <w:t>Proponente</w:t>
      </w:r>
      <w:r w:rsidRPr="008F18EC">
        <w:rPr>
          <w:rFonts w:asciiTheme="minorHAnsi" w:hAnsiTheme="minorHAnsi" w:cstheme="minorBidi"/>
        </w:rPr>
        <w:t xml:space="preserve"> ou </w:t>
      </w:r>
      <w:r w:rsidRPr="008F18EC">
        <w:rPr>
          <w:rFonts w:asciiTheme="minorHAnsi" w:hAnsiTheme="minorHAnsi" w:cstheme="minorBidi"/>
          <w:b/>
          <w:bCs/>
        </w:rPr>
        <w:t>Adjudicatária</w:t>
      </w:r>
      <w:r w:rsidRPr="008F18EC">
        <w:rPr>
          <w:rFonts w:asciiTheme="minorHAnsi" w:hAnsiTheme="minorHAnsi" w:cstheme="minorBidi"/>
        </w:rPr>
        <w:t xml:space="preserve"> que, convocada no prazo de validade de sua </w:t>
      </w:r>
      <w:r w:rsidRPr="008F18EC">
        <w:rPr>
          <w:rFonts w:asciiTheme="minorHAnsi" w:hAnsiTheme="minorHAnsi" w:cstheme="minorBidi"/>
          <w:b/>
          <w:bCs/>
        </w:rPr>
        <w:t>Proposta Econômica</w:t>
      </w:r>
      <w:r w:rsidRPr="008F18EC">
        <w:rPr>
          <w:rFonts w:asciiTheme="minorHAnsi" w:hAnsiTheme="minorHAnsi" w:cstheme="minorBidi"/>
        </w:rPr>
        <w:t xml:space="preserve">, </w:t>
      </w:r>
      <w:r w:rsidR="00630151" w:rsidRPr="008F18EC">
        <w:rPr>
          <w:rFonts w:asciiTheme="minorHAnsi" w:hAnsiTheme="minorHAnsi" w:cstheme="minorBidi"/>
        </w:rPr>
        <w:t xml:space="preserve">(i) </w:t>
      </w:r>
      <w:r w:rsidRPr="008F18EC">
        <w:rPr>
          <w:rFonts w:asciiTheme="minorHAnsi" w:hAnsiTheme="minorHAnsi" w:cstheme="minorBidi"/>
        </w:rPr>
        <w:t xml:space="preserve">deixar de cumprir as condições prévias para assinatura do </w:t>
      </w:r>
      <w:r w:rsidRPr="008F18EC">
        <w:rPr>
          <w:rFonts w:asciiTheme="minorHAnsi" w:hAnsiTheme="minorHAnsi" w:cstheme="minorBidi"/>
          <w:b/>
          <w:bCs/>
        </w:rPr>
        <w:t>Contrato de Concessão</w:t>
      </w:r>
      <w:r w:rsidRPr="008F18EC">
        <w:rPr>
          <w:rFonts w:asciiTheme="minorHAnsi" w:hAnsiTheme="minorHAnsi" w:cstheme="minorBidi"/>
        </w:rPr>
        <w:t xml:space="preserve">; </w:t>
      </w:r>
      <w:r w:rsidR="00630151" w:rsidRPr="008F18EC">
        <w:rPr>
          <w:rFonts w:asciiTheme="minorHAnsi" w:hAnsiTheme="minorHAnsi" w:cstheme="minorBidi"/>
        </w:rPr>
        <w:t>(</w:t>
      </w:r>
      <w:proofErr w:type="spellStart"/>
      <w:r w:rsidR="00630151" w:rsidRPr="008F18EC">
        <w:rPr>
          <w:rFonts w:asciiTheme="minorHAnsi" w:hAnsiTheme="minorHAnsi" w:cstheme="minorBidi"/>
        </w:rPr>
        <w:t>ii</w:t>
      </w:r>
      <w:proofErr w:type="spellEnd"/>
      <w:r w:rsidR="00630151" w:rsidRPr="008F18EC">
        <w:rPr>
          <w:rFonts w:asciiTheme="minorHAnsi" w:hAnsiTheme="minorHAnsi" w:cstheme="minorBidi"/>
        </w:rPr>
        <w:t xml:space="preserve">) </w:t>
      </w:r>
      <w:r w:rsidRPr="008F18EC">
        <w:rPr>
          <w:rFonts w:asciiTheme="minorHAnsi" w:hAnsiTheme="minorHAnsi" w:cstheme="minorBidi"/>
        </w:rPr>
        <w:t xml:space="preserve">não assinar o </w:t>
      </w:r>
      <w:r w:rsidRPr="008F18EC">
        <w:rPr>
          <w:rFonts w:asciiTheme="minorHAnsi" w:hAnsiTheme="minorHAnsi" w:cstheme="minorBidi"/>
          <w:b/>
          <w:bCs/>
        </w:rPr>
        <w:t>Contrato de Concessão</w:t>
      </w:r>
      <w:r w:rsidRPr="008F18EC">
        <w:rPr>
          <w:rFonts w:asciiTheme="minorHAnsi" w:hAnsiTheme="minorHAnsi" w:cstheme="minorBidi"/>
        </w:rPr>
        <w:t xml:space="preserve">; </w:t>
      </w:r>
      <w:r w:rsidR="00630151" w:rsidRPr="008F18EC">
        <w:rPr>
          <w:rFonts w:asciiTheme="minorHAnsi" w:hAnsiTheme="minorHAnsi" w:cstheme="minorBidi"/>
        </w:rPr>
        <w:t>(</w:t>
      </w:r>
      <w:proofErr w:type="spellStart"/>
      <w:r w:rsidR="00630151" w:rsidRPr="008F18EC">
        <w:rPr>
          <w:rFonts w:asciiTheme="minorHAnsi" w:hAnsiTheme="minorHAnsi" w:cstheme="minorBidi"/>
        </w:rPr>
        <w:t>iii</w:t>
      </w:r>
      <w:proofErr w:type="spellEnd"/>
      <w:r w:rsidR="00630151" w:rsidRPr="008F18EC">
        <w:rPr>
          <w:rFonts w:asciiTheme="minorHAnsi" w:hAnsiTheme="minorHAnsi" w:cstheme="minorBidi"/>
        </w:rPr>
        <w:t xml:space="preserve">) </w:t>
      </w:r>
      <w:r w:rsidRPr="008F18EC">
        <w:rPr>
          <w:rFonts w:asciiTheme="minorHAnsi" w:hAnsiTheme="minorHAnsi" w:cstheme="minorBidi"/>
        </w:rPr>
        <w:t xml:space="preserve">deixar de entregar documentação exigida neste </w:t>
      </w:r>
      <w:r w:rsidRPr="008F18EC">
        <w:rPr>
          <w:rFonts w:asciiTheme="minorHAnsi" w:hAnsiTheme="minorHAnsi" w:cstheme="minorBidi"/>
          <w:b/>
          <w:bCs/>
        </w:rPr>
        <w:t>Edital</w:t>
      </w:r>
      <w:r w:rsidRPr="008F18EC">
        <w:rPr>
          <w:rFonts w:asciiTheme="minorHAnsi" w:hAnsiTheme="minorHAnsi" w:cstheme="minorBidi"/>
        </w:rPr>
        <w:t xml:space="preserve">; </w:t>
      </w:r>
      <w:r w:rsidR="00630151" w:rsidRPr="008F18EC">
        <w:rPr>
          <w:rFonts w:asciiTheme="minorHAnsi" w:hAnsiTheme="minorHAnsi" w:cstheme="minorBidi"/>
        </w:rPr>
        <w:t>(</w:t>
      </w:r>
      <w:proofErr w:type="spellStart"/>
      <w:r w:rsidR="00630151" w:rsidRPr="008F18EC">
        <w:rPr>
          <w:rFonts w:asciiTheme="minorHAnsi" w:hAnsiTheme="minorHAnsi" w:cstheme="minorBidi"/>
        </w:rPr>
        <w:t>iv</w:t>
      </w:r>
      <w:proofErr w:type="spellEnd"/>
      <w:r w:rsidR="00630151" w:rsidRPr="008F18EC">
        <w:rPr>
          <w:rFonts w:asciiTheme="minorHAnsi" w:hAnsiTheme="minorHAnsi" w:cstheme="minorBidi"/>
        </w:rPr>
        <w:t xml:space="preserve">) </w:t>
      </w:r>
      <w:r w:rsidRPr="008F18EC">
        <w:rPr>
          <w:rFonts w:asciiTheme="minorHAnsi" w:hAnsiTheme="minorHAnsi" w:cstheme="minorBidi"/>
        </w:rPr>
        <w:t xml:space="preserve">apresentar documentação falsa; </w:t>
      </w:r>
      <w:r w:rsidR="002E44DD" w:rsidRPr="008F18EC">
        <w:rPr>
          <w:rFonts w:asciiTheme="minorHAnsi" w:hAnsiTheme="minorHAnsi" w:cstheme="minorBidi"/>
        </w:rPr>
        <w:t xml:space="preserve">(v) </w:t>
      </w:r>
      <w:r w:rsidRPr="008F18EC">
        <w:rPr>
          <w:rFonts w:asciiTheme="minorHAnsi" w:hAnsiTheme="minorHAnsi" w:cstheme="minorBidi"/>
        </w:rPr>
        <w:t xml:space="preserve">ensejar o retardamento da licitação; </w:t>
      </w:r>
      <w:r w:rsidR="002E44DD" w:rsidRPr="008F18EC">
        <w:rPr>
          <w:rFonts w:asciiTheme="minorHAnsi" w:hAnsiTheme="minorHAnsi" w:cstheme="minorBidi"/>
        </w:rPr>
        <w:t xml:space="preserve">(vi) </w:t>
      </w:r>
      <w:r w:rsidRPr="008F18EC">
        <w:rPr>
          <w:rFonts w:asciiTheme="minorHAnsi" w:hAnsiTheme="minorHAnsi" w:cstheme="minorBidi"/>
        </w:rPr>
        <w:t xml:space="preserve">não mantiver a </w:t>
      </w:r>
      <w:r w:rsidRPr="008F18EC">
        <w:rPr>
          <w:rFonts w:asciiTheme="minorHAnsi" w:hAnsiTheme="minorHAnsi" w:cstheme="minorBidi"/>
          <w:b/>
          <w:bCs/>
        </w:rPr>
        <w:t>Proposta Econômica</w:t>
      </w:r>
      <w:r w:rsidRPr="008F18EC">
        <w:rPr>
          <w:rFonts w:asciiTheme="minorHAnsi" w:hAnsiTheme="minorHAnsi" w:cstheme="minorBidi"/>
        </w:rPr>
        <w:t xml:space="preserve">; </w:t>
      </w:r>
      <w:r w:rsidR="002E44DD" w:rsidRPr="008F18EC">
        <w:rPr>
          <w:rFonts w:asciiTheme="minorHAnsi" w:hAnsiTheme="minorHAnsi" w:cstheme="minorBidi"/>
        </w:rPr>
        <w:t>(</w:t>
      </w:r>
      <w:proofErr w:type="spellStart"/>
      <w:r w:rsidR="002E44DD" w:rsidRPr="008F18EC">
        <w:rPr>
          <w:rFonts w:asciiTheme="minorHAnsi" w:hAnsiTheme="minorHAnsi" w:cstheme="minorBidi"/>
        </w:rPr>
        <w:t>vii</w:t>
      </w:r>
      <w:proofErr w:type="spellEnd"/>
      <w:r w:rsidR="002E44DD" w:rsidRPr="008F18EC">
        <w:rPr>
          <w:rFonts w:asciiTheme="minorHAnsi" w:hAnsiTheme="minorHAnsi" w:cstheme="minorBidi"/>
        </w:rPr>
        <w:t xml:space="preserve">) </w:t>
      </w:r>
      <w:r w:rsidRPr="008F18EC">
        <w:rPr>
          <w:rFonts w:asciiTheme="minorHAnsi" w:hAnsiTheme="minorHAnsi" w:cstheme="minorBidi"/>
        </w:rPr>
        <w:t xml:space="preserve">comportar-se de modo inidôneo; </w:t>
      </w:r>
      <w:r w:rsidR="002E44DD" w:rsidRPr="008F18EC">
        <w:rPr>
          <w:rFonts w:asciiTheme="minorHAnsi" w:hAnsiTheme="minorHAnsi" w:cstheme="minorBidi"/>
        </w:rPr>
        <w:t>(</w:t>
      </w:r>
      <w:proofErr w:type="spellStart"/>
      <w:r w:rsidR="002E44DD" w:rsidRPr="008F18EC">
        <w:rPr>
          <w:rFonts w:asciiTheme="minorHAnsi" w:hAnsiTheme="minorHAnsi" w:cstheme="minorBidi"/>
        </w:rPr>
        <w:t>viii</w:t>
      </w:r>
      <w:proofErr w:type="spellEnd"/>
      <w:r w:rsidR="002E44DD" w:rsidRPr="008F18EC">
        <w:rPr>
          <w:rFonts w:asciiTheme="minorHAnsi" w:hAnsiTheme="minorHAnsi" w:cstheme="minorBidi"/>
        </w:rPr>
        <w:t xml:space="preserve">) </w:t>
      </w:r>
      <w:r w:rsidRPr="008F18EC">
        <w:rPr>
          <w:rFonts w:asciiTheme="minorHAnsi" w:hAnsiTheme="minorHAnsi" w:cstheme="minorBidi"/>
        </w:rPr>
        <w:t xml:space="preserve">praticar atos ilícitos, dentre os quais os previstos no Capítulo II-B, </w:t>
      </w:r>
      <w:r w:rsidR="00C230F6" w:rsidRPr="008F18EC">
        <w:rPr>
          <w:rFonts w:asciiTheme="minorHAnsi" w:hAnsiTheme="minorHAnsi" w:cstheme="minorBidi"/>
        </w:rPr>
        <w:t>artigo</w:t>
      </w:r>
      <w:r w:rsidRPr="008F18EC">
        <w:rPr>
          <w:rFonts w:asciiTheme="minorHAnsi" w:hAnsiTheme="minorHAnsi" w:cstheme="minorBidi"/>
        </w:rPr>
        <w:t xml:space="preserve"> 337-E e seguintes, do Decreto-</w:t>
      </w:r>
      <w:r w:rsidR="00051497" w:rsidRPr="008F18EC">
        <w:rPr>
          <w:rFonts w:asciiTheme="minorHAnsi" w:hAnsiTheme="minorHAnsi" w:cstheme="minorBidi"/>
        </w:rPr>
        <w:t>Lei Federal nº</w:t>
      </w:r>
      <w:r w:rsidRPr="008F18EC">
        <w:rPr>
          <w:rFonts w:asciiTheme="minorHAnsi" w:hAnsiTheme="minorHAnsi" w:cstheme="minorBidi"/>
        </w:rPr>
        <w:t xml:space="preserve"> 2.848, de 7 de dezembro de 1940; </w:t>
      </w:r>
      <w:r w:rsidR="00334174" w:rsidRPr="008F18EC">
        <w:rPr>
          <w:rFonts w:asciiTheme="minorHAnsi" w:hAnsiTheme="minorHAnsi" w:cstheme="minorBidi"/>
        </w:rPr>
        <w:t>(</w:t>
      </w:r>
      <w:proofErr w:type="spellStart"/>
      <w:r w:rsidR="00334174" w:rsidRPr="008F18EC">
        <w:rPr>
          <w:rFonts w:asciiTheme="minorHAnsi" w:hAnsiTheme="minorHAnsi" w:cstheme="minorBidi"/>
        </w:rPr>
        <w:t>ix</w:t>
      </w:r>
      <w:proofErr w:type="spellEnd"/>
      <w:r w:rsidR="00334174" w:rsidRPr="008F18EC">
        <w:rPr>
          <w:rFonts w:asciiTheme="minorHAnsi" w:hAnsiTheme="minorHAnsi" w:cstheme="minorBidi"/>
        </w:rPr>
        <w:t xml:space="preserve">) </w:t>
      </w:r>
      <w:r w:rsidRPr="008F18EC">
        <w:rPr>
          <w:rFonts w:asciiTheme="minorHAnsi" w:hAnsiTheme="minorHAnsi" w:cstheme="minorBidi"/>
        </w:rPr>
        <w:t xml:space="preserve">fizer declaração falsa; </w:t>
      </w:r>
      <w:r w:rsidR="00334174" w:rsidRPr="008F18EC">
        <w:rPr>
          <w:rFonts w:asciiTheme="minorHAnsi" w:hAnsiTheme="minorHAnsi" w:cstheme="minorBidi"/>
        </w:rPr>
        <w:t xml:space="preserve">(x) </w:t>
      </w:r>
      <w:r w:rsidRPr="008F18EC">
        <w:rPr>
          <w:rFonts w:asciiTheme="minorHAnsi" w:hAnsiTheme="minorHAnsi" w:cstheme="minorBidi"/>
        </w:rPr>
        <w:t>cometer fraude fiscal</w:t>
      </w:r>
      <w:r w:rsidR="00D53782" w:rsidRPr="008F18EC">
        <w:rPr>
          <w:rFonts w:asciiTheme="minorHAnsi" w:hAnsiTheme="minorHAnsi" w:cstheme="minorBidi"/>
        </w:rPr>
        <w:t xml:space="preserve">; </w:t>
      </w:r>
      <w:r w:rsidR="00F26267" w:rsidRPr="008F18EC">
        <w:rPr>
          <w:rFonts w:asciiTheme="minorHAnsi" w:hAnsiTheme="minorHAnsi" w:cstheme="minorBidi"/>
        </w:rPr>
        <w:t xml:space="preserve">(xi) </w:t>
      </w:r>
      <w:r w:rsidR="00D53782" w:rsidRPr="008F18EC">
        <w:rPr>
          <w:rFonts w:asciiTheme="minorHAnsi" w:hAnsiTheme="minorHAnsi" w:cstheme="minorBidi"/>
        </w:rPr>
        <w:t xml:space="preserve">bem como descumprir qualquer outra condição estabelecida neste </w:t>
      </w:r>
      <w:r w:rsidR="00D53782" w:rsidRPr="008F18EC">
        <w:rPr>
          <w:rFonts w:asciiTheme="minorHAnsi" w:hAnsiTheme="minorHAnsi" w:cstheme="minorBidi"/>
          <w:b/>
          <w:bCs/>
        </w:rPr>
        <w:t>Edital</w:t>
      </w:r>
      <w:r w:rsidRPr="008F18EC">
        <w:rPr>
          <w:rFonts w:asciiTheme="minorHAnsi" w:hAnsiTheme="minorHAnsi" w:cstheme="minorBidi"/>
        </w:rPr>
        <w:t xml:space="preserve"> ficará sujeita às seguintes sanções, a serem aplicadas pela </w:t>
      </w:r>
      <w:r w:rsidRPr="008F18EC">
        <w:rPr>
          <w:rFonts w:asciiTheme="minorHAnsi" w:hAnsiTheme="minorHAnsi" w:cstheme="minorBidi"/>
          <w:b/>
          <w:bCs/>
        </w:rPr>
        <w:t>ANTAQ</w:t>
      </w:r>
      <w:r w:rsidRPr="008F18EC">
        <w:rPr>
          <w:rFonts w:asciiTheme="minorHAnsi" w:hAnsiTheme="minorHAnsi" w:cstheme="minorBidi"/>
        </w:rPr>
        <w:t xml:space="preserve"> no exercício de suas competências legais:</w:t>
      </w:r>
      <w:bookmarkEnd w:id="497"/>
    </w:p>
    <w:p w14:paraId="44EF5497" w14:textId="77777777" w:rsidR="00A176F8" w:rsidRPr="001E75AE" w:rsidRDefault="00A176F8" w:rsidP="001E75AE">
      <w:pPr>
        <w:pStyle w:val="PargrafodaLista"/>
        <w:numPr>
          <w:ilvl w:val="0"/>
          <w:numId w:val="2"/>
        </w:numPr>
        <w:tabs>
          <w:tab w:val="left" w:pos="2663"/>
          <w:tab w:val="left" w:pos="2664"/>
        </w:tabs>
        <w:spacing w:before="240" w:after="240" w:line="300" w:lineRule="exact"/>
      </w:pPr>
    </w:p>
    <w:p w14:paraId="2C8D0A9C" w14:textId="12CDB5E7" w:rsidR="00A176F8" w:rsidRPr="008F18EC" w:rsidDel="001E75AE" w:rsidRDefault="00A176F8" w:rsidP="00381FCE">
      <w:pPr>
        <w:pStyle w:val="PargrafodaLista"/>
        <w:tabs>
          <w:tab w:val="left" w:pos="2663"/>
          <w:tab w:val="left" w:pos="2664"/>
        </w:tabs>
        <w:spacing w:before="240" w:after="240" w:line="300" w:lineRule="exact"/>
        <w:ind w:left="454"/>
        <w:rPr>
          <w:del w:id="498" w:author="Isabela Alves Pereira Oliveira" w:date="2025-10-18T13:07:00Z" w16du:dateUtc="2025-10-18T16:07:00Z"/>
          <w:rFonts w:asciiTheme="minorHAnsi" w:hAnsiTheme="minorHAnsi" w:cstheme="minorBidi"/>
        </w:rPr>
        <w:pPrChange w:id="499" w:author="Isabela Alves Pereira Oliveira" w:date="2025-10-18T13:03:00Z" w16du:dateUtc="2025-10-18T16:03:00Z">
          <w:pPr>
            <w:pStyle w:val="PargrafodaLista"/>
            <w:numPr>
              <w:ilvl w:val="1"/>
              <w:numId w:val="2"/>
            </w:numPr>
            <w:tabs>
              <w:tab w:val="left" w:pos="2663"/>
              <w:tab w:val="left" w:pos="2664"/>
            </w:tabs>
            <w:spacing w:before="240" w:after="240" w:line="300" w:lineRule="exact"/>
            <w:ind w:left="454" w:hanging="350"/>
          </w:pPr>
        </w:pPrChange>
      </w:pPr>
    </w:p>
    <w:p w14:paraId="39DCCFC6" w14:textId="77777777" w:rsidR="00A176F8" w:rsidRPr="008F18EC" w:rsidRDefault="00A176F8" w:rsidP="00C041E5">
      <w:pPr>
        <w:pStyle w:val="PargrafodaLista"/>
        <w:numPr>
          <w:ilvl w:val="2"/>
          <w:numId w:val="2"/>
        </w:numPr>
        <w:tabs>
          <w:tab w:val="left" w:pos="2663"/>
          <w:tab w:val="left" w:pos="2664"/>
        </w:tabs>
        <w:spacing w:before="240" w:after="240" w:line="300" w:lineRule="exact"/>
        <w:ind w:left="284" w:firstLine="0"/>
        <w:rPr>
          <w:rFonts w:asciiTheme="minorHAnsi" w:hAnsiTheme="minorHAnsi" w:cstheme="minorHAnsi"/>
        </w:rPr>
      </w:pPr>
      <w:r w:rsidRPr="008F18EC">
        <w:rPr>
          <w:rFonts w:asciiTheme="minorHAnsi" w:hAnsiTheme="minorHAnsi" w:cstheme="minorHAnsi"/>
        </w:rPr>
        <w:t>advertência;</w:t>
      </w:r>
    </w:p>
    <w:p w14:paraId="671BB53F" w14:textId="67285373" w:rsidR="00A176F8" w:rsidRPr="008F18EC" w:rsidRDefault="00A176F8" w:rsidP="00C041E5">
      <w:pPr>
        <w:pStyle w:val="PargrafodaLista"/>
        <w:numPr>
          <w:ilvl w:val="2"/>
          <w:numId w:val="2"/>
        </w:numPr>
        <w:tabs>
          <w:tab w:val="left" w:pos="2664"/>
        </w:tabs>
        <w:spacing w:before="240" w:after="240" w:line="300" w:lineRule="exact"/>
        <w:ind w:left="284" w:firstLine="0"/>
        <w:rPr>
          <w:rFonts w:asciiTheme="minorHAnsi" w:hAnsiTheme="minorHAnsi" w:cstheme="minorHAnsi"/>
        </w:rPr>
      </w:pPr>
      <w:r w:rsidRPr="008F18EC">
        <w:rPr>
          <w:rFonts w:asciiTheme="minorHAnsi" w:hAnsiTheme="minorHAnsi" w:cstheme="minorHAnsi"/>
        </w:rPr>
        <w:t xml:space="preserve">multa, a ser calculada em processo administrativo, no qual serão assegurados o contraditório e a ampla defesa, a ser fixada em até </w:t>
      </w:r>
      <w:r w:rsidR="00F26267" w:rsidRPr="008F18EC">
        <w:rPr>
          <w:rFonts w:asciiTheme="minorHAnsi" w:hAnsiTheme="minorHAnsi" w:cstheme="minorHAnsi"/>
        </w:rPr>
        <w:t>[</w:t>
      </w:r>
      <w:r w:rsidRPr="008F18EC">
        <w:rPr>
          <w:rFonts w:asciiTheme="minorHAnsi" w:hAnsiTheme="minorHAnsi" w:cstheme="minorHAnsi"/>
          <w:highlight w:val="yellow"/>
        </w:rPr>
        <w:t>1% (um por cento)</w:t>
      </w:r>
      <w:r w:rsidR="00F26267" w:rsidRPr="008F18EC">
        <w:rPr>
          <w:rFonts w:asciiTheme="minorHAnsi" w:hAnsiTheme="minorHAnsi" w:cstheme="minorHAnsi"/>
        </w:rPr>
        <w:t>]</w:t>
      </w:r>
      <w:r w:rsidRPr="008F18EC">
        <w:rPr>
          <w:rFonts w:asciiTheme="minorHAnsi" w:hAnsiTheme="minorHAnsi" w:cstheme="minorHAnsi"/>
        </w:rPr>
        <w:t xml:space="preserve"> do valor estimado do </w:t>
      </w:r>
      <w:r w:rsidRPr="008F18EC">
        <w:rPr>
          <w:rFonts w:asciiTheme="minorHAnsi" w:hAnsiTheme="minorHAnsi" w:cstheme="minorHAnsi"/>
          <w:b/>
          <w:bCs/>
        </w:rPr>
        <w:t>Contrato de Concessão</w:t>
      </w:r>
      <w:r w:rsidRPr="008F18EC">
        <w:rPr>
          <w:rFonts w:asciiTheme="minorHAnsi" w:hAnsiTheme="minorHAnsi" w:cstheme="minorHAnsi"/>
        </w:rPr>
        <w:t>, devendo haver proporção entre a gravidade da infração e o valor da multa; e</w:t>
      </w:r>
    </w:p>
    <w:p w14:paraId="2D051551" w14:textId="1EBE3873" w:rsidR="00A176F8" w:rsidRPr="008F18EC" w:rsidRDefault="00A176F8" w:rsidP="00C041E5">
      <w:pPr>
        <w:pStyle w:val="PargrafodaLista"/>
        <w:numPr>
          <w:ilvl w:val="2"/>
          <w:numId w:val="2"/>
        </w:numPr>
        <w:tabs>
          <w:tab w:val="left" w:pos="2664"/>
        </w:tabs>
        <w:spacing w:before="240" w:after="240" w:line="300" w:lineRule="exact"/>
        <w:ind w:left="284" w:firstLine="0"/>
        <w:rPr>
          <w:rFonts w:asciiTheme="minorHAnsi" w:hAnsiTheme="minorHAnsi" w:cstheme="minorHAnsi"/>
        </w:rPr>
      </w:pPr>
      <w:r w:rsidRPr="008F18EC">
        <w:rPr>
          <w:rFonts w:asciiTheme="minorHAnsi" w:hAnsiTheme="minorHAnsi" w:cstheme="minorHAnsi"/>
        </w:rPr>
        <w:t xml:space="preserve">suspensão temporária do direito de contratar ou participar de licitações por até </w:t>
      </w:r>
      <w:r w:rsidR="00F26267" w:rsidRPr="008F18EC">
        <w:rPr>
          <w:rFonts w:asciiTheme="minorHAnsi" w:hAnsiTheme="minorHAnsi" w:cstheme="minorHAnsi"/>
        </w:rPr>
        <w:t>[</w:t>
      </w:r>
      <w:r w:rsidR="00884BCF" w:rsidRPr="008F18EC">
        <w:rPr>
          <w:rFonts w:asciiTheme="minorHAnsi" w:hAnsiTheme="minorHAnsi" w:cstheme="minorHAnsi"/>
          <w:highlight w:val="yellow"/>
        </w:rPr>
        <w:t xml:space="preserve">3 </w:t>
      </w:r>
      <w:r w:rsidRPr="008F18EC">
        <w:rPr>
          <w:rFonts w:asciiTheme="minorHAnsi" w:hAnsiTheme="minorHAnsi" w:cstheme="minorHAnsi"/>
          <w:highlight w:val="yellow"/>
        </w:rPr>
        <w:t>(</w:t>
      </w:r>
      <w:r w:rsidR="00884BCF" w:rsidRPr="008F18EC">
        <w:rPr>
          <w:rFonts w:asciiTheme="minorHAnsi" w:hAnsiTheme="minorHAnsi" w:cstheme="minorHAnsi"/>
          <w:highlight w:val="yellow"/>
        </w:rPr>
        <w:t>três</w:t>
      </w:r>
      <w:r w:rsidRPr="008F18EC">
        <w:rPr>
          <w:rFonts w:asciiTheme="minorHAnsi" w:hAnsiTheme="minorHAnsi" w:cstheme="minorHAnsi"/>
          <w:highlight w:val="yellow"/>
        </w:rPr>
        <w:t>)</w:t>
      </w:r>
      <w:r w:rsidRPr="008F18EC">
        <w:rPr>
          <w:rFonts w:asciiTheme="minorHAnsi" w:hAnsiTheme="minorHAnsi" w:cstheme="minorHAnsi"/>
          <w:spacing w:val="-12"/>
          <w:highlight w:val="yellow"/>
        </w:rPr>
        <w:t xml:space="preserve"> </w:t>
      </w:r>
      <w:r w:rsidRPr="008F18EC">
        <w:rPr>
          <w:rFonts w:asciiTheme="minorHAnsi" w:hAnsiTheme="minorHAnsi" w:cstheme="minorHAnsi"/>
          <w:highlight w:val="yellow"/>
        </w:rPr>
        <w:t>anos</w:t>
      </w:r>
      <w:r w:rsidR="00F26267" w:rsidRPr="008F18EC">
        <w:rPr>
          <w:rFonts w:asciiTheme="minorHAnsi" w:hAnsiTheme="minorHAnsi" w:cstheme="minorHAnsi"/>
        </w:rPr>
        <w:t>]</w:t>
      </w:r>
      <w:r w:rsidRPr="008F18EC">
        <w:rPr>
          <w:rFonts w:asciiTheme="minorHAnsi" w:hAnsiTheme="minorHAnsi" w:cstheme="minorHAnsi"/>
        </w:rPr>
        <w:t>.</w:t>
      </w:r>
    </w:p>
    <w:p w14:paraId="370F9FB0" w14:textId="3ABF6C94" w:rsidR="00A176F8" w:rsidRPr="008F18EC" w:rsidRDefault="00A176F8" w:rsidP="00C041E5">
      <w:pPr>
        <w:pStyle w:val="PargrafodaLista"/>
        <w:numPr>
          <w:ilvl w:val="1"/>
          <w:numId w:val="1"/>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Sem prejuízo da aplicação das penalidades previstas no </w:t>
      </w:r>
      <w:r w:rsidR="00622CFC" w:rsidRPr="008F18EC">
        <w:rPr>
          <w:rFonts w:asciiTheme="minorHAnsi" w:hAnsiTheme="minorHAnsi" w:cstheme="minorHAnsi"/>
        </w:rPr>
        <w:t>Item</w:t>
      </w:r>
      <w:r w:rsidRPr="008F18EC">
        <w:rPr>
          <w:rFonts w:asciiTheme="minorHAnsi" w:hAnsiTheme="minorHAnsi" w:cstheme="minorHAnsi"/>
        </w:rPr>
        <w:t xml:space="preserve"> </w:t>
      </w:r>
      <w:r w:rsidR="00F26267" w:rsidRPr="008F18EC">
        <w:rPr>
          <w:rFonts w:asciiTheme="minorHAnsi" w:hAnsiTheme="minorHAnsi" w:cstheme="minorHAnsi"/>
        </w:rPr>
        <w:fldChar w:fldCharType="begin"/>
      </w:r>
      <w:r w:rsidR="00F26267" w:rsidRPr="008F18EC">
        <w:rPr>
          <w:rFonts w:asciiTheme="minorHAnsi" w:hAnsiTheme="minorHAnsi" w:cstheme="minorHAnsi"/>
        </w:rPr>
        <w:instrText xml:space="preserve"> REF _Ref197423240 \r \h </w:instrText>
      </w:r>
      <w:r w:rsidR="00F26267" w:rsidRPr="008F18EC">
        <w:rPr>
          <w:rFonts w:asciiTheme="minorHAnsi" w:hAnsiTheme="minorHAnsi" w:cstheme="minorHAnsi"/>
        </w:rPr>
      </w:r>
      <w:r w:rsidR="00F26267" w:rsidRPr="008F18EC">
        <w:rPr>
          <w:rFonts w:asciiTheme="minorHAnsi" w:hAnsiTheme="minorHAnsi" w:cstheme="minorHAnsi"/>
        </w:rPr>
        <w:fldChar w:fldCharType="separate"/>
      </w:r>
      <w:r w:rsidR="00D64BBC" w:rsidRPr="008F18EC">
        <w:rPr>
          <w:rFonts w:asciiTheme="minorHAnsi" w:hAnsiTheme="minorHAnsi" w:cstheme="minorHAnsi"/>
        </w:rPr>
        <w:t>10.1</w:t>
      </w:r>
      <w:r w:rsidR="00F26267" w:rsidRPr="008F18EC">
        <w:rPr>
          <w:rFonts w:asciiTheme="minorHAnsi" w:hAnsiTheme="minorHAnsi" w:cstheme="minorHAnsi"/>
        </w:rPr>
        <w:fldChar w:fldCharType="end"/>
      </w:r>
      <w:r w:rsidRPr="008F18EC">
        <w:rPr>
          <w:rFonts w:asciiTheme="minorHAnsi" w:hAnsiTheme="minorHAnsi" w:cstheme="minorHAnsi"/>
        </w:rPr>
        <w:t xml:space="preserve"> e da eventual execução de </w:t>
      </w:r>
      <w:r w:rsidRPr="008F18EC">
        <w:rPr>
          <w:rFonts w:asciiTheme="minorHAnsi" w:hAnsiTheme="minorHAnsi" w:cstheme="minorHAnsi"/>
          <w:b/>
          <w:bCs/>
        </w:rPr>
        <w:t>Garantia da Proposta</w:t>
      </w:r>
      <w:r w:rsidRPr="008F18EC">
        <w:rPr>
          <w:rFonts w:asciiTheme="minorHAnsi" w:hAnsiTheme="minorHAnsi" w:cstheme="minorHAnsi"/>
        </w:rPr>
        <w:t xml:space="preserve">, a </w:t>
      </w:r>
      <w:r w:rsidRPr="008F18EC">
        <w:rPr>
          <w:rFonts w:asciiTheme="minorHAnsi" w:hAnsiTheme="minorHAnsi" w:cstheme="minorHAnsi"/>
          <w:b/>
          <w:bCs/>
        </w:rPr>
        <w:t>Proponente</w:t>
      </w:r>
      <w:r w:rsidRPr="008F18EC">
        <w:rPr>
          <w:rFonts w:asciiTheme="minorHAnsi" w:hAnsiTheme="minorHAnsi" w:cstheme="minorHAnsi"/>
        </w:rPr>
        <w:t xml:space="preserve"> ou </w:t>
      </w:r>
      <w:r w:rsidRPr="008F18EC">
        <w:rPr>
          <w:rFonts w:asciiTheme="minorHAnsi" w:hAnsiTheme="minorHAnsi" w:cstheme="minorHAnsi"/>
          <w:b/>
          <w:bCs/>
        </w:rPr>
        <w:t>Adjudicatária</w:t>
      </w:r>
      <w:r w:rsidRPr="008F18EC">
        <w:rPr>
          <w:rFonts w:asciiTheme="minorHAnsi" w:hAnsiTheme="minorHAnsi" w:cstheme="minorHAnsi"/>
        </w:rPr>
        <w:t xml:space="preserve"> poderá ser declarada inidônea para contratar com a Administração Pública</w:t>
      </w:r>
      <w:r w:rsidR="00884BCF" w:rsidRPr="008F18EC">
        <w:rPr>
          <w:rFonts w:asciiTheme="minorHAnsi" w:hAnsiTheme="minorHAnsi" w:cstheme="minorHAnsi"/>
        </w:rPr>
        <w:t>, pelo prazo mínimo de 3 (três) anos e máximo de 6 (seis) anos</w:t>
      </w:r>
      <w:r w:rsidRPr="008F18EC">
        <w:rPr>
          <w:rFonts w:asciiTheme="minorHAnsi" w:hAnsiTheme="minorHAnsi" w:cstheme="minorHAnsi"/>
        </w:rPr>
        <w:t>.</w:t>
      </w:r>
    </w:p>
    <w:p w14:paraId="6D6E05EA" w14:textId="77777777" w:rsidR="00A176F8" w:rsidRPr="008F18EC" w:rsidRDefault="00A176F8" w:rsidP="00C041E5">
      <w:pPr>
        <w:pStyle w:val="PargrafodaLista"/>
        <w:numPr>
          <w:ilvl w:val="1"/>
          <w:numId w:val="1"/>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Caso os danos causados superem o valor da </w:t>
      </w:r>
      <w:r w:rsidRPr="008F18EC">
        <w:rPr>
          <w:rFonts w:asciiTheme="minorHAnsi" w:hAnsiTheme="minorHAnsi" w:cstheme="minorHAnsi"/>
          <w:b/>
          <w:bCs/>
        </w:rPr>
        <w:t>Garantia da Proposta</w:t>
      </w:r>
      <w:r w:rsidRPr="008F18EC">
        <w:rPr>
          <w:rFonts w:asciiTheme="minorHAnsi" w:hAnsiTheme="minorHAnsi" w:cstheme="minorHAnsi"/>
        </w:rPr>
        <w:t xml:space="preserve"> aportada, devido à sua gravidade, a </w:t>
      </w:r>
      <w:r w:rsidRPr="008F18EC">
        <w:rPr>
          <w:rFonts w:asciiTheme="minorHAnsi" w:hAnsiTheme="minorHAnsi" w:cstheme="minorHAnsi"/>
          <w:b/>
          <w:bCs/>
        </w:rPr>
        <w:t>Proponente</w:t>
      </w:r>
      <w:r w:rsidRPr="008F18EC">
        <w:rPr>
          <w:rFonts w:asciiTheme="minorHAnsi" w:hAnsiTheme="minorHAnsi" w:cstheme="minorHAnsi"/>
        </w:rPr>
        <w:t xml:space="preserve"> ou </w:t>
      </w:r>
      <w:r w:rsidRPr="008F18EC">
        <w:rPr>
          <w:rFonts w:asciiTheme="minorHAnsi" w:hAnsiTheme="minorHAnsi" w:cstheme="minorHAnsi"/>
          <w:b/>
          <w:bCs/>
        </w:rPr>
        <w:t>Adjudicatária</w:t>
      </w:r>
      <w:r w:rsidRPr="008F18EC">
        <w:rPr>
          <w:rFonts w:asciiTheme="minorHAnsi" w:hAnsiTheme="minorHAnsi" w:cstheme="minorHAnsi"/>
        </w:rPr>
        <w:t xml:space="preserve"> responderá pela indenização suplementar.</w:t>
      </w:r>
    </w:p>
    <w:p w14:paraId="30E5E030" w14:textId="1EEF5BF7" w:rsidR="00A176F8" w:rsidRPr="008F18EC" w:rsidRDefault="00A176F8" w:rsidP="002D6804">
      <w:pPr>
        <w:pStyle w:val="Captulo"/>
      </w:pPr>
      <w:bookmarkStart w:id="500" w:name="_Toc1101197819"/>
      <w:bookmarkStart w:id="501" w:name="_Toc211683492"/>
      <w:r w:rsidRPr="008F18EC">
        <w:lastRenderedPageBreak/>
        <w:t>DISPOSIÇÕES FINAIS</w:t>
      </w:r>
      <w:bookmarkEnd w:id="500"/>
      <w:bookmarkEnd w:id="501"/>
      <w:del w:id="502" w:author="Isabela Alves Pereira Oliveira" w:date="2025-10-18T12:28:00Z" w16du:dateUtc="2025-10-18T15:28:00Z">
        <w:r w:rsidRPr="008F18EC" w:rsidDel="002C1ABF">
          <w:delText xml:space="preserve">   </w:delText>
        </w:r>
      </w:del>
      <w:ins w:id="503" w:author="Isabela Alves Pereira Oliveira" w:date="2025-10-18T12:28:00Z" w16du:dateUtc="2025-10-18T15:28:00Z">
        <w:r w:rsidR="002C1ABF">
          <w:t xml:space="preserve"> </w:t>
        </w:r>
      </w:ins>
    </w:p>
    <w:p w14:paraId="7DD666C7" w14:textId="77777777" w:rsidR="00A176F8" w:rsidRPr="008F18EC" w:rsidRDefault="00A176F8" w:rsidP="00C041E5">
      <w:pPr>
        <w:pStyle w:val="PargrafodaLista"/>
        <w:numPr>
          <w:ilvl w:val="0"/>
          <w:numId w:val="1"/>
        </w:numPr>
        <w:tabs>
          <w:tab w:val="left" w:pos="1814"/>
        </w:tabs>
        <w:spacing w:before="240" w:after="240" w:line="300" w:lineRule="exact"/>
        <w:rPr>
          <w:rFonts w:asciiTheme="minorHAnsi" w:hAnsiTheme="minorHAnsi" w:cstheme="minorHAnsi"/>
          <w:vanish/>
        </w:rPr>
      </w:pPr>
    </w:p>
    <w:p w14:paraId="2531DC3A" w14:textId="42C82DFB" w:rsidR="00A176F8" w:rsidRPr="008F18EC" w:rsidRDefault="00A176F8" w:rsidP="00C041E5">
      <w:pPr>
        <w:pStyle w:val="PargrafodaLista"/>
        <w:numPr>
          <w:ilvl w:val="1"/>
          <w:numId w:val="1"/>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 </w:t>
      </w:r>
      <w:r w:rsidRPr="008F18EC">
        <w:rPr>
          <w:rFonts w:asciiTheme="minorHAnsi" w:hAnsiTheme="minorHAnsi" w:cstheme="minorHAnsi"/>
          <w:b/>
          <w:bCs/>
        </w:rPr>
        <w:t>Leilão</w:t>
      </w:r>
      <w:r w:rsidRPr="008F18EC">
        <w:rPr>
          <w:rFonts w:asciiTheme="minorHAnsi" w:hAnsiTheme="minorHAnsi" w:cstheme="minorHAnsi"/>
        </w:rPr>
        <w:t xml:space="preserve"> poderá ser revogado pela </w:t>
      </w:r>
      <w:r w:rsidRPr="008F18EC">
        <w:rPr>
          <w:rFonts w:asciiTheme="minorHAnsi" w:hAnsiTheme="minorHAnsi" w:cstheme="minorHAnsi"/>
          <w:b/>
          <w:bCs/>
        </w:rPr>
        <w:t xml:space="preserve">ANTAQ </w:t>
      </w:r>
      <w:r w:rsidR="00D53782" w:rsidRPr="008F18EC">
        <w:rPr>
          <w:rFonts w:asciiTheme="minorHAnsi" w:hAnsiTheme="minorHAnsi" w:cstheme="minorHAnsi"/>
        </w:rPr>
        <w:t>ou pelo</w:t>
      </w:r>
      <w:r w:rsidR="00D53782" w:rsidRPr="008F18EC">
        <w:rPr>
          <w:rFonts w:asciiTheme="minorHAnsi" w:hAnsiTheme="minorHAnsi" w:cstheme="minorHAnsi"/>
          <w:b/>
          <w:bCs/>
        </w:rPr>
        <w:t xml:space="preserve"> Poder Concedente</w:t>
      </w:r>
      <w:r w:rsidR="00D53782" w:rsidRPr="008F18EC">
        <w:rPr>
          <w:rFonts w:asciiTheme="minorHAnsi" w:hAnsiTheme="minorHAnsi" w:cstheme="minorHAnsi"/>
        </w:rPr>
        <w:t>, no uso de suas competências,</w:t>
      </w:r>
      <w:r w:rsidR="00D53782" w:rsidRPr="008F18EC">
        <w:rPr>
          <w:rFonts w:asciiTheme="minorHAnsi" w:hAnsiTheme="minorHAnsi" w:cstheme="minorHAnsi"/>
          <w:b/>
          <w:bCs/>
        </w:rPr>
        <w:t xml:space="preserve"> </w:t>
      </w:r>
      <w:r w:rsidRPr="008F18EC">
        <w:rPr>
          <w:rFonts w:asciiTheme="minorHAnsi" w:hAnsiTheme="minorHAnsi" w:cstheme="minorHAnsi"/>
        </w:rPr>
        <w:t>por razões de interesse público decorrentes de fato superveniente devidamente comprovado, pertinente e suficiente para justificar tal</w:t>
      </w:r>
      <w:r w:rsidRPr="008F18EC">
        <w:rPr>
          <w:rFonts w:asciiTheme="minorHAnsi" w:hAnsiTheme="minorHAnsi" w:cstheme="minorHAnsi"/>
          <w:spacing w:val="-11"/>
        </w:rPr>
        <w:t xml:space="preserve"> </w:t>
      </w:r>
      <w:r w:rsidRPr="008F18EC">
        <w:rPr>
          <w:rFonts w:asciiTheme="minorHAnsi" w:hAnsiTheme="minorHAnsi" w:cstheme="minorHAnsi"/>
        </w:rPr>
        <w:t>revogação.</w:t>
      </w:r>
    </w:p>
    <w:p w14:paraId="04DA6155" w14:textId="77777777" w:rsidR="00A176F8" w:rsidRPr="008F18EC" w:rsidRDefault="00A176F8" w:rsidP="00C041E5">
      <w:pPr>
        <w:pStyle w:val="PargrafodaLista"/>
        <w:numPr>
          <w:ilvl w:val="1"/>
          <w:numId w:val="1"/>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ANTAQ</w:t>
      </w:r>
      <w:r w:rsidRPr="008F18EC">
        <w:rPr>
          <w:rFonts w:asciiTheme="minorHAnsi" w:hAnsiTheme="minorHAnsi" w:cstheme="minorHAnsi"/>
        </w:rPr>
        <w:t xml:space="preserve">, de ofício ou por provocação de terceiros, deverá anular o </w:t>
      </w:r>
      <w:r w:rsidRPr="008F18EC">
        <w:rPr>
          <w:rFonts w:asciiTheme="minorHAnsi" w:hAnsiTheme="minorHAnsi" w:cstheme="minorHAnsi"/>
          <w:b/>
          <w:bCs/>
        </w:rPr>
        <w:t>Leilão</w:t>
      </w:r>
      <w:r w:rsidRPr="008F18EC">
        <w:rPr>
          <w:rFonts w:asciiTheme="minorHAnsi" w:hAnsiTheme="minorHAnsi" w:cstheme="minorHAnsi"/>
        </w:rPr>
        <w:t xml:space="preserve"> se verificada qualquer ilegalidade que não possa ser</w:t>
      </w:r>
      <w:r w:rsidRPr="008F18EC">
        <w:rPr>
          <w:rFonts w:asciiTheme="minorHAnsi" w:hAnsiTheme="minorHAnsi" w:cstheme="minorHAnsi"/>
          <w:spacing w:val="-15"/>
        </w:rPr>
        <w:t xml:space="preserve"> </w:t>
      </w:r>
      <w:r w:rsidRPr="008F18EC">
        <w:rPr>
          <w:rFonts w:asciiTheme="minorHAnsi" w:hAnsiTheme="minorHAnsi" w:cstheme="minorHAnsi"/>
        </w:rPr>
        <w:t>sanada.</w:t>
      </w:r>
    </w:p>
    <w:p w14:paraId="48D4BF90" w14:textId="08AB5763" w:rsidR="00A176F8" w:rsidRPr="008F18EC" w:rsidRDefault="00A176F8" w:rsidP="00C041E5">
      <w:pPr>
        <w:pStyle w:val="PargrafodaLista"/>
        <w:numPr>
          <w:ilvl w:val="1"/>
          <w:numId w:val="1"/>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nulidade do </w:t>
      </w:r>
      <w:r w:rsidRPr="008F18EC">
        <w:rPr>
          <w:rFonts w:asciiTheme="minorHAnsi" w:hAnsiTheme="minorHAnsi" w:cstheme="minorHAnsi"/>
          <w:b/>
          <w:bCs/>
        </w:rPr>
        <w:t>Leilão</w:t>
      </w:r>
      <w:r w:rsidRPr="008F18EC">
        <w:rPr>
          <w:rFonts w:asciiTheme="minorHAnsi" w:hAnsiTheme="minorHAnsi" w:cstheme="minorHAnsi"/>
        </w:rPr>
        <w:t xml:space="preserve"> implica a nulidade do respectivo </w:t>
      </w:r>
      <w:r w:rsidRPr="008F18EC">
        <w:rPr>
          <w:rFonts w:asciiTheme="minorHAnsi" w:hAnsiTheme="minorHAnsi" w:cstheme="minorHAnsi"/>
          <w:b/>
          <w:bCs/>
        </w:rPr>
        <w:t>Contrato de Concessão</w:t>
      </w:r>
      <w:r w:rsidRPr="008F18EC">
        <w:rPr>
          <w:rFonts w:asciiTheme="minorHAnsi" w:hAnsiTheme="minorHAnsi" w:cstheme="minorHAnsi"/>
        </w:rPr>
        <w:t xml:space="preserve">, não gerando obrigação de indenizar por parte do </w:t>
      </w:r>
      <w:r w:rsidRPr="008F18EC">
        <w:rPr>
          <w:rFonts w:asciiTheme="minorHAnsi" w:hAnsiTheme="minorHAnsi" w:cstheme="minorHAnsi"/>
          <w:b/>
          <w:bCs/>
        </w:rPr>
        <w:t>Poder Concedente</w:t>
      </w:r>
      <w:r w:rsidRPr="008F18EC">
        <w:rPr>
          <w:rFonts w:asciiTheme="minorHAnsi" w:hAnsiTheme="minorHAnsi" w:cstheme="minorHAnsi"/>
        </w:rPr>
        <w:t xml:space="preserve">, salvo na situação prevista no </w:t>
      </w:r>
      <w:r w:rsidR="00C230F6" w:rsidRPr="008F18EC">
        <w:rPr>
          <w:rFonts w:asciiTheme="minorHAnsi" w:hAnsiTheme="minorHAnsi" w:cstheme="minorHAnsi"/>
        </w:rPr>
        <w:t>artigo</w:t>
      </w:r>
      <w:r w:rsidR="0022135F" w:rsidRPr="008F18EC">
        <w:rPr>
          <w:rFonts w:asciiTheme="minorHAnsi" w:hAnsiTheme="minorHAnsi" w:cstheme="minorHAnsi"/>
        </w:rPr>
        <w:t xml:space="preserve"> 149 da </w:t>
      </w:r>
      <w:r w:rsidR="00051497" w:rsidRPr="008F18EC">
        <w:rPr>
          <w:rFonts w:asciiTheme="minorHAnsi" w:hAnsiTheme="minorHAnsi" w:cstheme="minorHAnsi"/>
        </w:rPr>
        <w:t>Lei Federal nº</w:t>
      </w:r>
      <w:r w:rsidR="0022135F" w:rsidRPr="008F18EC">
        <w:rPr>
          <w:rFonts w:asciiTheme="minorHAnsi" w:hAnsiTheme="minorHAnsi" w:cstheme="minorHAnsi"/>
        </w:rPr>
        <w:t xml:space="preserve"> 14.133/2021</w:t>
      </w:r>
      <w:r w:rsidRPr="008F18EC">
        <w:rPr>
          <w:rFonts w:asciiTheme="minorHAnsi" w:hAnsiTheme="minorHAnsi" w:cstheme="minorHAnsi"/>
        </w:rPr>
        <w:t>.</w:t>
      </w:r>
    </w:p>
    <w:p w14:paraId="24C5CE4E" w14:textId="77777777" w:rsidR="00A176F8" w:rsidRPr="008F18EC" w:rsidRDefault="00A176F8" w:rsidP="00C041E5">
      <w:pPr>
        <w:pStyle w:val="PargrafodaLista"/>
        <w:numPr>
          <w:ilvl w:val="1"/>
          <w:numId w:val="1"/>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As </w:t>
      </w:r>
      <w:r w:rsidRPr="008F18EC">
        <w:rPr>
          <w:rFonts w:asciiTheme="minorHAnsi" w:hAnsiTheme="minorHAnsi" w:cstheme="minorHAnsi"/>
          <w:b/>
          <w:bCs/>
        </w:rPr>
        <w:t>Proponentes</w:t>
      </w:r>
      <w:r w:rsidRPr="008F18EC">
        <w:rPr>
          <w:rFonts w:asciiTheme="minorHAnsi" w:hAnsiTheme="minorHAnsi" w:cstheme="minorHAnsi"/>
        </w:rPr>
        <w:t xml:space="preserve"> são responsáveis pela análise de todos os dados e informações sobre o </w:t>
      </w:r>
      <w:r w:rsidRPr="008F18EC">
        <w:rPr>
          <w:rFonts w:asciiTheme="minorHAnsi" w:hAnsiTheme="minorHAnsi" w:cstheme="minorHAnsi"/>
          <w:b/>
          <w:bCs/>
        </w:rPr>
        <w:t>Leilão</w:t>
      </w:r>
      <w:r w:rsidRPr="008F18EC">
        <w:rPr>
          <w:rFonts w:asciiTheme="minorHAnsi" w:hAnsiTheme="minorHAnsi" w:cstheme="minorHAnsi"/>
        </w:rPr>
        <w:t xml:space="preserve">, cabendo-lhes, ainda, arcar com todos os custos e despesas referentes às providências necessárias à elaboração de sua </w:t>
      </w:r>
      <w:r w:rsidRPr="008F18EC">
        <w:rPr>
          <w:rFonts w:asciiTheme="minorHAnsi" w:hAnsiTheme="minorHAnsi" w:cstheme="minorHAnsi"/>
          <w:b/>
          <w:bCs/>
        </w:rPr>
        <w:t>Proposta Econômica</w:t>
      </w:r>
      <w:r w:rsidRPr="008F18EC">
        <w:rPr>
          <w:rFonts w:asciiTheme="minorHAnsi" w:hAnsiTheme="minorHAnsi" w:cstheme="minorHAnsi"/>
        </w:rPr>
        <w:t>, bem como à participação no</w:t>
      </w:r>
      <w:r w:rsidRPr="008F18EC">
        <w:rPr>
          <w:rFonts w:asciiTheme="minorHAnsi" w:hAnsiTheme="minorHAnsi" w:cstheme="minorHAnsi"/>
          <w:spacing w:val="-8"/>
        </w:rPr>
        <w:t xml:space="preserve"> </w:t>
      </w:r>
      <w:r w:rsidRPr="008F18EC">
        <w:rPr>
          <w:rFonts w:asciiTheme="minorHAnsi" w:hAnsiTheme="minorHAnsi" w:cstheme="minorHAnsi"/>
          <w:b/>
          <w:bCs/>
        </w:rPr>
        <w:t>Leilão</w:t>
      </w:r>
      <w:r w:rsidRPr="008F18EC">
        <w:rPr>
          <w:rFonts w:asciiTheme="minorHAnsi" w:hAnsiTheme="minorHAnsi" w:cstheme="minorHAnsi"/>
        </w:rPr>
        <w:t>.</w:t>
      </w:r>
    </w:p>
    <w:p w14:paraId="53885BC1" w14:textId="77777777" w:rsidR="00A176F8" w:rsidRPr="008F18EC" w:rsidRDefault="00A176F8" w:rsidP="00C041E5">
      <w:pPr>
        <w:pStyle w:val="PargrafodaLista"/>
        <w:numPr>
          <w:ilvl w:val="1"/>
          <w:numId w:val="1"/>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 </w:t>
      </w:r>
      <w:r w:rsidRPr="008F18EC">
        <w:rPr>
          <w:rFonts w:asciiTheme="minorHAnsi" w:hAnsiTheme="minorHAnsi" w:cstheme="minorHAnsi"/>
          <w:b/>
          <w:bCs/>
        </w:rPr>
        <w:t>Proponente</w:t>
      </w:r>
      <w:r w:rsidRPr="008F18EC">
        <w:rPr>
          <w:rFonts w:asciiTheme="minorHAnsi" w:hAnsiTheme="minorHAnsi" w:cstheme="minorHAnsi"/>
        </w:rPr>
        <w:t xml:space="preserve"> obriga-se a comunicar à </w:t>
      </w:r>
      <w:r w:rsidRPr="008F18EC">
        <w:rPr>
          <w:rFonts w:asciiTheme="minorHAnsi" w:hAnsiTheme="minorHAnsi" w:cstheme="minorHAnsi"/>
          <w:b/>
          <w:bCs/>
        </w:rPr>
        <w:t>ANTAQ</w:t>
      </w:r>
      <w:r w:rsidRPr="008F18EC">
        <w:rPr>
          <w:rFonts w:asciiTheme="minorHAnsi" w:hAnsiTheme="minorHAnsi" w:cstheme="minorHAnsi"/>
        </w:rPr>
        <w:t>, a qualquer tempo, qualquer fato ou circunstância superveniente que seja impeditivo das condições de habilitação, imediatamente após sua</w:t>
      </w:r>
      <w:r w:rsidRPr="008F18EC">
        <w:rPr>
          <w:rFonts w:asciiTheme="minorHAnsi" w:hAnsiTheme="minorHAnsi" w:cstheme="minorHAnsi"/>
          <w:spacing w:val="-11"/>
        </w:rPr>
        <w:t xml:space="preserve"> </w:t>
      </w:r>
      <w:r w:rsidRPr="008F18EC">
        <w:rPr>
          <w:rFonts w:asciiTheme="minorHAnsi" w:hAnsiTheme="minorHAnsi" w:cstheme="minorHAnsi"/>
        </w:rPr>
        <w:t>ocorrência.</w:t>
      </w:r>
    </w:p>
    <w:p w14:paraId="3134D7A7" w14:textId="77777777" w:rsidR="00A176F8" w:rsidRPr="008F18EC" w:rsidRDefault="00A176F8" w:rsidP="00C041E5">
      <w:pPr>
        <w:pStyle w:val="PargrafodaLista"/>
        <w:numPr>
          <w:ilvl w:val="1"/>
          <w:numId w:val="1"/>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As informações e documentos apresentados pelas </w:t>
      </w:r>
      <w:r w:rsidRPr="008F18EC">
        <w:rPr>
          <w:rFonts w:asciiTheme="minorHAnsi" w:hAnsiTheme="minorHAnsi" w:cstheme="minorHAnsi"/>
          <w:b/>
          <w:bCs/>
        </w:rPr>
        <w:t>Proponentes</w:t>
      </w:r>
      <w:r w:rsidRPr="008F18EC">
        <w:rPr>
          <w:rFonts w:asciiTheme="minorHAnsi" w:hAnsiTheme="minorHAnsi" w:cstheme="minorHAnsi"/>
        </w:rPr>
        <w:t xml:space="preserve"> no âmbito desta licitação serão tratados com a devida confidencialidade, nas hipóteses</w:t>
      </w:r>
      <w:r w:rsidRPr="008F18EC">
        <w:rPr>
          <w:rFonts w:asciiTheme="minorHAnsi" w:hAnsiTheme="minorHAnsi" w:cstheme="minorHAnsi"/>
          <w:spacing w:val="-28"/>
        </w:rPr>
        <w:t xml:space="preserve"> </w:t>
      </w:r>
      <w:r w:rsidRPr="008F18EC">
        <w:rPr>
          <w:rFonts w:asciiTheme="minorHAnsi" w:hAnsiTheme="minorHAnsi" w:cstheme="minorHAnsi"/>
        </w:rPr>
        <w:t>legais.</w:t>
      </w:r>
    </w:p>
    <w:p w14:paraId="5341E1A8" w14:textId="77777777" w:rsidR="00A176F8" w:rsidRPr="008F18EC" w:rsidRDefault="00A176F8" w:rsidP="00C041E5">
      <w:pPr>
        <w:pStyle w:val="PargrafodaLista"/>
        <w:numPr>
          <w:ilvl w:val="1"/>
          <w:numId w:val="1"/>
        </w:numPr>
        <w:tabs>
          <w:tab w:val="left" w:pos="1814"/>
        </w:tabs>
        <w:spacing w:before="240" w:after="240" w:line="300" w:lineRule="exact"/>
        <w:ind w:left="0" w:firstLine="0"/>
        <w:rPr>
          <w:rFonts w:asciiTheme="minorHAnsi" w:hAnsiTheme="minorHAnsi" w:cstheme="minorHAnsi"/>
        </w:rPr>
      </w:pPr>
      <w:r w:rsidRPr="008F18EC">
        <w:rPr>
          <w:rFonts w:asciiTheme="minorHAnsi" w:hAnsiTheme="minorHAnsi" w:cstheme="minorHAnsi"/>
        </w:rPr>
        <w:t xml:space="preserve">Os atos previstos neste </w:t>
      </w:r>
      <w:r w:rsidRPr="008F18EC">
        <w:rPr>
          <w:rFonts w:asciiTheme="minorHAnsi" w:hAnsiTheme="minorHAnsi" w:cstheme="minorHAnsi"/>
          <w:b/>
          <w:bCs/>
        </w:rPr>
        <w:t>Edital</w:t>
      </w:r>
      <w:r w:rsidRPr="008F18EC">
        <w:rPr>
          <w:rFonts w:asciiTheme="minorHAnsi" w:hAnsiTheme="minorHAnsi" w:cstheme="minorHAnsi"/>
        </w:rPr>
        <w:t xml:space="preserve"> deverão ser realizados em dias úteis, em dias e horários de expediente bancário, em Brasília.</w:t>
      </w:r>
    </w:p>
    <w:p w14:paraId="217AC885" w14:textId="77777777" w:rsidR="00A176F8" w:rsidRPr="008F18EC" w:rsidRDefault="00A176F8" w:rsidP="00A176F8">
      <w:pPr>
        <w:pStyle w:val="Corpodetexto"/>
        <w:spacing w:before="240" w:after="240" w:line="300" w:lineRule="exact"/>
        <w:rPr>
          <w:rFonts w:asciiTheme="minorHAnsi" w:hAnsiTheme="minorHAnsi" w:cstheme="minorHAnsi"/>
        </w:rPr>
      </w:pPr>
    </w:p>
    <w:p w14:paraId="7E6B4BA9" w14:textId="7E63B2F1" w:rsidR="00A176F8" w:rsidRPr="008F18EC" w:rsidRDefault="00A176F8" w:rsidP="00A176F8">
      <w:pPr>
        <w:pStyle w:val="Corpodetexto"/>
        <w:spacing w:before="240" w:after="240" w:line="300" w:lineRule="exact"/>
        <w:ind w:left="-567"/>
        <w:jc w:val="center"/>
        <w:rPr>
          <w:rFonts w:asciiTheme="minorHAnsi" w:hAnsiTheme="minorHAnsi" w:cstheme="minorHAnsi"/>
        </w:rPr>
      </w:pPr>
      <w:r w:rsidRPr="008F18EC">
        <w:rPr>
          <w:rFonts w:asciiTheme="minorHAnsi" w:hAnsiTheme="minorHAnsi" w:cstheme="minorHAnsi"/>
        </w:rPr>
        <w:t>Brasília, [</w:t>
      </w:r>
      <w:r w:rsidRPr="008F18EC">
        <w:rPr>
          <w:rFonts w:ascii="Cambria Math" w:hAnsi="Cambria Math" w:cs="Cambria Math"/>
          <w:highlight w:val="yellow"/>
        </w:rPr>
        <w:t>⦁</w:t>
      </w:r>
      <w:r w:rsidRPr="008F18EC">
        <w:rPr>
          <w:rFonts w:asciiTheme="minorHAnsi" w:hAnsiTheme="minorHAnsi" w:cstheme="minorHAnsi"/>
        </w:rPr>
        <w:t>] de [</w:t>
      </w:r>
      <w:r w:rsidRPr="008F18EC">
        <w:rPr>
          <w:rFonts w:ascii="Cambria Math" w:hAnsi="Cambria Math" w:cs="Cambria Math"/>
          <w:highlight w:val="yellow"/>
        </w:rPr>
        <w:t>⦁</w:t>
      </w:r>
      <w:r w:rsidRPr="008F18EC">
        <w:rPr>
          <w:rFonts w:asciiTheme="minorHAnsi" w:hAnsiTheme="minorHAnsi" w:cstheme="minorHAnsi"/>
        </w:rPr>
        <w:t xml:space="preserve">] de </w:t>
      </w:r>
      <w:r w:rsidR="007745AA" w:rsidRPr="008F18EC">
        <w:rPr>
          <w:rFonts w:asciiTheme="minorHAnsi" w:hAnsiTheme="minorHAnsi" w:cstheme="minorHAnsi"/>
        </w:rPr>
        <w:t>202</w:t>
      </w:r>
      <w:r w:rsidRPr="008F18EC">
        <w:rPr>
          <w:rFonts w:asciiTheme="minorHAnsi" w:hAnsiTheme="minorHAnsi" w:cstheme="minorHAnsi"/>
        </w:rPr>
        <w:t>[</w:t>
      </w:r>
      <w:r w:rsidRPr="008F18EC">
        <w:rPr>
          <w:rFonts w:ascii="Cambria Math" w:hAnsi="Cambria Math" w:cs="Cambria Math"/>
          <w:highlight w:val="yellow"/>
        </w:rPr>
        <w:t>⦁</w:t>
      </w:r>
      <w:r w:rsidRPr="008F18EC">
        <w:rPr>
          <w:rFonts w:asciiTheme="minorHAnsi" w:hAnsiTheme="minorHAnsi" w:cstheme="minorHAnsi"/>
        </w:rPr>
        <w:t>].</w:t>
      </w:r>
    </w:p>
    <w:p w14:paraId="75429F2F" w14:textId="77777777" w:rsidR="00A176F8" w:rsidRPr="008F18EC" w:rsidRDefault="00A176F8" w:rsidP="00A176F8">
      <w:pPr>
        <w:pStyle w:val="Corpodetexto"/>
        <w:spacing w:before="240" w:after="240" w:line="300" w:lineRule="exact"/>
        <w:rPr>
          <w:rFonts w:asciiTheme="minorHAnsi" w:hAnsiTheme="minorHAnsi" w:cstheme="minorHAnsi"/>
        </w:rPr>
      </w:pPr>
    </w:p>
    <w:p w14:paraId="17E1B39B" w14:textId="77777777" w:rsidR="00A176F8" w:rsidRPr="008F18EC" w:rsidRDefault="00A176F8" w:rsidP="007745AA">
      <w:pPr>
        <w:pStyle w:val="Corpodetexto"/>
        <w:spacing w:before="240" w:after="240" w:line="300" w:lineRule="exact"/>
        <w:ind w:left="-567"/>
        <w:jc w:val="center"/>
        <w:rPr>
          <w:rFonts w:asciiTheme="minorHAnsi" w:hAnsiTheme="minorHAnsi" w:cstheme="minorHAnsi"/>
        </w:rPr>
      </w:pPr>
      <w:r w:rsidRPr="008F18EC">
        <w:rPr>
          <w:rFonts w:asciiTheme="minorHAnsi" w:hAnsiTheme="minorHAnsi" w:cstheme="minorHAnsi"/>
        </w:rPr>
        <w:t>[</w:t>
      </w:r>
      <w:r w:rsidRPr="008F18EC">
        <w:rPr>
          <w:rFonts w:ascii="Cambria Math" w:hAnsi="Cambria Math" w:cs="Cambria Math"/>
          <w:highlight w:val="yellow"/>
        </w:rPr>
        <w:t>⦁</w:t>
      </w:r>
      <w:r w:rsidRPr="008F18EC">
        <w:rPr>
          <w:rFonts w:asciiTheme="minorHAnsi" w:hAnsiTheme="minorHAnsi" w:cstheme="minorHAnsi"/>
        </w:rPr>
        <w:t>]</w:t>
      </w:r>
    </w:p>
    <w:p w14:paraId="48B3F994" w14:textId="77777777" w:rsidR="005B3B24" w:rsidRPr="007745AA" w:rsidRDefault="00A176F8" w:rsidP="007745AA">
      <w:pPr>
        <w:pStyle w:val="Corpodetexto"/>
        <w:spacing w:before="240" w:after="240" w:line="300" w:lineRule="exact"/>
        <w:ind w:left="-567"/>
        <w:jc w:val="center"/>
        <w:rPr>
          <w:rFonts w:asciiTheme="minorHAnsi" w:hAnsiTheme="minorHAnsi" w:cstheme="minorHAnsi"/>
          <w:b/>
          <w:bCs/>
        </w:rPr>
      </w:pPr>
      <w:r w:rsidRPr="008F18EC">
        <w:rPr>
          <w:rFonts w:asciiTheme="minorHAnsi" w:hAnsiTheme="minorHAnsi" w:cstheme="minorHAnsi"/>
          <w:b/>
          <w:bCs/>
        </w:rPr>
        <w:t>Agência Nacional de Transportes Aquaviários</w:t>
      </w:r>
      <w:r w:rsidRPr="008F18EC" w:rsidDel="00064DB8">
        <w:rPr>
          <w:rFonts w:asciiTheme="minorHAnsi" w:hAnsiTheme="minorHAnsi" w:cstheme="minorHAnsi"/>
          <w:b/>
          <w:bCs/>
        </w:rPr>
        <w:t xml:space="preserve"> </w:t>
      </w:r>
      <w:bookmarkEnd w:id="0"/>
    </w:p>
    <w:sectPr w:rsidR="005B3B24" w:rsidRPr="007745AA" w:rsidSect="00E20512">
      <w:headerReference w:type="default" r:id="rId15"/>
      <w:footerReference w:type="default" r:id="rId16"/>
      <w:pgSz w:w="11900" w:h="16850"/>
      <w:pgMar w:top="1417" w:right="1701" w:bottom="1417" w:left="1701" w:header="0" w:footer="1106"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1" w:author="Isabela Alves Pereira Oliveira" w:date="2025-10-18T12:39:00Z" w:initials="IP">
    <w:p w14:paraId="3FCF47F9" w14:textId="77777777" w:rsidR="000922DC" w:rsidRDefault="000922DC" w:rsidP="000922DC">
      <w:pPr>
        <w:pStyle w:val="Textodecomentrio"/>
      </w:pPr>
      <w:r>
        <w:rPr>
          <w:rStyle w:val="Refdecomentrio"/>
        </w:rPr>
        <w:annotationRef/>
      </w:r>
      <w:r>
        <w:t>Incluir aqui coligadas?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CF47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881C4D" w16cex:dateUtc="2025-10-18T15: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CF47F9" w16cid:durableId="28881C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309D5" w14:textId="77777777" w:rsidR="00B83862" w:rsidRPr="008F18EC" w:rsidRDefault="00B83862" w:rsidP="00A176F8">
      <w:r w:rsidRPr="008F18EC">
        <w:separator/>
      </w:r>
    </w:p>
  </w:endnote>
  <w:endnote w:type="continuationSeparator" w:id="0">
    <w:p w14:paraId="39299DF7" w14:textId="77777777" w:rsidR="00B83862" w:rsidRPr="008F18EC" w:rsidRDefault="00B83862" w:rsidP="00A176F8">
      <w:r w:rsidRPr="008F18EC">
        <w:continuationSeparator/>
      </w:r>
    </w:p>
  </w:endnote>
  <w:endnote w:type="continuationNotice" w:id="1">
    <w:p w14:paraId="203BC55E" w14:textId="77777777" w:rsidR="00B83862" w:rsidRPr="008F18EC" w:rsidRDefault="00B838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1E3B6" w14:textId="77777777" w:rsidR="007D3059" w:rsidRPr="008F18EC" w:rsidRDefault="007D3059">
    <w:pPr>
      <w:pStyle w:val="Corpodetexto"/>
      <w:spacing w:line="14" w:lineRule="auto"/>
      <w:rPr>
        <w:sz w:val="16"/>
      </w:rPr>
    </w:pPr>
    <w:r w:rsidRPr="00DA2918">
      <w:rPr>
        <w:noProof/>
        <w:lang w:eastAsia="pt-BR"/>
      </w:rPr>
      <mc:AlternateContent>
        <mc:Choice Requires="wps">
          <w:drawing>
            <wp:anchor distT="0" distB="0" distL="114300" distR="114300" simplePos="0" relativeHeight="251658240" behindDoc="0" locked="0" layoutInCell="1" allowOverlap="1" wp14:anchorId="3C3D2DCC" wp14:editId="08E49EA9">
              <wp:simplePos x="0" y="0"/>
              <wp:positionH relativeFrom="margin">
                <wp:align>left</wp:align>
              </wp:positionH>
              <wp:positionV relativeFrom="paragraph">
                <wp:posOffset>-205105</wp:posOffset>
              </wp:positionV>
              <wp:extent cx="5326912" cy="0"/>
              <wp:effectExtent l="0" t="0" r="0" b="0"/>
              <wp:wrapNone/>
              <wp:docPr id="10" name="Conector reto 10"/>
              <wp:cNvGraphicFramePr/>
              <a:graphic xmlns:a="http://schemas.openxmlformats.org/drawingml/2006/main">
                <a:graphicData uri="http://schemas.microsoft.com/office/word/2010/wordprocessingShape">
                  <wps:wsp>
                    <wps:cNvCnPr/>
                    <wps:spPr>
                      <a:xfrm>
                        <a:off x="0" y="0"/>
                        <a:ext cx="5326912"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BF94C4" id="Conector reto 10" o:spid="_x0000_s1026" style="position:absolute;z-index:251658240;visibility:visible;mso-wrap-style:square;mso-wrap-distance-left:9pt;mso-wrap-distance-top:0;mso-wrap-distance-right:9pt;mso-wrap-distance-bottom:0;mso-position-horizontal:left;mso-position-horizontal-relative:margin;mso-position-vertical:absolute;mso-position-vertical-relative:text" from="0,-16.15pt" to="419.4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" strokecolor="#a5a5a5 [2092]">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EB1DE" w14:textId="77777777" w:rsidR="00B83862" w:rsidRPr="008F18EC" w:rsidRDefault="00B83862" w:rsidP="00A176F8">
      <w:r w:rsidRPr="008F18EC">
        <w:separator/>
      </w:r>
    </w:p>
  </w:footnote>
  <w:footnote w:type="continuationSeparator" w:id="0">
    <w:p w14:paraId="3463FA0D" w14:textId="77777777" w:rsidR="00B83862" w:rsidRPr="008F18EC" w:rsidRDefault="00B83862" w:rsidP="00A176F8">
      <w:r w:rsidRPr="008F18EC">
        <w:continuationSeparator/>
      </w:r>
    </w:p>
  </w:footnote>
  <w:footnote w:type="continuationNotice" w:id="1">
    <w:p w14:paraId="17802725" w14:textId="77777777" w:rsidR="00B83862" w:rsidRPr="008F18EC" w:rsidRDefault="00B838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89813" w14:textId="77777777" w:rsidR="00413ABD" w:rsidRPr="008F18EC" w:rsidRDefault="00413ABD">
    <w:pPr>
      <w:pStyle w:val="Cabealho"/>
    </w:pPr>
  </w:p>
</w:hdr>
</file>

<file path=word/intelligence2.xml><?xml version="1.0" encoding="utf-8"?>
<int2:intelligence xmlns:int2="http://schemas.microsoft.com/office/intelligence/2020/intelligence" xmlns:oel="http://schemas.microsoft.com/office/2019/extlst">
  <int2:observations>
    <int2:textHash int2:hashCode="LW7SUGCywBYGOV" int2:id="0TLsUVhl">
      <int2:state int2:value="Rejected" int2:type="AugLoop_Text_Critique"/>
    </int2:textHash>
    <int2:textHash int2:hashCode="kUPOVoT9kWrd9r" int2:id="mIXYXeF6">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2417F"/>
    <w:multiLevelType w:val="multilevel"/>
    <w:tmpl w:val="5DD63D36"/>
    <w:lvl w:ilvl="0">
      <w:start w:val="1"/>
      <w:numFmt w:val="decimal"/>
      <w:lvlText w:val="%1."/>
      <w:lvlJc w:val="left"/>
      <w:pPr>
        <w:ind w:left="478" w:hanging="360"/>
      </w:pPr>
      <w:rPr>
        <w:rFonts w:asciiTheme="minorHAnsi" w:eastAsia="Calibri" w:hAnsiTheme="minorHAnsi" w:cs="Calibri" w:hint="default"/>
        <w:b/>
        <w:bCs/>
        <w:w w:val="100"/>
        <w:sz w:val="22"/>
        <w:szCs w:val="22"/>
        <w:lang w:val="pt-PT" w:eastAsia="pt-PT" w:bidi="pt-PT"/>
      </w:rPr>
    </w:lvl>
    <w:lvl w:ilvl="1">
      <w:start w:val="1"/>
      <w:numFmt w:val="decimal"/>
      <w:lvlText w:val="%1.%2."/>
      <w:lvlJc w:val="left"/>
      <w:pPr>
        <w:ind w:left="1766" w:hanging="1056"/>
      </w:pPr>
      <w:rPr>
        <w:rFonts w:asciiTheme="minorHAnsi" w:hAnsiTheme="minorHAnsi" w:hint="default"/>
        <w:b w:val="0"/>
        <w:bCs/>
        <w:spacing w:val="-1"/>
        <w:w w:val="100"/>
        <w:lang w:val="pt-PT" w:eastAsia="pt-PT" w:bidi="pt-PT"/>
      </w:rPr>
    </w:lvl>
    <w:lvl w:ilvl="2">
      <w:start w:val="1"/>
      <w:numFmt w:val="decimal"/>
      <w:lvlText w:val="%1.%2.%3."/>
      <w:lvlJc w:val="left"/>
      <w:pPr>
        <w:ind w:left="2616" w:hanging="1056"/>
      </w:pPr>
      <w:rPr>
        <w:rFonts w:asciiTheme="minorHAnsi" w:hAnsiTheme="minorHAnsi" w:hint="default"/>
        <w:b w:val="0"/>
        <w:bCs/>
        <w:spacing w:val="-3"/>
        <w:w w:val="100"/>
        <w:lang w:val="pt-PT" w:eastAsia="pt-PT" w:bidi="pt-PT"/>
      </w:rPr>
    </w:lvl>
    <w:lvl w:ilvl="3">
      <w:start w:val="1"/>
      <w:numFmt w:val="decimal"/>
      <w:lvlText w:val="%1.%2.%3.%4."/>
      <w:lvlJc w:val="left"/>
      <w:pPr>
        <w:ind w:left="2103" w:hanging="1056"/>
      </w:pPr>
      <w:rPr>
        <w:rFonts w:asciiTheme="minorHAnsi" w:eastAsia="Calibri" w:hAnsiTheme="minorHAnsi" w:cs="Calibri" w:hint="default"/>
        <w:b w:val="0"/>
        <w:spacing w:val="-1"/>
        <w:w w:val="100"/>
        <w:sz w:val="22"/>
        <w:szCs w:val="22"/>
        <w:lang w:val="pt-PT" w:eastAsia="pt-PT" w:bidi="pt-PT"/>
      </w:rPr>
    </w:lvl>
    <w:lvl w:ilvl="4">
      <w:numFmt w:val="bullet"/>
      <w:lvlText w:val="•"/>
      <w:lvlJc w:val="left"/>
      <w:pPr>
        <w:ind w:left="1580" w:hanging="1056"/>
      </w:pPr>
      <w:rPr>
        <w:rFonts w:hint="default"/>
        <w:lang w:val="pt-PT" w:eastAsia="pt-PT" w:bidi="pt-PT"/>
      </w:rPr>
    </w:lvl>
    <w:lvl w:ilvl="5">
      <w:numFmt w:val="bullet"/>
      <w:lvlText w:val="•"/>
      <w:lvlJc w:val="left"/>
      <w:pPr>
        <w:ind w:left="2100" w:hanging="1056"/>
      </w:pPr>
      <w:rPr>
        <w:rFonts w:hint="default"/>
        <w:lang w:val="pt-PT" w:eastAsia="pt-PT" w:bidi="pt-PT"/>
      </w:rPr>
    </w:lvl>
    <w:lvl w:ilvl="6">
      <w:numFmt w:val="bullet"/>
      <w:lvlText w:val="•"/>
      <w:lvlJc w:val="left"/>
      <w:pPr>
        <w:ind w:left="2240" w:hanging="1056"/>
      </w:pPr>
      <w:rPr>
        <w:rFonts w:hint="default"/>
        <w:lang w:val="pt-PT" w:eastAsia="pt-PT" w:bidi="pt-PT"/>
      </w:rPr>
    </w:lvl>
    <w:lvl w:ilvl="7">
      <w:numFmt w:val="bullet"/>
      <w:lvlText w:val="•"/>
      <w:lvlJc w:val="left"/>
      <w:pPr>
        <w:ind w:left="4004" w:hanging="1056"/>
      </w:pPr>
      <w:rPr>
        <w:rFonts w:hint="default"/>
        <w:lang w:val="pt-PT" w:eastAsia="pt-PT" w:bidi="pt-PT"/>
      </w:rPr>
    </w:lvl>
    <w:lvl w:ilvl="8">
      <w:numFmt w:val="bullet"/>
      <w:lvlText w:val="•"/>
      <w:lvlJc w:val="left"/>
      <w:pPr>
        <w:ind w:left="5769" w:hanging="1056"/>
      </w:pPr>
      <w:rPr>
        <w:rFonts w:hint="default"/>
        <w:lang w:val="pt-PT" w:eastAsia="pt-PT" w:bidi="pt-PT"/>
      </w:rPr>
    </w:lvl>
  </w:abstractNum>
  <w:abstractNum w:abstractNumId="1" w15:restartNumberingAfterBreak="0">
    <w:nsid w:val="18FB0C01"/>
    <w:multiLevelType w:val="multilevel"/>
    <w:tmpl w:val="3752CAAE"/>
    <w:lvl w:ilvl="0">
      <w:start w:val="1"/>
      <w:numFmt w:val="upperRoman"/>
      <w:pStyle w:val="Captulo"/>
      <w:lvlText w:val="CAPÍTULO %1 "/>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D7E6EC4"/>
    <w:multiLevelType w:val="multilevel"/>
    <w:tmpl w:val="B50070CA"/>
    <w:lvl w:ilvl="0">
      <w:start w:val="8"/>
      <w:numFmt w:val="decimal"/>
      <w:lvlText w:val="%1"/>
      <w:lvlJc w:val="left"/>
      <w:pPr>
        <w:ind w:left="1679" w:hanging="720"/>
      </w:pPr>
      <w:rPr>
        <w:rFonts w:hint="default"/>
        <w:lang w:val="pt-PT" w:eastAsia="en-US" w:bidi="ar-SA"/>
      </w:rPr>
    </w:lvl>
    <w:lvl w:ilvl="1">
      <w:start w:val="1"/>
      <w:numFmt w:val="decimal"/>
      <w:lvlText w:val="%1.%2."/>
      <w:lvlJc w:val="left"/>
      <w:pPr>
        <w:ind w:left="1679" w:hanging="720"/>
      </w:pPr>
      <w:rPr>
        <w:rFonts w:asciiTheme="minorHAnsi" w:eastAsia="Arial" w:hAnsiTheme="minorHAnsi" w:cstheme="minorHAnsi" w:hint="default"/>
        <w:spacing w:val="-3"/>
        <w:w w:val="100"/>
        <w:sz w:val="22"/>
        <w:szCs w:val="22"/>
        <w:lang w:val="pt-PT" w:eastAsia="en-US" w:bidi="ar-SA"/>
      </w:rPr>
    </w:lvl>
    <w:lvl w:ilvl="2">
      <w:numFmt w:val="bullet"/>
      <w:lvlText w:val="•"/>
      <w:lvlJc w:val="left"/>
      <w:pPr>
        <w:ind w:left="3295" w:hanging="720"/>
      </w:pPr>
      <w:rPr>
        <w:rFonts w:hint="default"/>
        <w:lang w:val="pt-PT" w:eastAsia="en-US" w:bidi="ar-SA"/>
      </w:rPr>
    </w:lvl>
    <w:lvl w:ilvl="3">
      <w:numFmt w:val="bullet"/>
      <w:lvlText w:val="•"/>
      <w:lvlJc w:val="left"/>
      <w:pPr>
        <w:ind w:left="4103" w:hanging="720"/>
      </w:pPr>
      <w:rPr>
        <w:rFonts w:hint="default"/>
        <w:lang w:val="pt-PT" w:eastAsia="en-US" w:bidi="ar-SA"/>
      </w:rPr>
    </w:lvl>
    <w:lvl w:ilvl="4">
      <w:numFmt w:val="bullet"/>
      <w:lvlText w:val="•"/>
      <w:lvlJc w:val="left"/>
      <w:pPr>
        <w:ind w:left="4911" w:hanging="720"/>
      </w:pPr>
      <w:rPr>
        <w:rFonts w:hint="default"/>
        <w:lang w:val="pt-PT" w:eastAsia="en-US" w:bidi="ar-SA"/>
      </w:rPr>
    </w:lvl>
    <w:lvl w:ilvl="5">
      <w:numFmt w:val="bullet"/>
      <w:lvlText w:val="•"/>
      <w:lvlJc w:val="left"/>
      <w:pPr>
        <w:ind w:left="5719" w:hanging="720"/>
      </w:pPr>
      <w:rPr>
        <w:rFonts w:hint="default"/>
        <w:lang w:val="pt-PT" w:eastAsia="en-US" w:bidi="ar-SA"/>
      </w:rPr>
    </w:lvl>
    <w:lvl w:ilvl="6">
      <w:numFmt w:val="bullet"/>
      <w:lvlText w:val="•"/>
      <w:lvlJc w:val="left"/>
      <w:pPr>
        <w:ind w:left="6527" w:hanging="720"/>
      </w:pPr>
      <w:rPr>
        <w:rFonts w:hint="default"/>
        <w:lang w:val="pt-PT" w:eastAsia="en-US" w:bidi="ar-SA"/>
      </w:rPr>
    </w:lvl>
    <w:lvl w:ilvl="7">
      <w:numFmt w:val="bullet"/>
      <w:lvlText w:val="•"/>
      <w:lvlJc w:val="left"/>
      <w:pPr>
        <w:ind w:left="7335" w:hanging="720"/>
      </w:pPr>
      <w:rPr>
        <w:rFonts w:hint="default"/>
        <w:lang w:val="pt-PT" w:eastAsia="en-US" w:bidi="ar-SA"/>
      </w:rPr>
    </w:lvl>
    <w:lvl w:ilvl="8">
      <w:numFmt w:val="bullet"/>
      <w:lvlText w:val="•"/>
      <w:lvlJc w:val="left"/>
      <w:pPr>
        <w:ind w:left="8143" w:hanging="720"/>
      </w:pPr>
      <w:rPr>
        <w:rFonts w:hint="default"/>
        <w:lang w:val="pt-PT" w:eastAsia="en-US" w:bidi="ar-SA"/>
      </w:rPr>
    </w:lvl>
  </w:abstractNum>
  <w:abstractNum w:abstractNumId="3" w15:restartNumberingAfterBreak="0">
    <w:nsid w:val="38362696"/>
    <w:multiLevelType w:val="multilevel"/>
    <w:tmpl w:val="66A672B8"/>
    <w:lvl w:ilvl="0">
      <w:start w:val="6"/>
      <w:numFmt w:val="decimal"/>
      <w:lvlText w:val="%1"/>
      <w:lvlJc w:val="left"/>
      <w:pPr>
        <w:ind w:left="959" w:hanging="855"/>
      </w:pPr>
      <w:rPr>
        <w:rFonts w:hint="default"/>
      </w:rPr>
    </w:lvl>
    <w:lvl w:ilvl="1">
      <w:start w:val="2"/>
      <w:numFmt w:val="decimal"/>
      <w:suff w:val="space"/>
      <w:lvlText w:val="%1.%2."/>
      <w:lvlJc w:val="left"/>
      <w:pPr>
        <w:ind w:left="454" w:hanging="350"/>
      </w:pPr>
      <w:rPr>
        <w:rFonts w:asciiTheme="minorHAnsi" w:eastAsia="Arial" w:hAnsiTheme="minorHAnsi" w:cstheme="minorHAnsi" w:hint="default"/>
        <w:w w:val="100"/>
        <w:sz w:val="22"/>
        <w:szCs w:val="22"/>
      </w:rPr>
    </w:lvl>
    <w:lvl w:ilvl="2">
      <w:start w:val="5"/>
      <w:numFmt w:val="decimal"/>
      <w:suff w:val="space"/>
      <w:lvlText w:val="%1.%2.%3."/>
      <w:lvlJc w:val="left"/>
      <w:pPr>
        <w:ind w:left="1967" w:hanging="692"/>
      </w:pPr>
      <w:rPr>
        <w:rFonts w:asciiTheme="minorHAnsi" w:eastAsia="Arial" w:hAnsiTheme="minorHAnsi" w:cstheme="minorHAnsi" w:hint="default"/>
        <w:w w:val="100"/>
        <w:sz w:val="22"/>
        <w:szCs w:val="22"/>
      </w:rPr>
    </w:lvl>
    <w:lvl w:ilvl="3">
      <w:start w:val="1"/>
      <w:numFmt w:val="decimal"/>
      <w:suff w:val="space"/>
      <w:lvlText w:val="%1.%2.%3.%4"/>
      <w:lvlJc w:val="left"/>
      <w:pPr>
        <w:ind w:left="1134" w:hanging="1032"/>
      </w:pPr>
      <w:rPr>
        <w:rFonts w:hint="default"/>
      </w:rPr>
    </w:lvl>
    <w:lvl w:ilvl="4">
      <w:numFmt w:val="bullet"/>
      <w:lvlText w:val="•"/>
      <w:lvlJc w:val="left"/>
      <w:pPr>
        <w:ind w:left="4453" w:hanging="382"/>
      </w:pPr>
      <w:rPr>
        <w:rFonts w:hint="default"/>
      </w:rPr>
    </w:lvl>
    <w:lvl w:ilvl="5">
      <w:numFmt w:val="bullet"/>
      <w:lvlText w:val="•"/>
      <w:lvlJc w:val="left"/>
      <w:pPr>
        <w:ind w:left="5337" w:hanging="382"/>
      </w:pPr>
      <w:rPr>
        <w:rFonts w:hint="default"/>
      </w:rPr>
    </w:lvl>
    <w:lvl w:ilvl="6">
      <w:numFmt w:val="bullet"/>
      <w:lvlText w:val="•"/>
      <w:lvlJc w:val="left"/>
      <w:pPr>
        <w:ind w:left="6221" w:hanging="382"/>
      </w:pPr>
      <w:rPr>
        <w:rFonts w:hint="default"/>
      </w:rPr>
    </w:lvl>
    <w:lvl w:ilvl="7">
      <w:numFmt w:val="bullet"/>
      <w:lvlText w:val="•"/>
      <w:lvlJc w:val="left"/>
      <w:pPr>
        <w:ind w:left="7106" w:hanging="382"/>
      </w:pPr>
      <w:rPr>
        <w:rFonts w:hint="default"/>
      </w:rPr>
    </w:lvl>
    <w:lvl w:ilvl="8">
      <w:numFmt w:val="bullet"/>
      <w:lvlText w:val="•"/>
      <w:lvlJc w:val="left"/>
      <w:pPr>
        <w:ind w:left="7990" w:hanging="382"/>
      </w:pPr>
      <w:rPr>
        <w:rFonts w:hint="default"/>
      </w:rPr>
    </w:lvl>
  </w:abstractNum>
  <w:abstractNum w:abstractNumId="4" w15:restartNumberingAfterBreak="0">
    <w:nsid w:val="3C5D6913"/>
    <w:multiLevelType w:val="multilevel"/>
    <w:tmpl w:val="E51ACAB6"/>
    <w:lvl w:ilvl="0">
      <w:start w:val="10"/>
      <w:numFmt w:val="decimal"/>
      <w:lvlText w:val="%1"/>
      <w:lvlJc w:val="left"/>
      <w:pPr>
        <w:ind w:left="959" w:hanging="855"/>
      </w:pPr>
      <w:rPr>
        <w:rFonts w:hint="default"/>
        <w:lang w:val="pt-PT" w:eastAsia="en-US" w:bidi="ar-SA"/>
      </w:rPr>
    </w:lvl>
    <w:lvl w:ilvl="1">
      <w:start w:val="1"/>
      <w:numFmt w:val="decimal"/>
      <w:suff w:val="space"/>
      <w:lvlText w:val="%1.%2."/>
      <w:lvlJc w:val="left"/>
      <w:pPr>
        <w:ind w:left="454" w:hanging="350"/>
      </w:pPr>
      <w:rPr>
        <w:rFonts w:asciiTheme="minorHAnsi" w:eastAsia="Arial" w:hAnsiTheme="minorHAnsi" w:cstheme="minorHAnsi" w:hint="default"/>
        <w:spacing w:val="-4"/>
        <w:w w:val="100"/>
        <w:sz w:val="22"/>
        <w:szCs w:val="22"/>
        <w:lang w:val="pt-PT" w:eastAsia="en-US" w:bidi="ar-SA"/>
      </w:rPr>
    </w:lvl>
    <w:lvl w:ilvl="2">
      <w:numFmt w:val="bullet"/>
      <w:lvlText w:val="•"/>
      <w:lvlJc w:val="left"/>
      <w:pPr>
        <w:ind w:left="2719" w:hanging="855"/>
      </w:pPr>
      <w:rPr>
        <w:rFonts w:hint="default"/>
        <w:lang w:val="pt-PT" w:eastAsia="en-US" w:bidi="ar-SA"/>
      </w:rPr>
    </w:lvl>
    <w:lvl w:ilvl="3">
      <w:numFmt w:val="bullet"/>
      <w:lvlText w:val="•"/>
      <w:lvlJc w:val="left"/>
      <w:pPr>
        <w:ind w:left="3599" w:hanging="855"/>
      </w:pPr>
      <w:rPr>
        <w:rFonts w:hint="default"/>
        <w:lang w:val="pt-PT" w:eastAsia="en-US" w:bidi="ar-SA"/>
      </w:rPr>
    </w:lvl>
    <w:lvl w:ilvl="4">
      <w:numFmt w:val="bullet"/>
      <w:lvlText w:val="•"/>
      <w:lvlJc w:val="left"/>
      <w:pPr>
        <w:ind w:left="4479" w:hanging="855"/>
      </w:pPr>
      <w:rPr>
        <w:rFonts w:hint="default"/>
        <w:lang w:val="pt-PT" w:eastAsia="en-US" w:bidi="ar-SA"/>
      </w:rPr>
    </w:lvl>
    <w:lvl w:ilvl="5">
      <w:numFmt w:val="bullet"/>
      <w:lvlText w:val="•"/>
      <w:lvlJc w:val="left"/>
      <w:pPr>
        <w:ind w:left="5359" w:hanging="855"/>
      </w:pPr>
      <w:rPr>
        <w:rFonts w:hint="default"/>
        <w:lang w:val="pt-PT" w:eastAsia="en-US" w:bidi="ar-SA"/>
      </w:rPr>
    </w:lvl>
    <w:lvl w:ilvl="6">
      <w:numFmt w:val="bullet"/>
      <w:lvlText w:val="•"/>
      <w:lvlJc w:val="left"/>
      <w:pPr>
        <w:ind w:left="6239" w:hanging="855"/>
      </w:pPr>
      <w:rPr>
        <w:rFonts w:hint="default"/>
        <w:lang w:val="pt-PT" w:eastAsia="en-US" w:bidi="ar-SA"/>
      </w:rPr>
    </w:lvl>
    <w:lvl w:ilvl="7">
      <w:numFmt w:val="bullet"/>
      <w:lvlText w:val="•"/>
      <w:lvlJc w:val="left"/>
      <w:pPr>
        <w:ind w:left="7119" w:hanging="855"/>
      </w:pPr>
      <w:rPr>
        <w:rFonts w:hint="default"/>
        <w:lang w:val="pt-PT" w:eastAsia="en-US" w:bidi="ar-SA"/>
      </w:rPr>
    </w:lvl>
    <w:lvl w:ilvl="8">
      <w:numFmt w:val="bullet"/>
      <w:lvlText w:val="•"/>
      <w:lvlJc w:val="left"/>
      <w:pPr>
        <w:ind w:left="7999" w:hanging="855"/>
      </w:pPr>
      <w:rPr>
        <w:rFonts w:hint="default"/>
        <w:lang w:val="pt-PT" w:eastAsia="en-US" w:bidi="ar-SA"/>
      </w:rPr>
    </w:lvl>
  </w:abstractNum>
  <w:abstractNum w:abstractNumId="5" w15:restartNumberingAfterBreak="0">
    <w:nsid w:val="439E50FD"/>
    <w:multiLevelType w:val="multilevel"/>
    <w:tmpl w:val="1C3A4CC0"/>
    <w:lvl w:ilvl="0">
      <w:start w:val="7"/>
      <w:numFmt w:val="decimal"/>
      <w:lvlText w:val="%1."/>
      <w:lvlJc w:val="left"/>
      <w:pPr>
        <w:ind w:left="360" w:hanging="360"/>
      </w:pPr>
      <w:rPr>
        <w:rFonts w:hint="default"/>
      </w:rPr>
    </w:lvl>
    <w:lvl w:ilvl="1">
      <w:start w:val="1"/>
      <w:numFmt w:val="decimal"/>
      <w:suff w:val="space"/>
      <w:lvlText w:val="%1.%2."/>
      <w:lvlJc w:val="left"/>
      <w:pPr>
        <w:ind w:left="794" w:hanging="692"/>
      </w:pPr>
      <w:rPr>
        <w:rFonts w:hint="default"/>
        <w:b w:val="0"/>
        <w:bCs w:val="0"/>
      </w:rPr>
    </w:lvl>
    <w:lvl w:ilvl="2">
      <w:start w:val="1"/>
      <w:numFmt w:val="decimal"/>
      <w:lvlText w:val="%1.%2.%3."/>
      <w:lvlJc w:val="left"/>
      <w:pPr>
        <w:ind w:left="2638" w:hanging="720"/>
      </w:pPr>
      <w:rPr>
        <w:rFonts w:hint="default"/>
      </w:rPr>
    </w:lvl>
    <w:lvl w:ilvl="3">
      <w:start w:val="1"/>
      <w:numFmt w:val="decimal"/>
      <w:lvlText w:val="%1.%2.%3.%4."/>
      <w:lvlJc w:val="left"/>
      <w:pPr>
        <w:ind w:left="3957" w:hanging="1080"/>
      </w:pPr>
      <w:rPr>
        <w:rFonts w:hint="default"/>
      </w:rPr>
    </w:lvl>
    <w:lvl w:ilvl="4">
      <w:start w:val="1"/>
      <w:numFmt w:val="decimal"/>
      <w:lvlText w:val="%1.%2.%3.%4.%5."/>
      <w:lvlJc w:val="left"/>
      <w:pPr>
        <w:ind w:left="4916" w:hanging="1080"/>
      </w:pPr>
      <w:rPr>
        <w:rFonts w:hint="default"/>
      </w:rPr>
    </w:lvl>
    <w:lvl w:ilvl="5">
      <w:start w:val="1"/>
      <w:numFmt w:val="decimal"/>
      <w:lvlText w:val="%1.%2.%3.%4.%5.%6."/>
      <w:lvlJc w:val="left"/>
      <w:pPr>
        <w:ind w:left="6235" w:hanging="1440"/>
      </w:pPr>
      <w:rPr>
        <w:rFonts w:hint="default"/>
      </w:rPr>
    </w:lvl>
    <w:lvl w:ilvl="6">
      <w:start w:val="1"/>
      <w:numFmt w:val="decimal"/>
      <w:lvlText w:val="%1.%2.%3.%4.%5.%6.%7."/>
      <w:lvlJc w:val="left"/>
      <w:pPr>
        <w:ind w:left="7194" w:hanging="1440"/>
      </w:pPr>
      <w:rPr>
        <w:rFonts w:hint="default"/>
      </w:rPr>
    </w:lvl>
    <w:lvl w:ilvl="7">
      <w:start w:val="1"/>
      <w:numFmt w:val="decimal"/>
      <w:lvlText w:val="%1.%2.%3.%4.%5.%6.%7.%8."/>
      <w:lvlJc w:val="left"/>
      <w:pPr>
        <w:ind w:left="8513" w:hanging="1800"/>
      </w:pPr>
      <w:rPr>
        <w:rFonts w:hint="default"/>
      </w:rPr>
    </w:lvl>
    <w:lvl w:ilvl="8">
      <w:start w:val="1"/>
      <w:numFmt w:val="decimal"/>
      <w:lvlText w:val="%1.%2.%3.%4.%5.%6.%7.%8.%9."/>
      <w:lvlJc w:val="left"/>
      <w:pPr>
        <w:ind w:left="9472" w:hanging="1800"/>
      </w:pPr>
      <w:rPr>
        <w:rFonts w:hint="default"/>
      </w:rPr>
    </w:lvl>
  </w:abstractNum>
  <w:abstractNum w:abstractNumId="6" w15:restartNumberingAfterBreak="0">
    <w:nsid w:val="458959C1"/>
    <w:multiLevelType w:val="multilevel"/>
    <w:tmpl w:val="3698B68E"/>
    <w:lvl w:ilvl="0">
      <w:start w:val="9"/>
      <w:numFmt w:val="decimal"/>
      <w:lvlText w:val="%1"/>
      <w:lvlJc w:val="left"/>
      <w:pPr>
        <w:ind w:left="959" w:hanging="855"/>
      </w:pPr>
      <w:rPr>
        <w:rFonts w:hint="default"/>
        <w:lang w:val="pt-PT" w:eastAsia="en-US" w:bidi="ar-SA"/>
      </w:rPr>
    </w:lvl>
    <w:lvl w:ilvl="1">
      <w:start w:val="1"/>
      <w:numFmt w:val="decimal"/>
      <w:suff w:val="space"/>
      <w:lvlText w:val="%1.%2."/>
      <w:lvlJc w:val="left"/>
      <w:pPr>
        <w:ind w:left="454" w:hanging="350"/>
      </w:pPr>
      <w:rPr>
        <w:rFonts w:asciiTheme="minorHAnsi" w:eastAsia="Arial" w:hAnsiTheme="minorHAnsi" w:cstheme="minorHAnsi" w:hint="default"/>
        <w:spacing w:val="-3"/>
        <w:w w:val="100"/>
        <w:sz w:val="22"/>
        <w:szCs w:val="22"/>
        <w:lang w:val="pt-PT" w:eastAsia="en-US" w:bidi="ar-SA"/>
      </w:rPr>
    </w:lvl>
    <w:lvl w:ilvl="2">
      <w:start w:val="1"/>
      <w:numFmt w:val="decimal"/>
      <w:suff w:val="space"/>
      <w:lvlText w:val="%1.%2.%3."/>
      <w:lvlJc w:val="left"/>
      <w:pPr>
        <w:ind w:left="794" w:hanging="692"/>
      </w:pPr>
      <w:rPr>
        <w:rFonts w:asciiTheme="minorHAnsi" w:eastAsia="Arial" w:hAnsiTheme="minorHAnsi" w:cstheme="minorHAnsi" w:hint="default"/>
        <w:spacing w:val="-6"/>
        <w:w w:val="100"/>
        <w:sz w:val="22"/>
        <w:szCs w:val="22"/>
        <w:lang w:val="pt-PT" w:eastAsia="en-US" w:bidi="ar-SA"/>
      </w:rPr>
    </w:lvl>
    <w:lvl w:ilvl="3">
      <w:numFmt w:val="bullet"/>
      <w:lvlText w:val="•"/>
      <w:lvlJc w:val="left"/>
      <w:pPr>
        <w:ind w:left="4237" w:hanging="864"/>
      </w:pPr>
      <w:rPr>
        <w:rFonts w:hint="default"/>
        <w:lang w:val="pt-PT" w:eastAsia="en-US" w:bidi="ar-SA"/>
      </w:rPr>
    </w:lvl>
    <w:lvl w:ilvl="4">
      <w:numFmt w:val="bullet"/>
      <w:lvlText w:val="•"/>
      <w:lvlJc w:val="left"/>
      <w:pPr>
        <w:ind w:left="5026" w:hanging="864"/>
      </w:pPr>
      <w:rPr>
        <w:rFonts w:hint="default"/>
        <w:lang w:val="pt-PT" w:eastAsia="en-US" w:bidi="ar-SA"/>
      </w:rPr>
    </w:lvl>
    <w:lvl w:ilvl="5">
      <w:numFmt w:val="bullet"/>
      <w:lvlText w:val="•"/>
      <w:lvlJc w:val="left"/>
      <w:pPr>
        <w:ind w:left="5815" w:hanging="864"/>
      </w:pPr>
      <w:rPr>
        <w:rFonts w:hint="default"/>
        <w:lang w:val="pt-PT" w:eastAsia="en-US" w:bidi="ar-SA"/>
      </w:rPr>
    </w:lvl>
    <w:lvl w:ilvl="6">
      <w:numFmt w:val="bullet"/>
      <w:lvlText w:val="•"/>
      <w:lvlJc w:val="left"/>
      <w:pPr>
        <w:ind w:left="6604" w:hanging="864"/>
      </w:pPr>
      <w:rPr>
        <w:rFonts w:hint="default"/>
        <w:lang w:val="pt-PT" w:eastAsia="en-US" w:bidi="ar-SA"/>
      </w:rPr>
    </w:lvl>
    <w:lvl w:ilvl="7">
      <w:numFmt w:val="bullet"/>
      <w:lvlText w:val="•"/>
      <w:lvlJc w:val="left"/>
      <w:pPr>
        <w:ind w:left="7392" w:hanging="864"/>
      </w:pPr>
      <w:rPr>
        <w:rFonts w:hint="default"/>
        <w:lang w:val="pt-PT" w:eastAsia="en-US" w:bidi="ar-SA"/>
      </w:rPr>
    </w:lvl>
    <w:lvl w:ilvl="8">
      <w:numFmt w:val="bullet"/>
      <w:lvlText w:val="•"/>
      <w:lvlJc w:val="left"/>
      <w:pPr>
        <w:ind w:left="8181" w:hanging="864"/>
      </w:pPr>
      <w:rPr>
        <w:rFonts w:hint="default"/>
        <w:lang w:val="pt-PT" w:eastAsia="en-US" w:bidi="ar-SA"/>
      </w:rPr>
    </w:lvl>
  </w:abstractNum>
  <w:abstractNum w:abstractNumId="7" w15:restartNumberingAfterBreak="0">
    <w:nsid w:val="4AEE4D31"/>
    <w:multiLevelType w:val="multilevel"/>
    <w:tmpl w:val="FD58E7A2"/>
    <w:lvl w:ilvl="0">
      <w:start w:val="1"/>
      <w:numFmt w:val="decimal"/>
      <w:lvlText w:val="%1"/>
      <w:lvlJc w:val="left"/>
      <w:pPr>
        <w:ind w:left="359" w:hanging="217"/>
      </w:pPr>
      <w:rPr>
        <w:w w:val="99"/>
        <w:position w:val="6"/>
        <w:sz w:val="13"/>
        <w:szCs w:val="13"/>
        <w:lang w:val="pt-PT" w:eastAsia="en-US" w:bidi="ar-SA"/>
      </w:rPr>
    </w:lvl>
    <w:lvl w:ilvl="1">
      <w:start w:val="1"/>
      <w:numFmt w:val="decimal"/>
      <w:suff w:val="space"/>
      <w:lvlText w:val="%1.%2."/>
      <w:lvlJc w:val="left"/>
      <w:pPr>
        <w:ind w:left="454" w:hanging="454"/>
      </w:pPr>
      <w:rPr>
        <w:rFonts w:asciiTheme="minorHAnsi" w:eastAsia="Arial" w:hAnsiTheme="minorHAnsi" w:cstheme="minorHAnsi" w:hint="default"/>
        <w:spacing w:val="-2"/>
        <w:w w:val="97"/>
        <w:sz w:val="22"/>
        <w:szCs w:val="22"/>
        <w:lang w:val="pt-PT" w:eastAsia="en-US" w:bidi="ar-SA"/>
      </w:rPr>
    </w:lvl>
    <w:lvl w:ilvl="2">
      <w:start w:val="1"/>
      <w:numFmt w:val="decimal"/>
      <w:suff w:val="space"/>
      <w:lvlText w:val="%1.%2.%3."/>
      <w:lvlJc w:val="left"/>
      <w:pPr>
        <w:ind w:left="794" w:hanging="794"/>
      </w:pPr>
      <w:rPr>
        <w:rFonts w:asciiTheme="minorHAnsi" w:hAnsiTheme="minorHAnsi" w:cstheme="minorHAnsi" w:hint="default"/>
        <w:b w:val="0"/>
        <w:bCs w:val="0"/>
        <w:spacing w:val="-6"/>
        <w:w w:val="100"/>
        <w:lang w:val="pt-PT" w:eastAsia="en-US" w:bidi="ar-SA"/>
      </w:rPr>
    </w:lvl>
    <w:lvl w:ilvl="3">
      <w:numFmt w:val="bullet"/>
      <w:lvlText w:val="•"/>
      <w:lvlJc w:val="left"/>
      <w:pPr>
        <w:ind w:left="2660" w:hanging="855"/>
      </w:pPr>
      <w:rPr>
        <w:rFonts w:hint="default"/>
        <w:lang w:val="pt-PT" w:eastAsia="en-US" w:bidi="ar-SA"/>
      </w:rPr>
    </w:lvl>
    <w:lvl w:ilvl="4">
      <w:numFmt w:val="bullet"/>
      <w:lvlText w:val="•"/>
      <w:lvlJc w:val="left"/>
      <w:pPr>
        <w:ind w:left="3674" w:hanging="855"/>
      </w:pPr>
      <w:rPr>
        <w:rFonts w:hint="default"/>
        <w:lang w:val="pt-PT" w:eastAsia="en-US" w:bidi="ar-SA"/>
      </w:rPr>
    </w:lvl>
    <w:lvl w:ilvl="5">
      <w:numFmt w:val="bullet"/>
      <w:lvlText w:val="•"/>
      <w:lvlJc w:val="left"/>
      <w:pPr>
        <w:ind w:left="4688" w:hanging="855"/>
      </w:pPr>
      <w:rPr>
        <w:rFonts w:hint="default"/>
        <w:lang w:val="pt-PT" w:eastAsia="en-US" w:bidi="ar-SA"/>
      </w:rPr>
    </w:lvl>
    <w:lvl w:ilvl="6">
      <w:numFmt w:val="bullet"/>
      <w:lvlText w:val="•"/>
      <w:lvlJc w:val="left"/>
      <w:pPr>
        <w:ind w:left="5702" w:hanging="855"/>
      </w:pPr>
      <w:rPr>
        <w:rFonts w:hint="default"/>
        <w:lang w:val="pt-PT" w:eastAsia="en-US" w:bidi="ar-SA"/>
      </w:rPr>
    </w:lvl>
    <w:lvl w:ilvl="7">
      <w:numFmt w:val="bullet"/>
      <w:lvlText w:val="•"/>
      <w:lvlJc w:val="left"/>
      <w:pPr>
        <w:ind w:left="6716" w:hanging="855"/>
      </w:pPr>
      <w:rPr>
        <w:rFonts w:hint="default"/>
        <w:lang w:val="pt-PT" w:eastAsia="en-US" w:bidi="ar-SA"/>
      </w:rPr>
    </w:lvl>
    <w:lvl w:ilvl="8">
      <w:numFmt w:val="bullet"/>
      <w:lvlText w:val="•"/>
      <w:lvlJc w:val="left"/>
      <w:pPr>
        <w:ind w:left="7730" w:hanging="855"/>
      </w:pPr>
      <w:rPr>
        <w:rFonts w:hint="default"/>
        <w:lang w:val="pt-PT" w:eastAsia="en-US" w:bidi="ar-SA"/>
      </w:rPr>
    </w:lvl>
  </w:abstractNum>
  <w:abstractNum w:abstractNumId="8" w15:restartNumberingAfterBreak="0">
    <w:nsid w:val="59073A3A"/>
    <w:multiLevelType w:val="multilevel"/>
    <w:tmpl w:val="71AA10AA"/>
    <w:numStyleLink w:val="Estilo1"/>
  </w:abstractNum>
  <w:abstractNum w:abstractNumId="9" w15:restartNumberingAfterBreak="0">
    <w:nsid w:val="5977740C"/>
    <w:multiLevelType w:val="multilevel"/>
    <w:tmpl w:val="DA1AB5C4"/>
    <w:lvl w:ilvl="0">
      <w:start w:val="6"/>
      <w:numFmt w:val="decimal"/>
      <w:lvlText w:val="%1"/>
      <w:lvlJc w:val="left"/>
      <w:pPr>
        <w:ind w:left="959" w:hanging="855"/>
      </w:pPr>
      <w:rPr>
        <w:rFonts w:hint="default"/>
      </w:rPr>
    </w:lvl>
    <w:lvl w:ilvl="1">
      <w:start w:val="2"/>
      <w:numFmt w:val="decimal"/>
      <w:suff w:val="space"/>
      <w:lvlText w:val="%1.%2."/>
      <w:lvlJc w:val="left"/>
      <w:pPr>
        <w:ind w:left="454" w:hanging="350"/>
      </w:pPr>
      <w:rPr>
        <w:rFonts w:asciiTheme="minorHAnsi" w:eastAsia="Arial" w:hAnsiTheme="minorHAnsi" w:cstheme="minorHAnsi" w:hint="default"/>
        <w:w w:val="100"/>
        <w:sz w:val="22"/>
        <w:szCs w:val="22"/>
      </w:rPr>
    </w:lvl>
    <w:lvl w:ilvl="2">
      <w:start w:val="7"/>
      <w:numFmt w:val="decimal"/>
      <w:suff w:val="space"/>
      <w:lvlText w:val="%1.%2.%3."/>
      <w:lvlJc w:val="left"/>
      <w:pPr>
        <w:ind w:left="1827" w:hanging="692"/>
      </w:pPr>
      <w:rPr>
        <w:rFonts w:asciiTheme="minorHAnsi" w:eastAsia="Arial" w:hAnsiTheme="minorHAnsi" w:cstheme="minorHAnsi" w:hint="default"/>
        <w:w w:val="100"/>
        <w:sz w:val="22"/>
        <w:szCs w:val="22"/>
      </w:rPr>
    </w:lvl>
    <w:lvl w:ilvl="3">
      <w:start w:val="1"/>
      <w:numFmt w:val="decimalZero"/>
      <w:suff w:val="space"/>
      <w:lvlText w:val="%1.%2.%3.%4"/>
      <w:lvlJc w:val="left"/>
      <w:pPr>
        <w:ind w:left="1134" w:hanging="1032"/>
      </w:pPr>
      <w:rPr>
        <w:rFonts w:hint="default"/>
      </w:rPr>
    </w:lvl>
    <w:lvl w:ilvl="4">
      <w:numFmt w:val="bullet"/>
      <w:lvlText w:val="•"/>
      <w:lvlJc w:val="left"/>
      <w:pPr>
        <w:ind w:left="4453" w:hanging="382"/>
      </w:pPr>
      <w:rPr>
        <w:rFonts w:hint="default"/>
      </w:rPr>
    </w:lvl>
    <w:lvl w:ilvl="5">
      <w:numFmt w:val="bullet"/>
      <w:lvlText w:val="•"/>
      <w:lvlJc w:val="left"/>
      <w:pPr>
        <w:ind w:left="5337" w:hanging="382"/>
      </w:pPr>
      <w:rPr>
        <w:rFonts w:hint="default"/>
      </w:rPr>
    </w:lvl>
    <w:lvl w:ilvl="6">
      <w:numFmt w:val="bullet"/>
      <w:lvlText w:val="•"/>
      <w:lvlJc w:val="left"/>
      <w:pPr>
        <w:ind w:left="6221" w:hanging="382"/>
      </w:pPr>
      <w:rPr>
        <w:rFonts w:hint="default"/>
      </w:rPr>
    </w:lvl>
    <w:lvl w:ilvl="7">
      <w:numFmt w:val="bullet"/>
      <w:lvlText w:val="•"/>
      <w:lvlJc w:val="left"/>
      <w:pPr>
        <w:ind w:left="7106" w:hanging="382"/>
      </w:pPr>
      <w:rPr>
        <w:rFonts w:hint="default"/>
      </w:rPr>
    </w:lvl>
    <w:lvl w:ilvl="8">
      <w:numFmt w:val="bullet"/>
      <w:lvlText w:val="•"/>
      <w:lvlJc w:val="left"/>
      <w:pPr>
        <w:ind w:left="7990" w:hanging="382"/>
      </w:pPr>
      <w:rPr>
        <w:rFonts w:hint="default"/>
      </w:rPr>
    </w:lvl>
  </w:abstractNum>
  <w:abstractNum w:abstractNumId="10" w15:restartNumberingAfterBreak="0">
    <w:nsid w:val="5E7F6684"/>
    <w:multiLevelType w:val="multilevel"/>
    <w:tmpl w:val="176E4906"/>
    <w:lvl w:ilvl="0">
      <w:start w:val="3"/>
      <w:numFmt w:val="decimal"/>
      <w:lvlText w:val="%1"/>
      <w:lvlJc w:val="left"/>
      <w:pPr>
        <w:ind w:left="959" w:hanging="855"/>
      </w:pPr>
      <w:rPr>
        <w:rFonts w:hint="default"/>
        <w:lang w:val="pt-PT" w:eastAsia="en-US" w:bidi="ar-SA"/>
      </w:rPr>
    </w:lvl>
    <w:lvl w:ilvl="1">
      <w:start w:val="1"/>
      <w:numFmt w:val="decimal"/>
      <w:suff w:val="space"/>
      <w:lvlText w:val="%1.%2."/>
      <w:lvlJc w:val="left"/>
      <w:pPr>
        <w:ind w:left="454" w:hanging="352"/>
      </w:pPr>
      <w:rPr>
        <w:rFonts w:asciiTheme="minorHAnsi" w:eastAsia="Arial" w:hAnsiTheme="minorHAnsi" w:cstheme="minorHAnsi" w:hint="default"/>
        <w:spacing w:val="-6"/>
        <w:w w:val="100"/>
        <w:sz w:val="22"/>
        <w:szCs w:val="22"/>
        <w:lang w:val="pt-PT" w:eastAsia="en-US" w:bidi="ar-SA"/>
      </w:rPr>
    </w:lvl>
    <w:lvl w:ilvl="2">
      <w:start w:val="1"/>
      <w:numFmt w:val="decimal"/>
      <w:suff w:val="space"/>
      <w:lvlText w:val="%1.%2.%3."/>
      <w:lvlJc w:val="left"/>
      <w:pPr>
        <w:ind w:left="794" w:hanging="692"/>
      </w:pPr>
      <w:rPr>
        <w:rFonts w:asciiTheme="minorHAnsi" w:eastAsia="Arial" w:hAnsiTheme="minorHAnsi" w:cstheme="minorHAnsi" w:hint="default"/>
        <w:strike w:val="0"/>
        <w:spacing w:val="-6"/>
        <w:w w:val="100"/>
        <w:sz w:val="22"/>
        <w:szCs w:val="22"/>
        <w:lang w:val="pt-PT" w:eastAsia="en-US" w:bidi="ar-SA"/>
      </w:rPr>
    </w:lvl>
    <w:lvl w:ilvl="3">
      <w:start w:val="1"/>
      <w:numFmt w:val="decimal"/>
      <w:suff w:val="space"/>
      <w:lvlText w:val="%1.%2.%3.%4."/>
      <w:lvlJc w:val="left"/>
      <w:pPr>
        <w:ind w:left="1134" w:hanging="1134"/>
      </w:pPr>
      <w:rPr>
        <w:rFonts w:asciiTheme="minorHAnsi" w:eastAsia="Arial" w:hAnsiTheme="minorHAnsi" w:cstheme="minorHAnsi" w:hint="default"/>
        <w:spacing w:val="-6"/>
        <w:w w:val="100"/>
        <w:sz w:val="22"/>
        <w:szCs w:val="22"/>
        <w:lang w:val="pt-BR" w:eastAsia="en-US" w:bidi="ar-SA"/>
      </w:rPr>
    </w:lvl>
    <w:lvl w:ilvl="4">
      <w:start w:val="1"/>
      <w:numFmt w:val="decimal"/>
      <w:lvlText w:val="%1.%2.%3.%4.%5."/>
      <w:lvlJc w:val="left"/>
      <w:pPr>
        <w:ind w:left="1474" w:hanging="1372"/>
      </w:pPr>
      <w:rPr>
        <w:rFonts w:asciiTheme="minorHAnsi" w:eastAsia="Arial" w:hAnsiTheme="minorHAnsi" w:cs="Arial" w:hint="default"/>
        <w:spacing w:val="-1"/>
        <w:w w:val="100"/>
        <w:sz w:val="22"/>
        <w:szCs w:val="22"/>
        <w:lang w:val="pt-PT" w:eastAsia="en-US" w:bidi="ar-SA"/>
      </w:rPr>
    </w:lvl>
    <w:lvl w:ilvl="5">
      <w:numFmt w:val="bullet"/>
      <w:lvlText w:val="•"/>
      <w:lvlJc w:val="left"/>
      <w:pPr>
        <w:ind w:left="4974" w:hanging="361"/>
      </w:pPr>
      <w:rPr>
        <w:rFonts w:hint="default"/>
        <w:lang w:val="pt-PT" w:eastAsia="en-US" w:bidi="ar-SA"/>
      </w:rPr>
    </w:lvl>
    <w:lvl w:ilvl="6">
      <w:numFmt w:val="bullet"/>
      <w:lvlText w:val="•"/>
      <w:lvlJc w:val="left"/>
      <w:pPr>
        <w:ind w:left="5931" w:hanging="361"/>
      </w:pPr>
      <w:rPr>
        <w:rFonts w:hint="default"/>
        <w:lang w:val="pt-PT" w:eastAsia="en-US" w:bidi="ar-SA"/>
      </w:rPr>
    </w:lvl>
    <w:lvl w:ilvl="7">
      <w:numFmt w:val="bullet"/>
      <w:lvlText w:val="•"/>
      <w:lvlJc w:val="left"/>
      <w:pPr>
        <w:ind w:left="6888" w:hanging="361"/>
      </w:pPr>
      <w:rPr>
        <w:rFonts w:hint="default"/>
        <w:lang w:val="pt-PT" w:eastAsia="en-US" w:bidi="ar-SA"/>
      </w:rPr>
    </w:lvl>
    <w:lvl w:ilvl="8">
      <w:numFmt w:val="bullet"/>
      <w:lvlText w:val="•"/>
      <w:lvlJc w:val="left"/>
      <w:pPr>
        <w:ind w:left="7845" w:hanging="361"/>
      </w:pPr>
      <w:rPr>
        <w:rFonts w:hint="default"/>
        <w:lang w:val="pt-PT" w:eastAsia="en-US" w:bidi="ar-SA"/>
      </w:rPr>
    </w:lvl>
  </w:abstractNum>
  <w:abstractNum w:abstractNumId="11" w15:restartNumberingAfterBreak="0">
    <w:nsid w:val="5F410C34"/>
    <w:multiLevelType w:val="multilevel"/>
    <w:tmpl w:val="71AA10AA"/>
    <w:styleLink w:val="Estilo1"/>
    <w:lvl w:ilvl="0">
      <w:start w:val="6"/>
      <w:numFmt w:val="decimal"/>
      <w:lvlText w:val="%1"/>
      <w:lvlJc w:val="left"/>
      <w:pPr>
        <w:ind w:left="957" w:hanging="855"/>
      </w:pPr>
      <w:rPr>
        <w:rFonts w:hint="default"/>
      </w:rPr>
    </w:lvl>
    <w:lvl w:ilvl="1">
      <w:start w:val="2"/>
      <w:numFmt w:val="decimal"/>
      <w:suff w:val="space"/>
      <w:lvlText w:val="%1.%2."/>
      <w:lvlJc w:val="left"/>
      <w:pPr>
        <w:ind w:left="452" w:hanging="350"/>
      </w:pPr>
      <w:rPr>
        <w:rFonts w:asciiTheme="minorHAnsi" w:eastAsia="Arial" w:hAnsiTheme="minorHAnsi" w:cstheme="minorHAnsi" w:hint="default"/>
        <w:w w:val="100"/>
        <w:sz w:val="22"/>
        <w:szCs w:val="22"/>
      </w:rPr>
    </w:lvl>
    <w:lvl w:ilvl="2">
      <w:start w:val="7"/>
      <w:numFmt w:val="decimal"/>
      <w:suff w:val="space"/>
      <w:lvlText w:val="%1.%2.%3."/>
      <w:lvlJc w:val="left"/>
      <w:pPr>
        <w:ind w:left="1825" w:hanging="692"/>
      </w:pPr>
      <w:rPr>
        <w:rFonts w:asciiTheme="minorHAnsi" w:eastAsia="Arial" w:hAnsiTheme="minorHAnsi" w:cstheme="minorHAnsi" w:hint="default"/>
        <w:w w:val="100"/>
        <w:sz w:val="22"/>
        <w:szCs w:val="22"/>
      </w:rPr>
    </w:lvl>
    <w:lvl w:ilvl="3">
      <w:start w:val="1"/>
      <w:numFmt w:val="decimal"/>
      <w:suff w:val="space"/>
      <w:lvlText w:val="%1.%2.%3.%4"/>
      <w:lvlJc w:val="left"/>
      <w:pPr>
        <w:ind w:left="1132" w:hanging="1032"/>
      </w:pPr>
      <w:rPr>
        <w:rFonts w:hint="default"/>
      </w:rPr>
    </w:lvl>
    <w:lvl w:ilvl="4">
      <w:numFmt w:val="bullet"/>
      <w:lvlText w:val="•"/>
      <w:lvlJc w:val="left"/>
      <w:pPr>
        <w:ind w:left="4451" w:hanging="382"/>
      </w:pPr>
      <w:rPr>
        <w:rFonts w:hint="default"/>
      </w:rPr>
    </w:lvl>
    <w:lvl w:ilvl="5">
      <w:numFmt w:val="bullet"/>
      <w:lvlText w:val="•"/>
      <w:lvlJc w:val="left"/>
      <w:pPr>
        <w:ind w:left="5335" w:hanging="382"/>
      </w:pPr>
      <w:rPr>
        <w:rFonts w:hint="default"/>
      </w:rPr>
    </w:lvl>
    <w:lvl w:ilvl="6">
      <w:numFmt w:val="bullet"/>
      <w:lvlText w:val="•"/>
      <w:lvlJc w:val="left"/>
      <w:pPr>
        <w:ind w:left="6219" w:hanging="382"/>
      </w:pPr>
      <w:rPr>
        <w:rFonts w:hint="default"/>
      </w:rPr>
    </w:lvl>
    <w:lvl w:ilvl="7">
      <w:numFmt w:val="bullet"/>
      <w:lvlText w:val="•"/>
      <w:lvlJc w:val="left"/>
      <w:pPr>
        <w:ind w:left="7104" w:hanging="382"/>
      </w:pPr>
      <w:rPr>
        <w:rFonts w:hint="default"/>
      </w:rPr>
    </w:lvl>
    <w:lvl w:ilvl="8">
      <w:numFmt w:val="bullet"/>
      <w:lvlText w:val="•"/>
      <w:lvlJc w:val="left"/>
      <w:pPr>
        <w:ind w:left="7988" w:hanging="382"/>
      </w:pPr>
      <w:rPr>
        <w:rFonts w:hint="default"/>
      </w:rPr>
    </w:lvl>
  </w:abstractNum>
  <w:abstractNum w:abstractNumId="12" w15:restartNumberingAfterBreak="0">
    <w:nsid w:val="642124C4"/>
    <w:multiLevelType w:val="hybridMultilevel"/>
    <w:tmpl w:val="F98C28EA"/>
    <w:lvl w:ilvl="0" w:tplc="FFFFFFFF">
      <w:start w:val="1"/>
      <w:numFmt w:val="lowerRoman"/>
      <w:lvlText w:val="%1."/>
      <w:lvlJc w:val="right"/>
      <w:pPr>
        <w:ind w:left="1266" w:hanging="360"/>
      </w:pPr>
    </w:lvl>
    <w:lvl w:ilvl="1" w:tplc="FFFFFFFF" w:tentative="1">
      <w:start w:val="1"/>
      <w:numFmt w:val="lowerLetter"/>
      <w:lvlText w:val="%2."/>
      <w:lvlJc w:val="left"/>
      <w:pPr>
        <w:ind w:left="1986" w:hanging="360"/>
      </w:pPr>
    </w:lvl>
    <w:lvl w:ilvl="2" w:tplc="FFFFFFFF" w:tentative="1">
      <w:start w:val="1"/>
      <w:numFmt w:val="lowerRoman"/>
      <w:lvlText w:val="%3."/>
      <w:lvlJc w:val="right"/>
      <w:pPr>
        <w:ind w:left="2706" w:hanging="180"/>
      </w:pPr>
    </w:lvl>
    <w:lvl w:ilvl="3" w:tplc="FFFFFFFF" w:tentative="1">
      <w:start w:val="1"/>
      <w:numFmt w:val="decimal"/>
      <w:lvlText w:val="%4."/>
      <w:lvlJc w:val="left"/>
      <w:pPr>
        <w:ind w:left="3426" w:hanging="360"/>
      </w:pPr>
    </w:lvl>
    <w:lvl w:ilvl="4" w:tplc="FFFFFFFF" w:tentative="1">
      <w:start w:val="1"/>
      <w:numFmt w:val="lowerLetter"/>
      <w:lvlText w:val="%5."/>
      <w:lvlJc w:val="left"/>
      <w:pPr>
        <w:ind w:left="4146" w:hanging="360"/>
      </w:pPr>
    </w:lvl>
    <w:lvl w:ilvl="5" w:tplc="FFFFFFFF" w:tentative="1">
      <w:start w:val="1"/>
      <w:numFmt w:val="lowerRoman"/>
      <w:lvlText w:val="%6."/>
      <w:lvlJc w:val="right"/>
      <w:pPr>
        <w:ind w:left="4866" w:hanging="180"/>
      </w:pPr>
    </w:lvl>
    <w:lvl w:ilvl="6" w:tplc="FFFFFFFF" w:tentative="1">
      <w:start w:val="1"/>
      <w:numFmt w:val="decimal"/>
      <w:lvlText w:val="%7."/>
      <w:lvlJc w:val="left"/>
      <w:pPr>
        <w:ind w:left="5586" w:hanging="360"/>
      </w:pPr>
    </w:lvl>
    <w:lvl w:ilvl="7" w:tplc="FFFFFFFF" w:tentative="1">
      <w:start w:val="1"/>
      <w:numFmt w:val="lowerLetter"/>
      <w:lvlText w:val="%8."/>
      <w:lvlJc w:val="left"/>
      <w:pPr>
        <w:ind w:left="6306" w:hanging="360"/>
      </w:pPr>
    </w:lvl>
    <w:lvl w:ilvl="8" w:tplc="FFFFFFFF" w:tentative="1">
      <w:start w:val="1"/>
      <w:numFmt w:val="lowerRoman"/>
      <w:lvlText w:val="%9."/>
      <w:lvlJc w:val="right"/>
      <w:pPr>
        <w:ind w:left="7026" w:hanging="180"/>
      </w:pPr>
    </w:lvl>
  </w:abstractNum>
  <w:abstractNum w:abstractNumId="13" w15:restartNumberingAfterBreak="0">
    <w:nsid w:val="71D002F3"/>
    <w:multiLevelType w:val="multilevel"/>
    <w:tmpl w:val="6FC2D79E"/>
    <w:lvl w:ilvl="0">
      <w:start w:val="2"/>
      <w:numFmt w:val="decimal"/>
      <w:lvlText w:val="%1"/>
      <w:lvlJc w:val="left"/>
      <w:pPr>
        <w:ind w:left="959" w:hanging="855"/>
      </w:pPr>
      <w:rPr>
        <w:rFonts w:hint="default"/>
        <w:lang w:val="pt-PT" w:eastAsia="en-US" w:bidi="ar-SA"/>
      </w:rPr>
    </w:lvl>
    <w:lvl w:ilvl="1">
      <w:start w:val="1"/>
      <w:numFmt w:val="decimal"/>
      <w:suff w:val="space"/>
      <w:lvlText w:val="%1.%2."/>
      <w:lvlJc w:val="left"/>
      <w:pPr>
        <w:ind w:left="454" w:hanging="350"/>
      </w:pPr>
      <w:rPr>
        <w:rFonts w:asciiTheme="minorHAnsi" w:eastAsia="Arial" w:hAnsiTheme="minorHAnsi" w:cstheme="minorHAnsi" w:hint="default"/>
        <w:spacing w:val="-6"/>
        <w:w w:val="100"/>
        <w:sz w:val="22"/>
        <w:szCs w:val="22"/>
        <w:lang w:val="pt-PT" w:eastAsia="en-US" w:bidi="ar-SA"/>
      </w:rPr>
    </w:lvl>
    <w:lvl w:ilvl="2">
      <w:start w:val="1"/>
      <w:numFmt w:val="decimal"/>
      <w:suff w:val="space"/>
      <w:lvlText w:val="%1.%2.%3."/>
      <w:lvlJc w:val="left"/>
      <w:pPr>
        <w:ind w:left="794" w:firstLine="165"/>
      </w:pPr>
      <w:rPr>
        <w:rFonts w:asciiTheme="minorHAnsi" w:eastAsia="Arial" w:hAnsiTheme="minorHAnsi" w:cstheme="minorHAnsi" w:hint="default"/>
        <w:spacing w:val="-6"/>
        <w:w w:val="100"/>
        <w:sz w:val="22"/>
        <w:szCs w:val="22"/>
        <w:lang w:val="pt-PT" w:eastAsia="en-US" w:bidi="ar-SA"/>
      </w:rPr>
    </w:lvl>
    <w:lvl w:ilvl="3">
      <w:numFmt w:val="bullet"/>
      <w:lvlText w:val="•"/>
      <w:lvlJc w:val="left"/>
      <w:pPr>
        <w:ind w:left="3584" w:hanging="852"/>
      </w:pPr>
      <w:rPr>
        <w:rFonts w:hint="default"/>
        <w:lang w:val="pt-PT" w:eastAsia="en-US" w:bidi="ar-SA"/>
      </w:rPr>
    </w:lvl>
    <w:lvl w:ilvl="4">
      <w:numFmt w:val="bullet"/>
      <w:lvlText w:val="•"/>
      <w:lvlJc w:val="left"/>
      <w:pPr>
        <w:ind w:left="4466" w:hanging="852"/>
      </w:pPr>
      <w:rPr>
        <w:rFonts w:hint="default"/>
        <w:lang w:val="pt-PT" w:eastAsia="en-US" w:bidi="ar-SA"/>
      </w:rPr>
    </w:lvl>
    <w:lvl w:ilvl="5">
      <w:numFmt w:val="bullet"/>
      <w:lvlText w:val="•"/>
      <w:lvlJc w:val="left"/>
      <w:pPr>
        <w:ind w:left="5348" w:hanging="852"/>
      </w:pPr>
      <w:rPr>
        <w:rFonts w:hint="default"/>
        <w:lang w:val="pt-PT" w:eastAsia="en-US" w:bidi="ar-SA"/>
      </w:rPr>
    </w:lvl>
    <w:lvl w:ilvl="6">
      <w:numFmt w:val="bullet"/>
      <w:lvlText w:val="•"/>
      <w:lvlJc w:val="left"/>
      <w:pPr>
        <w:ind w:left="6230" w:hanging="852"/>
      </w:pPr>
      <w:rPr>
        <w:rFonts w:hint="default"/>
        <w:lang w:val="pt-PT" w:eastAsia="en-US" w:bidi="ar-SA"/>
      </w:rPr>
    </w:lvl>
    <w:lvl w:ilvl="7">
      <w:numFmt w:val="bullet"/>
      <w:lvlText w:val="•"/>
      <w:lvlJc w:val="left"/>
      <w:pPr>
        <w:ind w:left="7112" w:hanging="852"/>
      </w:pPr>
      <w:rPr>
        <w:rFonts w:hint="default"/>
        <w:lang w:val="pt-PT" w:eastAsia="en-US" w:bidi="ar-SA"/>
      </w:rPr>
    </w:lvl>
    <w:lvl w:ilvl="8">
      <w:numFmt w:val="bullet"/>
      <w:lvlText w:val="•"/>
      <w:lvlJc w:val="left"/>
      <w:pPr>
        <w:ind w:left="7994" w:hanging="852"/>
      </w:pPr>
      <w:rPr>
        <w:rFonts w:hint="default"/>
        <w:lang w:val="pt-PT" w:eastAsia="en-US" w:bidi="ar-SA"/>
      </w:rPr>
    </w:lvl>
  </w:abstractNum>
  <w:abstractNum w:abstractNumId="14" w15:restartNumberingAfterBreak="0">
    <w:nsid w:val="72B022C0"/>
    <w:multiLevelType w:val="hybridMultilevel"/>
    <w:tmpl w:val="B7FCF3D2"/>
    <w:lvl w:ilvl="0" w:tplc="7952D62E">
      <w:start w:val="1"/>
      <w:numFmt w:val="lowerRoman"/>
      <w:lvlText w:val="(%1)"/>
      <w:lvlJc w:val="left"/>
      <w:pPr>
        <w:ind w:left="2236" w:hanging="425"/>
      </w:pPr>
      <w:rPr>
        <w:rFonts w:ascii="Arial" w:eastAsia="Arial" w:hAnsi="Arial" w:cs="Arial" w:hint="default"/>
        <w:spacing w:val="-4"/>
        <w:w w:val="100"/>
        <w:sz w:val="22"/>
        <w:szCs w:val="22"/>
        <w:lang w:val="pt-PT" w:eastAsia="en-US" w:bidi="ar-SA"/>
      </w:rPr>
    </w:lvl>
    <w:lvl w:ilvl="1" w:tplc="28B89D52">
      <w:numFmt w:val="bullet"/>
      <w:lvlText w:val="•"/>
      <w:lvlJc w:val="left"/>
      <w:pPr>
        <w:ind w:left="2991" w:hanging="425"/>
      </w:pPr>
      <w:rPr>
        <w:rFonts w:hint="default"/>
        <w:lang w:val="pt-PT" w:eastAsia="en-US" w:bidi="ar-SA"/>
      </w:rPr>
    </w:lvl>
    <w:lvl w:ilvl="2" w:tplc="D8B059CC">
      <w:numFmt w:val="bullet"/>
      <w:lvlText w:val="•"/>
      <w:lvlJc w:val="left"/>
      <w:pPr>
        <w:ind w:left="3743" w:hanging="425"/>
      </w:pPr>
      <w:rPr>
        <w:rFonts w:hint="default"/>
        <w:lang w:val="pt-PT" w:eastAsia="en-US" w:bidi="ar-SA"/>
      </w:rPr>
    </w:lvl>
    <w:lvl w:ilvl="3" w:tplc="54408318">
      <w:numFmt w:val="bullet"/>
      <w:lvlText w:val="•"/>
      <w:lvlJc w:val="left"/>
      <w:pPr>
        <w:ind w:left="4495" w:hanging="425"/>
      </w:pPr>
      <w:rPr>
        <w:rFonts w:hint="default"/>
        <w:lang w:val="pt-PT" w:eastAsia="en-US" w:bidi="ar-SA"/>
      </w:rPr>
    </w:lvl>
    <w:lvl w:ilvl="4" w:tplc="945E8582">
      <w:numFmt w:val="bullet"/>
      <w:lvlText w:val="•"/>
      <w:lvlJc w:val="left"/>
      <w:pPr>
        <w:ind w:left="5247" w:hanging="425"/>
      </w:pPr>
      <w:rPr>
        <w:rFonts w:hint="default"/>
        <w:lang w:val="pt-PT" w:eastAsia="en-US" w:bidi="ar-SA"/>
      </w:rPr>
    </w:lvl>
    <w:lvl w:ilvl="5" w:tplc="4EA8E3DE">
      <w:numFmt w:val="bullet"/>
      <w:lvlText w:val="•"/>
      <w:lvlJc w:val="left"/>
      <w:pPr>
        <w:ind w:left="5999" w:hanging="425"/>
      </w:pPr>
      <w:rPr>
        <w:rFonts w:hint="default"/>
        <w:lang w:val="pt-PT" w:eastAsia="en-US" w:bidi="ar-SA"/>
      </w:rPr>
    </w:lvl>
    <w:lvl w:ilvl="6" w:tplc="38E2A162">
      <w:numFmt w:val="bullet"/>
      <w:lvlText w:val="•"/>
      <w:lvlJc w:val="left"/>
      <w:pPr>
        <w:ind w:left="6751" w:hanging="425"/>
      </w:pPr>
      <w:rPr>
        <w:rFonts w:hint="default"/>
        <w:lang w:val="pt-PT" w:eastAsia="en-US" w:bidi="ar-SA"/>
      </w:rPr>
    </w:lvl>
    <w:lvl w:ilvl="7" w:tplc="C1044418">
      <w:numFmt w:val="bullet"/>
      <w:lvlText w:val="•"/>
      <w:lvlJc w:val="left"/>
      <w:pPr>
        <w:ind w:left="7503" w:hanging="425"/>
      </w:pPr>
      <w:rPr>
        <w:rFonts w:hint="default"/>
        <w:lang w:val="pt-PT" w:eastAsia="en-US" w:bidi="ar-SA"/>
      </w:rPr>
    </w:lvl>
    <w:lvl w:ilvl="8" w:tplc="AD40FD18">
      <w:numFmt w:val="bullet"/>
      <w:lvlText w:val="•"/>
      <w:lvlJc w:val="left"/>
      <w:pPr>
        <w:ind w:left="8255" w:hanging="425"/>
      </w:pPr>
      <w:rPr>
        <w:rFonts w:hint="default"/>
        <w:lang w:val="pt-PT" w:eastAsia="en-US" w:bidi="ar-SA"/>
      </w:rPr>
    </w:lvl>
  </w:abstractNum>
  <w:abstractNum w:abstractNumId="15" w15:restartNumberingAfterBreak="0">
    <w:nsid w:val="74CA3304"/>
    <w:multiLevelType w:val="multilevel"/>
    <w:tmpl w:val="FD58E7A2"/>
    <w:lvl w:ilvl="0">
      <w:start w:val="1"/>
      <w:numFmt w:val="decimal"/>
      <w:lvlText w:val="%1"/>
      <w:lvlJc w:val="left"/>
      <w:pPr>
        <w:ind w:left="359" w:hanging="217"/>
      </w:pPr>
      <w:rPr>
        <w:w w:val="99"/>
        <w:position w:val="6"/>
        <w:sz w:val="13"/>
        <w:szCs w:val="13"/>
        <w:lang w:val="pt-PT" w:eastAsia="en-US" w:bidi="ar-SA"/>
      </w:rPr>
    </w:lvl>
    <w:lvl w:ilvl="1">
      <w:start w:val="1"/>
      <w:numFmt w:val="decimal"/>
      <w:suff w:val="space"/>
      <w:lvlText w:val="%1.%2."/>
      <w:lvlJc w:val="left"/>
      <w:pPr>
        <w:ind w:left="454" w:hanging="454"/>
      </w:pPr>
      <w:rPr>
        <w:rFonts w:asciiTheme="minorHAnsi" w:eastAsia="Arial" w:hAnsiTheme="minorHAnsi" w:cstheme="minorHAnsi" w:hint="default"/>
        <w:spacing w:val="-2"/>
        <w:w w:val="97"/>
        <w:sz w:val="22"/>
        <w:szCs w:val="22"/>
        <w:lang w:val="pt-PT" w:eastAsia="en-US" w:bidi="ar-SA"/>
      </w:rPr>
    </w:lvl>
    <w:lvl w:ilvl="2">
      <w:start w:val="1"/>
      <w:numFmt w:val="decimal"/>
      <w:suff w:val="space"/>
      <w:lvlText w:val="%1.%2.%3."/>
      <w:lvlJc w:val="left"/>
      <w:pPr>
        <w:ind w:left="794" w:hanging="794"/>
      </w:pPr>
      <w:rPr>
        <w:rFonts w:asciiTheme="minorHAnsi" w:hAnsiTheme="minorHAnsi" w:cstheme="minorHAnsi" w:hint="default"/>
        <w:b w:val="0"/>
        <w:bCs w:val="0"/>
        <w:spacing w:val="-6"/>
        <w:w w:val="100"/>
        <w:lang w:val="pt-PT" w:eastAsia="en-US" w:bidi="ar-SA"/>
      </w:rPr>
    </w:lvl>
    <w:lvl w:ilvl="3">
      <w:numFmt w:val="bullet"/>
      <w:lvlText w:val="•"/>
      <w:lvlJc w:val="left"/>
      <w:pPr>
        <w:ind w:left="2660" w:hanging="855"/>
      </w:pPr>
      <w:rPr>
        <w:rFonts w:hint="default"/>
        <w:lang w:val="pt-PT" w:eastAsia="en-US" w:bidi="ar-SA"/>
      </w:rPr>
    </w:lvl>
    <w:lvl w:ilvl="4">
      <w:numFmt w:val="bullet"/>
      <w:lvlText w:val="•"/>
      <w:lvlJc w:val="left"/>
      <w:pPr>
        <w:ind w:left="3674" w:hanging="855"/>
      </w:pPr>
      <w:rPr>
        <w:rFonts w:hint="default"/>
        <w:lang w:val="pt-PT" w:eastAsia="en-US" w:bidi="ar-SA"/>
      </w:rPr>
    </w:lvl>
    <w:lvl w:ilvl="5">
      <w:numFmt w:val="bullet"/>
      <w:lvlText w:val="•"/>
      <w:lvlJc w:val="left"/>
      <w:pPr>
        <w:ind w:left="4688" w:hanging="855"/>
      </w:pPr>
      <w:rPr>
        <w:rFonts w:hint="default"/>
        <w:lang w:val="pt-PT" w:eastAsia="en-US" w:bidi="ar-SA"/>
      </w:rPr>
    </w:lvl>
    <w:lvl w:ilvl="6">
      <w:numFmt w:val="bullet"/>
      <w:lvlText w:val="•"/>
      <w:lvlJc w:val="left"/>
      <w:pPr>
        <w:ind w:left="5702" w:hanging="855"/>
      </w:pPr>
      <w:rPr>
        <w:rFonts w:hint="default"/>
        <w:lang w:val="pt-PT" w:eastAsia="en-US" w:bidi="ar-SA"/>
      </w:rPr>
    </w:lvl>
    <w:lvl w:ilvl="7">
      <w:numFmt w:val="bullet"/>
      <w:lvlText w:val="•"/>
      <w:lvlJc w:val="left"/>
      <w:pPr>
        <w:ind w:left="6716" w:hanging="855"/>
      </w:pPr>
      <w:rPr>
        <w:rFonts w:hint="default"/>
        <w:lang w:val="pt-PT" w:eastAsia="en-US" w:bidi="ar-SA"/>
      </w:rPr>
    </w:lvl>
    <w:lvl w:ilvl="8">
      <w:numFmt w:val="bullet"/>
      <w:lvlText w:val="•"/>
      <w:lvlJc w:val="left"/>
      <w:pPr>
        <w:ind w:left="7730" w:hanging="855"/>
      </w:pPr>
      <w:rPr>
        <w:rFonts w:hint="default"/>
        <w:lang w:val="pt-PT" w:eastAsia="en-US" w:bidi="ar-SA"/>
      </w:rPr>
    </w:lvl>
  </w:abstractNum>
  <w:abstractNum w:abstractNumId="16" w15:restartNumberingAfterBreak="0">
    <w:nsid w:val="762E189D"/>
    <w:multiLevelType w:val="hybridMultilevel"/>
    <w:tmpl w:val="F98C28EA"/>
    <w:lvl w:ilvl="0" w:tplc="0416001B">
      <w:start w:val="1"/>
      <w:numFmt w:val="lowerRoman"/>
      <w:lvlText w:val="%1."/>
      <w:lvlJc w:val="right"/>
      <w:pPr>
        <w:ind w:left="1266" w:hanging="360"/>
      </w:pPr>
    </w:lvl>
    <w:lvl w:ilvl="1" w:tplc="04160019" w:tentative="1">
      <w:start w:val="1"/>
      <w:numFmt w:val="lowerLetter"/>
      <w:lvlText w:val="%2."/>
      <w:lvlJc w:val="left"/>
      <w:pPr>
        <w:ind w:left="1986" w:hanging="360"/>
      </w:pPr>
    </w:lvl>
    <w:lvl w:ilvl="2" w:tplc="0416001B" w:tentative="1">
      <w:start w:val="1"/>
      <w:numFmt w:val="lowerRoman"/>
      <w:lvlText w:val="%3."/>
      <w:lvlJc w:val="right"/>
      <w:pPr>
        <w:ind w:left="2706" w:hanging="180"/>
      </w:pPr>
    </w:lvl>
    <w:lvl w:ilvl="3" w:tplc="0416000F" w:tentative="1">
      <w:start w:val="1"/>
      <w:numFmt w:val="decimal"/>
      <w:lvlText w:val="%4."/>
      <w:lvlJc w:val="left"/>
      <w:pPr>
        <w:ind w:left="3426" w:hanging="360"/>
      </w:pPr>
    </w:lvl>
    <w:lvl w:ilvl="4" w:tplc="04160019" w:tentative="1">
      <w:start w:val="1"/>
      <w:numFmt w:val="lowerLetter"/>
      <w:lvlText w:val="%5."/>
      <w:lvlJc w:val="left"/>
      <w:pPr>
        <w:ind w:left="4146" w:hanging="360"/>
      </w:pPr>
    </w:lvl>
    <w:lvl w:ilvl="5" w:tplc="0416001B" w:tentative="1">
      <w:start w:val="1"/>
      <w:numFmt w:val="lowerRoman"/>
      <w:lvlText w:val="%6."/>
      <w:lvlJc w:val="right"/>
      <w:pPr>
        <w:ind w:left="4866" w:hanging="180"/>
      </w:pPr>
    </w:lvl>
    <w:lvl w:ilvl="6" w:tplc="0416000F" w:tentative="1">
      <w:start w:val="1"/>
      <w:numFmt w:val="decimal"/>
      <w:lvlText w:val="%7."/>
      <w:lvlJc w:val="left"/>
      <w:pPr>
        <w:ind w:left="5586" w:hanging="360"/>
      </w:pPr>
    </w:lvl>
    <w:lvl w:ilvl="7" w:tplc="04160019" w:tentative="1">
      <w:start w:val="1"/>
      <w:numFmt w:val="lowerLetter"/>
      <w:lvlText w:val="%8."/>
      <w:lvlJc w:val="left"/>
      <w:pPr>
        <w:ind w:left="6306" w:hanging="360"/>
      </w:pPr>
    </w:lvl>
    <w:lvl w:ilvl="8" w:tplc="0416001B" w:tentative="1">
      <w:start w:val="1"/>
      <w:numFmt w:val="lowerRoman"/>
      <w:lvlText w:val="%9."/>
      <w:lvlJc w:val="right"/>
      <w:pPr>
        <w:ind w:left="7026" w:hanging="180"/>
      </w:pPr>
    </w:lvl>
  </w:abstractNum>
  <w:abstractNum w:abstractNumId="17" w15:restartNumberingAfterBreak="0">
    <w:nsid w:val="76D65314"/>
    <w:multiLevelType w:val="multilevel"/>
    <w:tmpl w:val="8A24EC66"/>
    <w:lvl w:ilvl="0">
      <w:start w:val="6"/>
      <w:numFmt w:val="decimal"/>
      <w:lvlText w:val="%1"/>
      <w:lvlJc w:val="left"/>
      <w:pPr>
        <w:ind w:left="959" w:hanging="855"/>
      </w:pPr>
      <w:rPr>
        <w:rFonts w:hint="default"/>
        <w:lang w:val="pt-PT" w:eastAsia="en-US" w:bidi="ar-SA"/>
      </w:rPr>
    </w:lvl>
    <w:lvl w:ilvl="1">
      <w:start w:val="1"/>
      <w:numFmt w:val="decimal"/>
      <w:suff w:val="space"/>
      <w:lvlText w:val="%1.%2."/>
      <w:lvlJc w:val="left"/>
      <w:pPr>
        <w:ind w:left="454" w:hanging="350"/>
      </w:pPr>
      <w:rPr>
        <w:rFonts w:asciiTheme="minorHAnsi" w:eastAsia="Arial" w:hAnsiTheme="minorHAnsi" w:cstheme="minorHAnsi" w:hint="default"/>
        <w:w w:val="100"/>
        <w:sz w:val="22"/>
        <w:szCs w:val="22"/>
        <w:lang w:val="pt-BR" w:eastAsia="en-US" w:bidi="ar-SA"/>
      </w:rPr>
    </w:lvl>
    <w:lvl w:ilvl="2">
      <w:start w:val="1"/>
      <w:numFmt w:val="decimal"/>
      <w:suff w:val="space"/>
      <w:lvlText w:val="%1.%2.%3."/>
      <w:lvlJc w:val="left"/>
      <w:pPr>
        <w:ind w:left="1967" w:hanging="692"/>
      </w:pPr>
      <w:rPr>
        <w:rFonts w:asciiTheme="minorHAnsi" w:eastAsia="Arial" w:hAnsiTheme="minorHAnsi" w:cstheme="minorHAnsi" w:hint="default"/>
        <w:w w:val="100"/>
        <w:sz w:val="22"/>
        <w:szCs w:val="22"/>
        <w:lang w:val="pt-PT" w:eastAsia="en-US" w:bidi="ar-SA"/>
      </w:rPr>
    </w:lvl>
    <w:lvl w:ilvl="3">
      <w:numFmt w:val="decimalZero"/>
      <w:suff w:val="space"/>
      <w:lvlText w:val="%1.%2.%3.%4"/>
      <w:lvlJc w:val="left"/>
      <w:pPr>
        <w:ind w:left="1134" w:hanging="1032"/>
      </w:pPr>
      <w:rPr>
        <w:rFonts w:hint="default"/>
        <w:lang w:val="pt-PT" w:eastAsia="en-US" w:bidi="ar-SA"/>
      </w:rPr>
    </w:lvl>
    <w:lvl w:ilvl="4">
      <w:numFmt w:val="bullet"/>
      <w:lvlText w:val="•"/>
      <w:lvlJc w:val="left"/>
      <w:pPr>
        <w:ind w:left="4453" w:hanging="382"/>
      </w:pPr>
      <w:rPr>
        <w:rFonts w:hint="default"/>
        <w:lang w:val="pt-PT" w:eastAsia="en-US" w:bidi="ar-SA"/>
      </w:rPr>
    </w:lvl>
    <w:lvl w:ilvl="5">
      <w:numFmt w:val="bullet"/>
      <w:lvlText w:val="•"/>
      <w:lvlJc w:val="left"/>
      <w:pPr>
        <w:ind w:left="5337" w:hanging="382"/>
      </w:pPr>
      <w:rPr>
        <w:rFonts w:hint="default"/>
        <w:lang w:val="pt-PT" w:eastAsia="en-US" w:bidi="ar-SA"/>
      </w:rPr>
    </w:lvl>
    <w:lvl w:ilvl="6">
      <w:numFmt w:val="bullet"/>
      <w:lvlText w:val="•"/>
      <w:lvlJc w:val="left"/>
      <w:pPr>
        <w:ind w:left="6221" w:hanging="382"/>
      </w:pPr>
      <w:rPr>
        <w:rFonts w:hint="default"/>
        <w:lang w:val="pt-PT" w:eastAsia="en-US" w:bidi="ar-SA"/>
      </w:rPr>
    </w:lvl>
    <w:lvl w:ilvl="7">
      <w:numFmt w:val="bullet"/>
      <w:lvlText w:val="•"/>
      <w:lvlJc w:val="left"/>
      <w:pPr>
        <w:ind w:left="7106" w:hanging="382"/>
      </w:pPr>
      <w:rPr>
        <w:rFonts w:hint="default"/>
        <w:lang w:val="pt-PT" w:eastAsia="en-US" w:bidi="ar-SA"/>
      </w:rPr>
    </w:lvl>
    <w:lvl w:ilvl="8">
      <w:numFmt w:val="bullet"/>
      <w:lvlText w:val="•"/>
      <w:lvlJc w:val="left"/>
      <w:pPr>
        <w:ind w:left="7990" w:hanging="382"/>
      </w:pPr>
      <w:rPr>
        <w:rFonts w:hint="default"/>
        <w:lang w:val="pt-PT" w:eastAsia="en-US" w:bidi="ar-SA"/>
      </w:rPr>
    </w:lvl>
  </w:abstractNum>
  <w:abstractNum w:abstractNumId="18" w15:restartNumberingAfterBreak="0">
    <w:nsid w:val="77A13A48"/>
    <w:multiLevelType w:val="multilevel"/>
    <w:tmpl w:val="F2BC960C"/>
    <w:lvl w:ilvl="0">
      <w:start w:val="4"/>
      <w:numFmt w:val="decimal"/>
      <w:lvlText w:val="%1"/>
      <w:lvlJc w:val="left"/>
      <w:pPr>
        <w:ind w:left="959" w:hanging="855"/>
      </w:pPr>
      <w:rPr>
        <w:rFonts w:hint="default"/>
        <w:lang w:val="pt-PT" w:eastAsia="en-US" w:bidi="ar-SA"/>
      </w:rPr>
    </w:lvl>
    <w:lvl w:ilvl="1">
      <w:start w:val="1"/>
      <w:numFmt w:val="decimal"/>
      <w:suff w:val="space"/>
      <w:lvlText w:val="%1.%2."/>
      <w:lvlJc w:val="left"/>
      <w:pPr>
        <w:ind w:left="454" w:hanging="350"/>
      </w:pPr>
      <w:rPr>
        <w:rFonts w:asciiTheme="minorHAnsi" w:eastAsia="Arial" w:hAnsiTheme="minorHAnsi" w:cstheme="minorHAnsi" w:hint="default"/>
        <w:spacing w:val="-3"/>
        <w:w w:val="100"/>
        <w:sz w:val="22"/>
        <w:szCs w:val="22"/>
        <w:lang w:val="pt-PT" w:eastAsia="en-US" w:bidi="ar-SA"/>
      </w:rPr>
    </w:lvl>
    <w:lvl w:ilvl="2">
      <w:start w:val="1"/>
      <w:numFmt w:val="decimal"/>
      <w:suff w:val="space"/>
      <w:lvlText w:val="%1.%2.%3."/>
      <w:lvlJc w:val="left"/>
      <w:pPr>
        <w:ind w:left="8771" w:hanging="692"/>
      </w:pPr>
      <w:rPr>
        <w:rFonts w:asciiTheme="minorHAnsi" w:eastAsia="Arial" w:hAnsiTheme="minorHAnsi" w:cstheme="minorHAnsi" w:hint="default"/>
        <w:spacing w:val="-6"/>
        <w:w w:val="100"/>
        <w:sz w:val="22"/>
        <w:szCs w:val="22"/>
        <w:lang w:val="pt-PT" w:eastAsia="en-US" w:bidi="ar-SA"/>
      </w:rPr>
    </w:lvl>
    <w:lvl w:ilvl="3">
      <w:start w:val="1"/>
      <w:numFmt w:val="decimal"/>
      <w:suff w:val="space"/>
      <w:lvlText w:val="%1.%2.%3.%4."/>
      <w:lvlJc w:val="left"/>
      <w:pPr>
        <w:ind w:left="3443" w:firstLine="102"/>
      </w:pPr>
      <w:rPr>
        <w:rFonts w:ascii="Calibri" w:eastAsia="Arial" w:hAnsi="Calibri" w:cs="Calibri" w:hint="default"/>
        <w:spacing w:val="-6"/>
        <w:w w:val="100"/>
        <w:sz w:val="22"/>
        <w:szCs w:val="22"/>
        <w:lang w:val="pt-PT" w:eastAsia="en-US" w:bidi="ar-SA"/>
      </w:rPr>
    </w:lvl>
    <w:lvl w:ilvl="4">
      <w:start w:val="1"/>
      <w:numFmt w:val="decimal"/>
      <w:suff w:val="space"/>
      <w:lvlText w:val="%1.%2.%3.%4.%5."/>
      <w:lvlJc w:val="left"/>
      <w:pPr>
        <w:ind w:left="1474" w:hanging="1372"/>
      </w:pPr>
      <w:rPr>
        <w:rFonts w:asciiTheme="minorHAnsi" w:eastAsia="Arial" w:hAnsiTheme="minorHAnsi" w:cstheme="minorHAnsi" w:hint="default"/>
        <w:spacing w:val="-2"/>
        <w:w w:val="97"/>
        <w:sz w:val="22"/>
        <w:szCs w:val="22"/>
        <w:lang w:val="pt-PT" w:eastAsia="en-US" w:bidi="ar-SA"/>
      </w:rPr>
    </w:lvl>
    <w:lvl w:ilvl="5">
      <w:numFmt w:val="bullet"/>
      <w:lvlText w:val="•"/>
      <w:lvlJc w:val="left"/>
      <w:pPr>
        <w:ind w:left="5026" w:hanging="425"/>
      </w:pPr>
      <w:rPr>
        <w:rFonts w:hint="default"/>
        <w:lang w:val="pt-PT" w:eastAsia="en-US" w:bidi="ar-SA"/>
      </w:rPr>
    </w:lvl>
    <w:lvl w:ilvl="6">
      <w:numFmt w:val="bullet"/>
      <w:lvlText w:val="•"/>
      <w:lvlJc w:val="left"/>
      <w:pPr>
        <w:ind w:left="5973" w:hanging="425"/>
      </w:pPr>
      <w:rPr>
        <w:rFonts w:hint="default"/>
        <w:lang w:val="pt-PT" w:eastAsia="en-US" w:bidi="ar-SA"/>
      </w:rPr>
    </w:lvl>
    <w:lvl w:ilvl="7">
      <w:numFmt w:val="bullet"/>
      <w:lvlText w:val="•"/>
      <w:lvlJc w:val="left"/>
      <w:pPr>
        <w:ind w:left="6919" w:hanging="425"/>
      </w:pPr>
      <w:rPr>
        <w:rFonts w:hint="default"/>
        <w:lang w:val="pt-PT" w:eastAsia="en-US" w:bidi="ar-SA"/>
      </w:rPr>
    </w:lvl>
    <w:lvl w:ilvl="8">
      <w:numFmt w:val="bullet"/>
      <w:lvlText w:val="•"/>
      <w:lvlJc w:val="left"/>
      <w:pPr>
        <w:ind w:left="7866" w:hanging="425"/>
      </w:pPr>
      <w:rPr>
        <w:rFonts w:hint="default"/>
        <w:lang w:val="pt-PT" w:eastAsia="en-US" w:bidi="ar-SA"/>
      </w:rPr>
    </w:lvl>
  </w:abstractNum>
  <w:abstractNum w:abstractNumId="19" w15:restartNumberingAfterBreak="0">
    <w:nsid w:val="77B94E7D"/>
    <w:multiLevelType w:val="multilevel"/>
    <w:tmpl w:val="E6F0478E"/>
    <w:lvl w:ilvl="0">
      <w:start w:val="5"/>
      <w:numFmt w:val="decimal"/>
      <w:lvlText w:val="%1"/>
      <w:lvlJc w:val="left"/>
      <w:pPr>
        <w:ind w:left="959" w:hanging="855"/>
      </w:pPr>
      <w:rPr>
        <w:rFonts w:hint="default"/>
        <w:lang w:val="pt-PT" w:eastAsia="en-US" w:bidi="ar-SA"/>
      </w:rPr>
    </w:lvl>
    <w:lvl w:ilvl="1">
      <w:start w:val="1"/>
      <w:numFmt w:val="decimal"/>
      <w:suff w:val="space"/>
      <w:lvlText w:val="%1.%2."/>
      <w:lvlJc w:val="left"/>
      <w:pPr>
        <w:ind w:left="5676" w:hanging="855"/>
      </w:pPr>
      <w:rPr>
        <w:rFonts w:asciiTheme="minorHAnsi" w:eastAsia="Arial" w:hAnsiTheme="minorHAnsi" w:cstheme="minorHAnsi" w:hint="default"/>
        <w:spacing w:val="-3"/>
        <w:w w:val="100"/>
        <w:sz w:val="22"/>
        <w:szCs w:val="22"/>
        <w:lang w:val="pt-PT" w:eastAsia="en-US" w:bidi="ar-SA"/>
      </w:rPr>
    </w:lvl>
    <w:lvl w:ilvl="2">
      <w:start w:val="1"/>
      <w:numFmt w:val="decimal"/>
      <w:suff w:val="space"/>
      <w:lvlText w:val="%1.%2.%3."/>
      <w:lvlJc w:val="left"/>
      <w:pPr>
        <w:ind w:left="794" w:hanging="692"/>
      </w:pPr>
      <w:rPr>
        <w:rFonts w:asciiTheme="minorHAnsi" w:eastAsia="Arial" w:hAnsiTheme="minorHAnsi" w:cstheme="minorHAnsi" w:hint="default"/>
        <w:spacing w:val="-6"/>
        <w:w w:val="100"/>
        <w:sz w:val="22"/>
        <w:szCs w:val="22"/>
        <w:lang w:val="pt-PT" w:eastAsia="en-US" w:bidi="ar-SA"/>
      </w:rPr>
    </w:lvl>
    <w:lvl w:ilvl="3">
      <w:start w:val="1"/>
      <w:numFmt w:val="decimal"/>
      <w:lvlText w:val="%1.%2.%3.%4."/>
      <w:lvlJc w:val="left"/>
      <w:pPr>
        <w:ind w:left="2663" w:hanging="853"/>
      </w:pPr>
      <w:rPr>
        <w:rFonts w:asciiTheme="minorHAnsi" w:eastAsia="Arial" w:hAnsiTheme="minorHAnsi" w:cs="Arial" w:hint="default"/>
        <w:spacing w:val="-6"/>
        <w:w w:val="100"/>
        <w:sz w:val="22"/>
        <w:szCs w:val="22"/>
        <w:lang w:val="pt-PT" w:eastAsia="en-US" w:bidi="ar-SA"/>
      </w:rPr>
    </w:lvl>
    <w:lvl w:ilvl="4">
      <w:numFmt w:val="bullet"/>
      <w:lvlText w:val="•"/>
      <w:lvlJc w:val="left"/>
      <w:pPr>
        <w:ind w:left="4434" w:hanging="853"/>
      </w:pPr>
      <w:rPr>
        <w:rFonts w:hint="default"/>
        <w:lang w:val="pt-PT" w:eastAsia="en-US" w:bidi="ar-SA"/>
      </w:rPr>
    </w:lvl>
    <w:lvl w:ilvl="5">
      <w:numFmt w:val="bullet"/>
      <w:lvlText w:val="•"/>
      <w:lvlJc w:val="left"/>
      <w:pPr>
        <w:ind w:left="5322" w:hanging="853"/>
      </w:pPr>
      <w:rPr>
        <w:rFonts w:hint="default"/>
        <w:lang w:val="pt-PT" w:eastAsia="en-US" w:bidi="ar-SA"/>
      </w:rPr>
    </w:lvl>
    <w:lvl w:ilvl="6">
      <w:numFmt w:val="bullet"/>
      <w:lvlText w:val="•"/>
      <w:lvlJc w:val="left"/>
      <w:pPr>
        <w:ind w:left="6209" w:hanging="853"/>
      </w:pPr>
      <w:rPr>
        <w:rFonts w:hint="default"/>
        <w:lang w:val="pt-PT" w:eastAsia="en-US" w:bidi="ar-SA"/>
      </w:rPr>
    </w:lvl>
    <w:lvl w:ilvl="7">
      <w:numFmt w:val="bullet"/>
      <w:lvlText w:val="•"/>
      <w:lvlJc w:val="left"/>
      <w:pPr>
        <w:ind w:left="7097" w:hanging="853"/>
      </w:pPr>
      <w:rPr>
        <w:rFonts w:hint="default"/>
        <w:lang w:val="pt-PT" w:eastAsia="en-US" w:bidi="ar-SA"/>
      </w:rPr>
    </w:lvl>
    <w:lvl w:ilvl="8">
      <w:numFmt w:val="bullet"/>
      <w:lvlText w:val="•"/>
      <w:lvlJc w:val="left"/>
      <w:pPr>
        <w:ind w:left="7984" w:hanging="853"/>
      </w:pPr>
      <w:rPr>
        <w:rFonts w:hint="default"/>
        <w:lang w:val="pt-PT" w:eastAsia="en-US" w:bidi="ar-SA"/>
      </w:rPr>
    </w:lvl>
  </w:abstractNum>
  <w:abstractNum w:abstractNumId="20" w15:restartNumberingAfterBreak="0">
    <w:nsid w:val="7848314C"/>
    <w:multiLevelType w:val="multilevel"/>
    <w:tmpl w:val="EFC602AC"/>
    <w:lvl w:ilvl="0">
      <w:start w:val="1"/>
      <w:numFmt w:val="decimal"/>
      <w:lvlText w:val="%1"/>
      <w:lvlJc w:val="left"/>
      <w:pPr>
        <w:ind w:left="1811" w:hanging="855"/>
      </w:pPr>
      <w:rPr>
        <w:rFonts w:hint="default"/>
        <w:lang w:val="pt-PT" w:eastAsia="en-US" w:bidi="ar-SA"/>
      </w:rPr>
    </w:lvl>
    <w:lvl w:ilvl="1">
      <w:start w:val="18"/>
      <w:numFmt w:val="decimal"/>
      <w:lvlText w:val="%1.%2"/>
      <w:lvlJc w:val="left"/>
      <w:pPr>
        <w:ind w:left="1811" w:hanging="855"/>
      </w:pPr>
      <w:rPr>
        <w:rFonts w:hint="default"/>
        <w:lang w:val="pt-PT" w:eastAsia="en-US" w:bidi="ar-SA"/>
      </w:rPr>
    </w:lvl>
    <w:lvl w:ilvl="2">
      <w:start w:val="1"/>
      <w:numFmt w:val="decimal"/>
      <w:lvlText w:val="1.17.%3."/>
      <w:lvlJc w:val="left"/>
      <w:pPr>
        <w:ind w:left="1811" w:hanging="855"/>
      </w:pPr>
      <w:rPr>
        <w:rFonts w:hint="default"/>
        <w:spacing w:val="-4"/>
        <w:w w:val="100"/>
        <w:sz w:val="22"/>
        <w:szCs w:val="22"/>
        <w:lang w:val="pt-PT" w:eastAsia="en-US" w:bidi="ar-SA"/>
      </w:rPr>
    </w:lvl>
    <w:lvl w:ilvl="3">
      <w:numFmt w:val="bullet"/>
      <w:lvlText w:val="•"/>
      <w:lvlJc w:val="left"/>
      <w:pPr>
        <w:ind w:left="4201" w:hanging="855"/>
      </w:pPr>
      <w:rPr>
        <w:rFonts w:hint="default"/>
        <w:lang w:val="pt-PT" w:eastAsia="en-US" w:bidi="ar-SA"/>
      </w:rPr>
    </w:lvl>
    <w:lvl w:ilvl="4">
      <w:numFmt w:val="bullet"/>
      <w:lvlText w:val="•"/>
      <w:lvlJc w:val="left"/>
      <w:pPr>
        <w:ind w:left="4995" w:hanging="855"/>
      </w:pPr>
      <w:rPr>
        <w:rFonts w:hint="default"/>
        <w:lang w:val="pt-PT" w:eastAsia="en-US" w:bidi="ar-SA"/>
      </w:rPr>
    </w:lvl>
    <w:lvl w:ilvl="5">
      <w:numFmt w:val="bullet"/>
      <w:lvlText w:val="•"/>
      <w:lvlJc w:val="left"/>
      <w:pPr>
        <w:ind w:left="5789" w:hanging="855"/>
      </w:pPr>
      <w:rPr>
        <w:rFonts w:hint="default"/>
        <w:lang w:val="pt-PT" w:eastAsia="en-US" w:bidi="ar-SA"/>
      </w:rPr>
    </w:lvl>
    <w:lvl w:ilvl="6">
      <w:numFmt w:val="bullet"/>
      <w:lvlText w:val="•"/>
      <w:lvlJc w:val="left"/>
      <w:pPr>
        <w:ind w:left="6583" w:hanging="855"/>
      </w:pPr>
      <w:rPr>
        <w:rFonts w:hint="default"/>
        <w:lang w:val="pt-PT" w:eastAsia="en-US" w:bidi="ar-SA"/>
      </w:rPr>
    </w:lvl>
    <w:lvl w:ilvl="7">
      <w:numFmt w:val="bullet"/>
      <w:lvlText w:val="•"/>
      <w:lvlJc w:val="left"/>
      <w:pPr>
        <w:ind w:left="7377" w:hanging="855"/>
      </w:pPr>
      <w:rPr>
        <w:rFonts w:hint="default"/>
        <w:lang w:val="pt-PT" w:eastAsia="en-US" w:bidi="ar-SA"/>
      </w:rPr>
    </w:lvl>
    <w:lvl w:ilvl="8">
      <w:numFmt w:val="bullet"/>
      <w:lvlText w:val="•"/>
      <w:lvlJc w:val="left"/>
      <w:pPr>
        <w:ind w:left="8171" w:hanging="855"/>
      </w:pPr>
      <w:rPr>
        <w:rFonts w:hint="default"/>
        <w:lang w:val="pt-PT" w:eastAsia="en-US" w:bidi="ar-SA"/>
      </w:rPr>
    </w:lvl>
  </w:abstractNum>
  <w:num w:numId="1" w16cid:durableId="1075319582">
    <w:abstractNumId w:val="4"/>
  </w:num>
  <w:num w:numId="2" w16cid:durableId="2121558666">
    <w:abstractNumId w:val="6"/>
  </w:num>
  <w:num w:numId="3" w16cid:durableId="2111972691">
    <w:abstractNumId w:val="2"/>
  </w:num>
  <w:num w:numId="4" w16cid:durableId="322854586">
    <w:abstractNumId w:val="17"/>
  </w:num>
  <w:num w:numId="5" w16cid:durableId="1475216297">
    <w:abstractNumId w:val="19"/>
  </w:num>
  <w:num w:numId="6" w16cid:durableId="117839378">
    <w:abstractNumId w:val="14"/>
  </w:num>
  <w:num w:numId="7" w16cid:durableId="602686555">
    <w:abstractNumId w:val="18"/>
  </w:num>
  <w:num w:numId="8" w16cid:durableId="827788004">
    <w:abstractNumId w:val="10"/>
  </w:num>
  <w:num w:numId="9" w16cid:durableId="1250307132">
    <w:abstractNumId w:val="13"/>
  </w:num>
  <w:num w:numId="10" w16cid:durableId="1908106824">
    <w:abstractNumId w:val="20"/>
  </w:num>
  <w:num w:numId="11" w16cid:durableId="1443644098">
    <w:abstractNumId w:val="7"/>
  </w:num>
  <w:num w:numId="12" w16cid:durableId="1849439755">
    <w:abstractNumId w:val="5"/>
  </w:num>
  <w:num w:numId="13" w16cid:durableId="528638943">
    <w:abstractNumId w:val="1"/>
  </w:num>
  <w:num w:numId="14" w16cid:durableId="587424247">
    <w:abstractNumId w:val="0"/>
  </w:num>
  <w:num w:numId="15" w16cid:durableId="167792964">
    <w:abstractNumId w:val="9"/>
  </w:num>
  <w:num w:numId="16" w16cid:durableId="1805387309">
    <w:abstractNumId w:val="15"/>
  </w:num>
  <w:num w:numId="17" w16cid:durableId="1296134268">
    <w:abstractNumId w:val="17"/>
    <w:lvlOverride w:ilvl="0">
      <w:lvl w:ilvl="0">
        <w:start w:val="6"/>
        <w:numFmt w:val="decimal"/>
        <w:lvlText w:val="%1"/>
        <w:lvlJc w:val="left"/>
        <w:pPr>
          <w:ind w:left="959" w:hanging="855"/>
        </w:pPr>
        <w:rPr>
          <w:rFonts w:hint="default"/>
        </w:rPr>
      </w:lvl>
    </w:lvlOverride>
    <w:lvlOverride w:ilvl="1">
      <w:lvl w:ilvl="1">
        <w:start w:val="1"/>
        <w:numFmt w:val="decimal"/>
        <w:suff w:val="space"/>
        <w:lvlText w:val="%1.%2."/>
        <w:lvlJc w:val="left"/>
        <w:pPr>
          <w:ind w:left="454" w:hanging="350"/>
        </w:pPr>
        <w:rPr>
          <w:rFonts w:asciiTheme="minorHAnsi" w:eastAsia="Arial" w:hAnsiTheme="minorHAnsi" w:cstheme="minorHAnsi" w:hint="default"/>
          <w:w w:val="100"/>
          <w:sz w:val="22"/>
          <w:szCs w:val="22"/>
        </w:rPr>
      </w:lvl>
    </w:lvlOverride>
    <w:lvlOverride w:ilvl="2">
      <w:lvl w:ilvl="2">
        <w:start w:val="1"/>
        <w:numFmt w:val="decimal"/>
        <w:suff w:val="space"/>
        <w:lvlText w:val="%1.%2.%3."/>
        <w:lvlJc w:val="left"/>
        <w:pPr>
          <w:ind w:left="1967" w:hanging="692"/>
        </w:pPr>
        <w:rPr>
          <w:rFonts w:asciiTheme="minorHAnsi" w:eastAsia="Arial" w:hAnsiTheme="minorHAnsi" w:cstheme="minorHAnsi" w:hint="default"/>
          <w:w w:val="100"/>
          <w:sz w:val="22"/>
          <w:szCs w:val="22"/>
        </w:rPr>
      </w:lvl>
    </w:lvlOverride>
    <w:lvlOverride w:ilvl="3">
      <w:lvl w:ilvl="3">
        <w:numFmt w:val="decimalZero"/>
        <w:suff w:val="space"/>
        <w:lvlText w:val="%1.%2.%3."/>
        <w:lvlJc w:val="left"/>
        <w:pPr>
          <w:ind w:left="1134" w:hanging="1032"/>
        </w:pPr>
        <w:rPr>
          <w:rFonts w:hint="default"/>
        </w:rPr>
      </w:lvl>
    </w:lvlOverride>
    <w:lvlOverride w:ilvl="4">
      <w:lvl w:ilvl="4">
        <w:numFmt w:val="bullet"/>
        <w:lvlText w:val="•"/>
        <w:lvlJc w:val="left"/>
        <w:pPr>
          <w:ind w:left="4453" w:hanging="382"/>
        </w:pPr>
        <w:rPr>
          <w:rFonts w:hint="default"/>
        </w:rPr>
      </w:lvl>
    </w:lvlOverride>
    <w:lvlOverride w:ilvl="5">
      <w:lvl w:ilvl="5">
        <w:numFmt w:val="bullet"/>
        <w:lvlText w:val="•"/>
        <w:lvlJc w:val="left"/>
        <w:pPr>
          <w:ind w:left="5337" w:hanging="382"/>
        </w:pPr>
        <w:rPr>
          <w:rFonts w:hint="default"/>
        </w:rPr>
      </w:lvl>
    </w:lvlOverride>
    <w:lvlOverride w:ilvl="6">
      <w:lvl w:ilvl="6">
        <w:numFmt w:val="bullet"/>
        <w:lvlText w:val="•"/>
        <w:lvlJc w:val="left"/>
        <w:pPr>
          <w:ind w:left="6221" w:hanging="382"/>
        </w:pPr>
        <w:rPr>
          <w:rFonts w:hint="default"/>
        </w:rPr>
      </w:lvl>
    </w:lvlOverride>
    <w:lvlOverride w:ilvl="7">
      <w:lvl w:ilvl="7">
        <w:numFmt w:val="bullet"/>
        <w:lvlText w:val="•"/>
        <w:lvlJc w:val="left"/>
        <w:pPr>
          <w:ind w:left="7106" w:hanging="382"/>
        </w:pPr>
        <w:rPr>
          <w:rFonts w:hint="default"/>
        </w:rPr>
      </w:lvl>
    </w:lvlOverride>
    <w:lvlOverride w:ilvl="8">
      <w:lvl w:ilvl="8">
        <w:numFmt w:val="bullet"/>
        <w:lvlText w:val="•"/>
        <w:lvlJc w:val="left"/>
        <w:pPr>
          <w:ind w:left="7990" w:hanging="382"/>
        </w:pPr>
        <w:rPr>
          <w:rFonts w:hint="default"/>
        </w:rPr>
      </w:lvl>
    </w:lvlOverride>
  </w:num>
  <w:num w:numId="18" w16cid:durableId="2055423260">
    <w:abstractNumId w:val="3"/>
  </w:num>
  <w:num w:numId="19" w16cid:durableId="1663504619">
    <w:abstractNumId w:val="9"/>
    <w:lvlOverride w:ilvl="0">
      <w:lvl w:ilvl="0">
        <w:start w:val="6"/>
        <w:numFmt w:val="decimal"/>
        <w:lvlText w:val="%1"/>
        <w:lvlJc w:val="left"/>
        <w:pPr>
          <w:ind w:left="959" w:hanging="855"/>
        </w:pPr>
        <w:rPr>
          <w:rFonts w:hint="default"/>
        </w:rPr>
      </w:lvl>
    </w:lvlOverride>
    <w:lvlOverride w:ilvl="1">
      <w:lvl w:ilvl="1">
        <w:start w:val="2"/>
        <w:numFmt w:val="decimal"/>
        <w:suff w:val="space"/>
        <w:lvlText w:val="%1.%2."/>
        <w:lvlJc w:val="left"/>
        <w:pPr>
          <w:ind w:left="454" w:hanging="350"/>
        </w:pPr>
        <w:rPr>
          <w:rFonts w:asciiTheme="minorHAnsi" w:eastAsia="Arial" w:hAnsiTheme="minorHAnsi" w:cstheme="minorHAnsi" w:hint="default"/>
          <w:w w:val="100"/>
          <w:sz w:val="22"/>
          <w:szCs w:val="22"/>
        </w:rPr>
      </w:lvl>
    </w:lvlOverride>
    <w:lvlOverride w:ilvl="2">
      <w:lvl w:ilvl="2">
        <w:start w:val="7"/>
        <w:numFmt w:val="decimal"/>
        <w:suff w:val="space"/>
        <w:lvlText w:val="%1.%2.%3."/>
        <w:lvlJc w:val="left"/>
        <w:pPr>
          <w:ind w:left="1827" w:hanging="692"/>
        </w:pPr>
        <w:rPr>
          <w:rFonts w:asciiTheme="minorHAnsi" w:eastAsia="Arial" w:hAnsiTheme="minorHAnsi" w:cstheme="minorHAnsi" w:hint="default"/>
          <w:w w:val="100"/>
          <w:sz w:val="22"/>
          <w:szCs w:val="22"/>
        </w:rPr>
      </w:lvl>
    </w:lvlOverride>
    <w:lvlOverride w:ilvl="3">
      <w:lvl w:ilvl="3">
        <w:start w:val="1"/>
        <w:numFmt w:val="decimalZero"/>
        <w:suff w:val="space"/>
        <w:lvlText w:val="%1.%2.%3."/>
        <w:lvlJc w:val="left"/>
        <w:pPr>
          <w:ind w:left="1134" w:hanging="1032"/>
        </w:pPr>
        <w:rPr>
          <w:rFonts w:hint="default"/>
        </w:rPr>
      </w:lvl>
    </w:lvlOverride>
    <w:lvlOverride w:ilvl="4">
      <w:lvl w:ilvl="4">
        <w:numFmt w:val="bullet"/>
        <w:lvlText w:val="•"/>
        <w:lvlJc w:val="left"/>
        <w:pPr>
          <w:ind w:left="4453" w:hanging="382"/>
        </w:pPr>
        <w:rPr>
          <w:rFonts w:hint="default"/>
        </w:rPr>
      </w:lvl>
    </w:lvlOverride>
    <w:lvlOverride w:ilvl="5">
      <w:lvl w:ilvl="5">
        <w:numFmt w:val="bullet"/>
        <w:lvlText w:val="•"/>
        <w:lvlJc w:val="left"/>
        <w:pPr>
          <w:ind w:left="5337" w:hanging="382"/>
        </w:pPr>
        <w:rPr>
          <w:rFonts w:hint="default"/>
        </w:rPr>
      </w:lvl>
    </w:lvlOverride>
    <w:lvlOverride w:ilvl="6">
      <w:lvl w:ilvl="6">
        <w:numFmt w:val="bullet"/>
        <w:lvlText w:val="•"/>
        <w:lvlJc w:val="left"/>
        <w:pPr>
          <w:ind w:left="6221" w:hanging="382"/>
        </w:pPr>
        <w:rPr>
          <w:rFonts w:hint="default"/>
        </w:rPr>
      </w:lvl>
    </w:lvlOverride>
    <w:lvlOverride w:ilvl="7">
      <w:lvl w:ilvl="7">
        <w:numFmt w:val="bullet"/>
        <w:lvlText w:val="•"/>
        <w:lvlJc w:val="left"/>
        <w:pPr>
          <w:ind w:left="7106" w:hanging="382"/>
        </w:pPr>
        <w:rPr>
          <w:rFonts w:hint="default"/>
        </w:rPr>
      </w:lvl>
    </w:lvlOverride>
    <w:lvlOverride w:ilvl="8">
      <w:lvl w:ilvl="8">
        <w:numFmt w:val="bullet"/>
        <w:lvlText w:val="•"/>
        <w:lvlJc w:val="left"/>
        <w:pPr>
          <w:ind w:left="7990" w:hanging="382"/>
        </w:pPr>
        <w:rPr>
          <w:rFonts w:hint="default"/>
        </w:rPr>
      </w:lvl>
    </w:lvlOverride>
  </w:num>
  <w:num w:numId="20" w16cid:durableId="804082265">
    <w:abstractNumId w:val="9"/>
    <w:lvlOverride w:ilvl="0">
      <w:lvl w:ilvl="0">
        <w:start w:val="6"/>
        <w:numFmt w:val="decimal"/>
        <w:lvlText w:val="%1"/>
        <w:lvlJc w:val="left"/>
        <w:pPr>
          <w:ind w:left="959" w:hanging="855"/>
        </w:pPr>
        <w:rPr>
          <w:rFonts w:hint="default"/>
        </w:rPr>
      </w:lvl>
    </w:lvlOverride>
    <w:lvlOverride w:ilvl="1">
      <w:lvl w:ilvl="1">
        <w:start w:val="2"/>
        <w:numFmt w:val="decimal"/>
        <w:suff w:val="space"/>
        <w:lvlText w:val="%1.%2."/>
        <w:lvlJc w:val="left"/>
        <w:pPr>
          <w:ind w:left="454" w:hanging="350"/>
        </w:pPr>
        <w:rPr>
          <w:rFonts w:asciiTheme="minorHAnsi" w:eastAsia="Arial" w:hAnsiTheme="minorHAnsi" w:cstheme="minorHAnsi" w:hint="default"/>
          <w:w w:val="100"/>
          <w:sz w:val="22"/>
          <w:szCs w:val="22"/>
        </w:rPr>
      </w:lvl>
    </w:lvlOverride>
    <w:lvlOverride w:ilvl="2">
      <w:lvl w:ilvl="2">
        <w:start w:val="7"/>
        <w:numFmt w:val="decimal"/>
        <w:suff w:val="space"/>
        <w:lvlText w:val="%1.%2.%3."/>
        <w:lvlJc w:val="left"/>
        <w:pPr>
          <w:ind w:left="1827" w:hanging="692"/>
        </w:pPr>
        <w:rPr>
          <w:rFonts w:asciiTheme="minorHAnsi" w:eastAsia="Arial" w:hAnsiTheme="minorHAnsi" w:cstheme="minorHAnsi" w:hint="default"/>
          <w:w w:val="100"/>
          <w:sz w:val="22"/>
          <w:szCs w:val="22"/>
        </w:rPr>
      </w:lvl>
    </w:lvlOverride>
    <w:lvlOverride w:ilvl="3">
      <w:lvl w:ilvl="3">
        <w:start w:val="1"/>
        <w:numFmt w:val="none"/>
        <w:suff w:val="space"/>
        <w:lvlText w:val="%1.%2.%3."/>
        <w:lvlJc w:val="left"/>
        <w:pPr>
          <w:ind w:left="1134" w:hanging="1032"/>
        </w:pPr>
        <w:rPr>
          <w:rFonts w:hint="default"/>
        </w:rPr>
      </w:lvl>
    </w:lvlOverride>
    <w:lvlOverride w:ilvl="4">
      <w:lvl w:ilvl="4">
        <w:numFmt w:val="bullet"/>
        <w:lvlText w:val="•"/>
        <w:lvlJc w:val="left"/>
        <w:pPr>
          <w:ind w:left="4453" w:hanging="382"/>
        </w:pPr>
        <w:rPr>
          <w:rFonts w:hint="default"/>
        </w:rPr>
      </w:lvl>
    </w:lvlOverride>
    <w:lvlOverride w:ilvl="5">
      <w:lvl w:ilvl="5">
        <w:numFmt w:val="bullet"/>
        <w:lvlText w:val="•"/>
        <w:lvlJc w:val="left"/>
        <w:pPr>
          <w:ind w:left="5337" w:hanging="382"/>
        </w:pPr>
        <w:rPr>
          <w:rFonts w:hint="default"/>
        </w:rPr>
      </w:lvl>
    </w:lvlOverride>
    <w:lvlOverride w:ilvl="6">
      <w:lvl w:ilvl="6">
        <w:numFmt w:val="bullet"/>
        <w:lvlText w:val="•"/>
        <w:lvlJc w:val="left"/>
        <w:pPr>
          <w:ind w:left="6221" w:hanging="382"/>
        </w:pPr>
        <w:rPr>
          <w:rFonts w:hint="default"/>
        </w:rPr>
      </w:lvl>
    </w:lvlOverride>
    <w:lvlOverride w:ilvl="7">
      <w:lvl w:ilvl="7">
        <w:numFmt w:val="bullet"/>
        <w:lvlText w:val="•"/>
        <w:lvlJc w:val="left"/>
        <w:pPr>
          <w:ind w:left="7106" w:hanging="382"/>
        </w:pPr>
        <w:rPr>
          <w:rFonts w:hint="default"/>
        </w:rPr>
      </w:lvl>
    </w:lvlOverride>
    <w:lvlOverride w:ilvl="8">
      <w:lvl w:ilvl="8">
        <w:numFmt w:val="bullet"/>
        <w:lvlText w:val="•"/>
        <w:lvlJc w:val="left"/>
        <w:pPr>
          <w:ind w:left="7990" w:hanging="382"/>
        </w:pPr>
        <w:rPr>
          <w:rFonts w:hint="default"/>
        </w:rPr>
      </w:lvl>
    </w:lvlOverride>
  </w:num>
  <w:num w:numId="21" w16cid:durableId="1594823849">
    <w:abstractNumId w:val="9"/>
    <w:lvlOverride w:ilvl="0">
      <w:lvl w:ilvl="0">
        <w:start w:val="6"/>
        <w:numFmt w:val="decimal"/>
        <w:lvlText w:val="%1"/>
        <w:lvlJc w:val="left"/>
        <w:pPr>
          <w:ind w:left="959" w:hanging="855"/>
        </w:pPr>
        <w:rPr>
          <w:rFonts w:hint="default"/>
        </w:rPr>
      </w:lvl>
    </w:lvlOverride>
    <w:lvlOverride w:ilvl="1">
      <w:lvl w:ilvl="1">
        <w:start w:val="2"/>
        <w:numFmt w:val="decimal"/>
        <w:suff w:val="space"/>
        <w:lvlText w:val="%1.%2."/>
        <w:lvlJc w:val="left"/>
        <w:pPr>
          <w:ind w:left="454" w:hanging="350"/>
        </w:pPr>
        <w:rPr>
          <w:rFonts w:asciiTheme="minorHAnsi" w:eastAsia="Arial" w:hAnsiTheme="minorHAnsi" w:cstheme="minorHAnsi" w:hint="default"/>
          <w:w w:val="100"/>
          <w:sz w:val="22"/>
          <w:szCs w:val="22"/>
        </w:rPr>
      </w:lvl>
    </w:lvlOverride>
    <w:lvlOverride w:ilvl="2">
      <w:lvl w:ilvl="2">
        <w:start w:val="7"/>
        <w:numFmt w:val="decimal"/>
        <w:suff w:val="space"/>
        <w:lvlText w:val="%1.%2.%3."/>
        <w:lvlJc w:val="left"/>
        <w:pPr>
          <w:ind w:left="1827" w:hanging="692"/>
        </w:pPr>
        <w:rPr>
          <w:rFonts w:asciiTheme="minorHAnsi" w:eastAsia="Arial" w:hAnsiTheme="minorHAnsi" w:cstheme="minorHAnsi" w:hint="default"/>
          <w:w w:val="100"/>
          <w:sz w:val="22"/>
          <w:szCs w:val="22"/>
        </w:rPr>
      </w:lvl>
    </w:lvlOverride>
    <w:lvlOverride w:ilvl="3">
      <w:lvl w:ilvl="3">
        <w:start w:val="1"/>
        <w:numFmt w:val="decimalZero"/>
        <w:suff w:val="space"/>
        <w:lvlText w:val="%1.%2.%3.%4"/>
        <w:lvlJc w:val="left"/>
        <w:pPr>
          <w:ind w:left="1134" w:hanging="1032"/>
        </w:pPr>
        <w:rPr>
          <w:rFonts w:hint="default"/>
        </w:rPr>
      </w:lvl>
    </w:lvlOverride>
    <w:lvlOverride w:ilvl="4">
      <w:lvl w:ilvl="4">
        <w:numFmt w:val="bullet"/>
        <w:lvlText w:val="•"/>
        <w:lvlJc w:val="left"/>
        <w:pPr>
          <w:ind w:left="4453" w:hanging="382"/>
        </w:pPr>
        <w:rPr>
          <w:rFonts w:hint="default"/>
        </w:rPr>
      </w:lvl>
    </w:lvlOverride>
    <w:lvlOverride w:ilvl="5">
      <w:lvl w:ilvl="5">
        <w:numFmt w:val="bullet"/>
        <w:lvlText w:val="•"/>
        <w:lvlJc w:val="left"/>
        <w:pPr>
          <w:ind w:left="5337" w:hanging="382"/>
        </w:pPr>
        <w:rPr>
          <w:rFonts w:hint="default"/>
        </w:rPr>
      </w:lvl>
    </w:lvlOverride>
    <w:lvlOverride w:ilvl="6">
      <w:lvl w:ilvl="6">
        <w:numFmt w:val="bullet"/>
        <w:lvlText w:val="•"/>
        <w:lvlJc w:val="left"/>
        <w:pPr>
          <w:ind w:left="6221" w:hanging="382"/>
        </w:pPr>
        <w:rPr>
          <w:rFonts w:hint="default"/>
        </w:rPr>
      </w:lvl>
    </w:lvlOverride>
    <w:lvlOverride w:ilvl="7">
      <w:lvl w:ilvl="7">
        <w:numFmt w:val="bullet"/>
        <w:lvlText w:val="•"/>
        <w:lvlJc w:val="left"/>
        <w:pPr>
          <w:ind w:left="7106" w:hanging="382"/>
        </w:pPr>
        <w:rPr>
          <w:rFonts w:hint="default"/>
        </w:rPr>
      </w:lvl>
    </w:lvlOverride>
    <w:lvlOverride w:ilvl="8">
      <w:lvl w:ilvl="8">
        <w:numFmt w:val="bullet"/>
        <w:lvlText w:val="•"/>
        <w:lvlJc w:val="left"/>
        <w:pPr>
          <w:ind w:left="7990" w:hanging="382"/>
        </w:pPr>
        <w:rPr>
          <w:rFonts w:hint="default"/>
        </w:rPr>
      </w:lvl>
    </w:lvlOverride>
  </w:num>
  <w:num w:numId="22" w16cid:durableId="1925918073">
    <w:abstractNumId w:val="11"/>
  </w:num>
  <w:num w:numId="23" w16cid:durableId="1020621774">
    <w:abstractNumId w:val="8"/>
  </w:num>
  <w:num w:numId="24" w16cid:durableId="1062097146">
    <w:abstractNumId w:val="9"/>
    <w:lvlOverride w:ilvl="0">
      <w:lvl w:ilvl="0">
        <w:start w:val="6"/>
        <w:numFmt w:val="decimal"/>
        <w:lvlText w:val="%1"/>
        <w:lvlJc w:val="left"/>
        <w:pPr>
          <w:ind w:left="959" w:hanging="855"/>
        </w:pPr>
        <w:rPr>
          <w:rFonts w:hint="default"/>
        </w:rPr>
      </w:lvl>
    </w:lvlOverride>
    <w:lvlOverride w:ilvl="1">
      <w:lvl w:ilvl="1">
        <w:start w:val="2"/>
        <w:numFmt w:val="decimal"/>
        <w:suff w:val="space"/>
        <w:lvlText w:val="%1.%2."/>
        <w:lvlJc w:val="left"/>
        <w:pPr>
          <w:ind w:left="454" w:hanging="350"/>
        </w:pPr>
        <w:rPr>
          <w:rFonts w:asciiTheme="minorHAnsi" w:eastAsia="Arial" w:hAnsiTheme="minorHAnsi" w:cstheme="minorHAnsi" w:hint="default"/>
          <w:w w:val="100"/>
          <w:sz w:val="22"/>
          <w:szCs w:val="22"/>
        </w:rPr>
      </w:lvl>
    </w:lvlOverride>
    <w:lvlOverride w:ilvl="2">
      <w:lvl w:ilvl="2">
        <w:start w:val="7"/>
        <w:numFmt w:val="decimal"/>
        <w:suff w:val="space"/>
        <w:lvlText w:val="%1.%2.%3."/>
        <w:lvlJc w:val="left"/>
        <w:pPr>
          <w:ind w:left="1827" w:hanging="692"/>
        </w:pPr>
        <w:rPr>
          <w:rFonts w:asciiTheme="minorHAnsi" w:eastAsia="Arial" w:hAnsiTheme="minorHAnsi" w:cstheme="minorHAnsi" w:hint="default"/>
          <w:w w:val="100"/>
          <w:sz w:val="22"/>
          <w:szCs w:val="22"/>
        </w:rPr>
      </w:lvl>
    </w:lvlOverride>
    <w:lvlOverride w:ilvl="3">
      <w:lvl w:ilvl="3">
        <w:start w:val="1"/>
        <w:numFmt w:val="decimal"/>
        <w:suff w:val="space"/>
        <w:lvlText w:val="%1.%2.%3.%4"/>
        <w:lvlJc w:val="left"/>
        <w:pPr>
          <w:ind w:left="1134" w:hanging="1032"/>
        </w:pPr>
        <w:rPr>
          <w:rFonts w:hint="default"/>
        </w:rPr>
      </w:lvl>
    </w:lvlOverride>
    <w:lvlOverride w:ilvl="4">
      <w:lvl w:ilvl="4">
        <w:numFmt w:val="bullet"/>
        <w:lvlText w:val="•"/>
        <w:lvlJc w:val="left"/>
        <w:pPr>
          <w:ind w:left="4453" w:hanging="382"/>
        </w:pPr>
        <w:rPr>
          <w:rFonts w:hint="default"/>
        </w:rPr>
      </w:lvl>
    </w:lvlOverride>
    <w:lvlOverride w:ilvl="5">
      <w:lvl w:ilvl="5">
        <w:numFmt w:val="bullet"/>
        <w:lvlText w:val="•"/>
        <w:lvlJc w:val="left"/>
        <w:pPr>
          <w:ind w:left="5337" w:hanging="382"/>
        </w:pPr>
        <w:rPr>
          <w:rFonts w:hint="default"/>
        </w:rPr>
      </w:lvl>
    </w:lvlOverride>
    <w:lvlOverride w:ilvl="6">
      <w:lvl w:ilvl="6">
        <w:numFmt w:val="bullet"/>
        <w:lvlText w:val="•"/>
        <w:lvlJc w:val="left"/>
        <w:pPr>
          <w:ind w:left="6221" w:hanging="382"/>
        </w:pPr>
        <w:rPr>
          <w:rFonts w:hint="default"/>
        </w:rPr>
      </w:lvl>
    </w:lvlOverride>
    <w:lvlOverride w:ilvl="7">
      <w:lvl w:ilvl="7">
        <w:numFmt w:val="bullet"/>
        <w:lvlText w:val="•"/>
        <w:lvlJc w:val="left"/>
        <w:pPr>
          <w:ind w:left="7106" w:hanging="382"/>
        </w:pPr>
        <w:rPr>
          <w:rFonts w:hint="default"/>
        </w:rPr>
      </w:lvl>
    </w:lvlOverride>
    <w:lvlOverride w:ilvl="8">
      <w:lvl w:ilvl="8">
        <w:numFmt w:val="bullet"/>
        <w:lvlText w:val="•"/>
        <w:lvlJc w:val="left"/>
        <w:pPr>
          <w:ind w:left="7990" w:hanging="382"/>
        </w:pPr>
        <w:rPr>
          <w:rFonts w:hint="default"/>
        </w:rPr>
      </w:lvl>
    </w:lvlOverride>
  </w:num>
  <w:num w:numId="25" w16cid:durableId="1150681895">
    <w:abstractNumId w:val="0"/>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6" w16cid:durableId="1659186756">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27" w16cid:durableId="2131851915">
    <w:abstractNumId w:val="16"/>
  </w:num>
  <w:num w:numId="28" w16cid:durableId="833959489">
    <w:abstractNumId w:val="12"/>
  </w:num>
  <w:num w:numId="29" w16cid:durableId="1524826915">
    <w:abstractNumId w:val="1"/>
  </w:num>
  <w:num w:numId="30" w16cid:durableId="517546040">
    <w:abstractNumId w:val="1"/>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abela Alves Pereira Oliveira">
    <w15:presenceInfo w15:providerId="AD" w15:userId="S::Isabela.Oliveira@antaq.gov.br::3025eed0-6761-491c-817b-af68b921e7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6F8"/>
    <w:rsid w:val="00001058"/>
    <w:rsid w:val="00002030"/>
    <w:rsid w:val="00011E0D"/>
    <w:rsid w:val="00013A9C"/>
    <w:rsid w:val="00014BD6"/>
    <w:rsid w:val="000153B9"/>
    <w:rsid w:val="00016839"/>
    <w:rsid w:val="00016AF0"/>
    <w:rsid w:val="0002022A"/>
    <w:rsid w:val="00022894"/>
    <w:rsid w:val="00023FDB"/>
    <w:rsid w:val="00025276"/>
    <w:rsid w:val="0002682F"/>
    <w:rsid w:val="00026860"/>
    <w:rsid w:val="00031417"/>
    <w:rsid w:val="00034D7D"/>
    <w:rsid w:val="00035D50"/>
    <w:rsid w:val="00037DA2"/>
    <w:rsid w:val="0004227B"/>
    <w:rsid w:val="000429A7"/>
    <w:rsid w:val="00044A08"/>
    <w:rsid w:val="000459E4"/>
    <w:rsid w:val="0004668F"/>
    <w:rsid w:val="00051497"/>
    <w:rsid w:val="00054B36"/>
    <w:rsid w:val="000554E3"/>
    <w:rsid w:val="00055D23"/>
    <w:rsid w:val="000569BB"/>
    <w:rsid w:val="000575D7"/>
    <w:rsid w:val="0006092E"/>
    <w:rsid w:val="00061C46"/>
    <w:rsid w:val="000621E2"/>
    <w:rsid w:val="00065767"/>
    <w:rsid w:val="000666CF"/>
    <w:rsid w:val="00067A11"/>
    <w:rsid w:val="000708FF"/>
    <w:rsid w:val="00073929"/>
    <w:rsid w:val="0007765B"/>
    <w:rsid w:val="00077EAA"/>
    <w:rsid w:val="0008032F"/>
    <w:rsid w:val="00082CDC"/>
    <w:rsid w:val="000838F7"/>
    <w:rsid w:val="00085E1B"/>
    <w:rsid w:val="00091C7C"/>
    <w:rsid w:val="000922DC"/>
    <w:rsid w:val="00094AE1"/>
    <w:rsid w:val="000961F7"/>
    <w:rsid w:val="000A1450"/>
    <w:rsid w:val="000A556E"/>
    <w:rsid w:val="000B06A2"/>
    <w:rsid w:val="000B1A78"/>
    <w:rsid w:val="000B2DC9"/>
    <w:rsid w:val="000B3CD2"/>
    <w:rsid w:val="000B474F"/>
    <w:rsid w:val="000B4EDE"/>
    <w:rsid w:val="000B603D"/>
    <w:rsid w:val="000B6CEF"/>
    <w:rsid w:val="000B7E77"/>
    <w:rsid w:val="000C0BA3"/>
    <w:rsid w:val="000C2432"/>
    <w:rsid w:val="000C31ED"/>
    <w:rsid w:val="000C3B58"/>
    <w:rsid w:val="000C5AB5"/>
    <w:rsid w:val="000C65D6"/>
    <w:rsid w:val="000C71CA"/>
    <w:rsid w:val="000C7CC7"/>
    <w:rsid w:val="000D04F3"/>
    <w:rsid w:val="000D0620"/>
    <w:rsid w:val="000D0FB9"/>
    <w:rsid w:val="000D10F3"/>
    <w:rsid w:val="000D2E09"/>
    <w:rsid w:val="000D3333"/>
    <w:rsid w:val="000D41B1"/>
    <w:rsid w:val="000D5207"/>
    <w:rsid w:val="000D6A52"/>
    <w:rsid w:val="000D70C9"/>
    <w:rsid w:val="000D7330"/>
    <w:rsid w:val="000E093A"/>
    <w:rsid w:val="000E1B31"/>
    <w:rsid w:val="000E251F"/>
    <w:rsid w:val="000E4785"/>
    <w:rsid w:val="000F1C2B"/>
    <w:rsid w:val="000F1D27"/>
    <w:rsid w:val="000F21AC"/>
    <w:rsid w:val="000F2573"/>
    <w:rsid w:val="000F42E2"/>
    <w:rsid w:val="000F5CDE"/>
    <w:rsid w:val="00100182"/>
    <w:rsid w:val="00103BDE"/>
    <w:rsid w:val="00105445"/>
    <w:rsid w:val="00112892"/>
    <w:rsid w:val="00112FED"/>
    <w:rsid w:val="00120348"/>
    <w:rsid w:val="001273CB"/>
    <w:rsid w:val="00132FCD"/>
    <w:rsid w:val="0013511C"/>
    <w:rsid w:val="00136750"/>
    <w:rsid w:val="00136AAE"/>
    <w:rsid w:val="00137769"/>
    <w:rsid w:val="00140FD0"/>
    <w:rsid w:val="00141206"/>
    <w:rsid w:val="00142ACA"/>
    <w:rsid w:val="00142DDB"/>
    <w:rsid w:val="00143CA8"/>
    <w:rsid w:val="001451C7"/>
    <w:rsid w:val="00147C43"/>
    <w:rsid w:val="00150FB6"/>
    <w:rsid w:val="001528DC"/>
    <w:rsid w:val="00153515"/>
    <w:rsid w:val="001557B0"/>
    <w:rsid w:val="00160FE3"/>
    <w:rsid w:val="00162548"/>
    <w:rsid w:val="001626E7"/>
    <w:rsid w:val="001628C3"/>
    <w:rsid w:val="00165DAB"/>
    <w:rsid w:val="00167FFD"/>
    <w:rsid w:val="00170573"/>
    <w:rsid w:val="0018473D"/>
    <w:rsid w:val="0019165E"/>
    <w:rsid w:val="00192180"/>
    <w:rsid w:val="001931CF"/>
    <w:rsid w:val="001933A8"/>
    <w:rsid w:val="0019415C"/>
    <w:rsid w:val="00196819"/>
    <w:rsid w:val="00196A3E"/>
    <w:rsid w:val="001A5605"/>
    <w:rsid w:val="001A6DE1"/>
    <w:rsid w:val="001B3138"/>
    <w:rsid w:val="001B32D4"/>
    <w:rsid w:val="001B6ECD"/>
    <w:rsid w:val="001B73E7"/>
    <w:rsid w:val="001C246C"/>
    <w:rsid w:val="001C2D65"/>
    <w:rsid w:val="001C3504"/>
    <w:rsid w:val="001C36C3"/>
    <w:rsid w:val="001C64AE"/>
    <w:rsid w:val="001C64F8"/>
    <w:rsid w:val="001C6589"/>
    <w:rsid w:val="001D1535"/>
    <w:rsid w:val="001D165E"/>
    <w:rsid w:val="001D6093"/>
    <w:rsid w:val="001D7E1F"/>
    <w:rsid w:val="001E003D"/>
    <w:rsid w:val="001E0CA1"/>
    <w:rsid w:val="001E0D17"/>
    <w:rsid w:val="001E12A8"/>
    <w:rsid w:val="001E13DC"/>
    <w:rsid w:val="001E1725"/>
    <w:rsid w:val="001E21FB"/>
    <w:rsid w:val="001E3A44"/>
    <w:rsid w:val="001E75AE"/>
    <w:rsid w:val="001F0854"/>
    <w:rsid w:val="001F0E0B"/>
    <w:rsid w:val="001F11CF"/>
    <w:rsid w:val="001F2942"/>
    <w:rsid w:val="001F3C11"/>
    <w:rsid w:val="00201A1F"/>
    <w:rsid w:val="002037AC"/>
    <w:rsid w:val="00203B62"/>
    <w:rsid w:val="00203E98"/>
    <w:rsid w:val="00212A54"/>
    <w:rsid w:val="002137B0"/>
    <w:rsid w:val="00214786"/>
    <w:rsid w:val="00217238"/>
    <w:rsid w:val="002178C1"/>
    <w:rsid w:val="0022135F"/>
    <w:rsid w:val="00225092"/>
    <w:rsid w:val="002265B8"/>
    <w:rsid w:val="00226CD6"/>
    <w:rsid w:val="00232472"/>
    <w:rsid w:val="0023390D"/>
    <w:rsid w:val="00233A1A"/>
    <w:rsid w:val="00233D99"/>
    <w:rsid w:val="002358DC"/>
    <w:rsid w:val="002375E2"/>
    <w:rsid w:val="002401CB"/>
    <w:rsid w:val="0024061F"/>
    <w:rsid w:val="0024065E"/>
    <w:rsid w:val="00243269"/>
    <w:rsid w:val="00247B49"/>
    <w:rsid w:val="00247D8C"/>
    <w:rsid w:val="0025103F"/>
    <w:rsid w:val="00253B1F"/>
    <w:rsid w:val="00257222"/>
    <w:rsid w:val="00257B36"/>
    <w:rsid w:val="00257DE8"/>
    <w:rsid w:val="00265616"/>
    <w:rsid w:val="0027181E"/>
    <w:rsid w:val="00272CB0"/>
    <w:rsid w:val="00273632"/>
    <w:rsid w:val="002744EF"/>
    <w:rsid w:val="002765C9"/>
    <w:rsid w:val="00276A42"/>
    <w:rsid w:val="00280DDA"/>
    <w:rsid w:val="0028150B"/>
    <w:rsid w:val="002819CC"/>
    <w:rsid w:val="00284B11"/>
    <w:rsid w:val="00285B13"/>
    <w:rsid w:val="00291ABE"/>
    <w:rsid w:val="00295EF5"/>
    <w:rsid w:val="00297979"/>
    <w:rsid w:val="002A0F10"/>
    <w:rsid w:val="002A2E28"/>
    <w:rsid w:val="002A732D"/>
    <w:rsid w:val="002B3DA2"/>
    <w:rsid w:val="002B4673"/>
    <w:rsid w:val="002C1ABF"/>
    <w:rsid w:val="002C7247"/>
    <w:rsid w:val="002D061D"/>
    <w:rsid w:val="002D17CC"/>
    <w:rsid w:val="002D2ECE"/>
    <w:rsid w:val="002D3BE7"/>
    <w:rsid w:val="002D5AE7"/>
    <w:rsid w:val="002D5FCA"/>
    <w:rsid w:val="002D6804"/>
    <w:rsid w:val="002D7E26"/>
    <w:rsid w:val="002E147E"/>
    <w:rsid w:val="002E3B81"/>
    <w:rsid w:val="002E44DD"/>
    <w:rsid w:val="002E5D23"/>
    <w:rsid w:val="002E7C3F"/>
    <w:rsid w:val="002F0AEE"/>
    <w:rsid w:val="002F0EAD"/>
    <w:rsid w:val="002F3127"/>
    <w:rsid w:val="002F45AD"/>
    <w:rsid w:val="002F4E04"/>
    <w:rsid w:val="002F6154"/>
    <w:rsid w:val="002F6610"/>
    <w:rsid w:val="002F7064"/>
    <w:rsid w:val="003024CC"/>
    <w:rsid w:val="00304676"/>
    <w:rsid w:val="003048A8"/>
    <w:rsid w:val="00310F43"/>
    <w:rsid w:val="003135BF"/>
    <w:rsid w:val="00321B6C"/>
    <w:rsid w:val="0032433B"/>
    <w:rsid w:val="003266BF"/>
    <w:rsid w:val="00326989"/>
    <w:rsid w:val="00326E0E"/>
    <w:rsid w:val="00327F3C"/>
    <w:rsid w:val="00334174"/>
    <w:rsid w:val="00334CA4"/>
    <w:rsid w:val="00341EB1"/>
    <w:rsid w:val="00342401"/>
    <w:rsid w:val="00342C93"/>
    <w:rsid w:val="00343785"/>
    <w:rsid w:val="00343B00"/>
    <w:rsid w:val="00343F9E"/>
    <w:rsid w:val="00346292"/>
    <w:rsid w:val="003467DD"/>
    <w:rsid w:val="00346A46"/>
    <w:rsid w:val="00347B5A"/>
    <w:rsid w:val="00350697"/>
    <w:rsid w:val="003516F9"/>
    <w:rsid w:val="00354590"/>
    <w:rsid w:val="00354A6E"/>
    <w:rsid w:val="003609A4"/>
    <w:rsid w:val="003616FF"/>
    <w:rsid w:val="0036186F"/>
    <w:rsid w:val="00362DE6"/>
    <w:rsid w:val="00363E2B"/>
    <w:rsid w:val="00365626"/>
    <w:rsid w:val="00365CA9"/>
    <w:rsid w:val="00365DA5"/>
    <w:rsid w:val="003668F9"/>
    <w:rsid w:val="00372B80"/>
    <w:rsid w:val="0037339C"/>
    <w:rsid w:val="00377141"/>
    <w:rsid w:val="00377688"/>
    <w:rsid w:val="00381FCE"/>
    <w:rsid w:val="00382925"/>
    <w:rsid w:val="0038336A"/>
    <w:rsid w:val="003833ED"/>
    <w:rsid w:val="00385627"/>
    <w:rsid w:val="00386DEF"/>
    <w:rsid w:val="00391094"/>
    <w:rsid w:val="00397375"/>
    <w:rsid w:val="003A17AB"/>
    <w:rsid w:val="003A4998"/>
    <w:rsid w:val="003A7F68"/>
    <w:rsid w:val="003B0E02"/>
    <w:rsid w:val="003B237C"/>
    <w:rsid w:val="003B6587"/>
    <w:rsid w:val="003C2504"/>
    <w:rsid w:val="003C2752"/>
    <w:rsid w:val="003C4142"/>
    <w:rsid w:val="003C6E94"/>
    <w:rsid w:val="003D2CE2"/>
    <w:rsid w:val="003D3E40"/>
    <w:rsid w:val="003D4EB5"/>
    <w:rsid w:val="003D537B"/>
    <w:rsid w:val="003D7E81"/>
    <w:rsid w:val="003E1D39"/>
    <w:rsid w:val="003E1EC1"/>
    <w:rsid w:val="003E285B"/>
    <w:rsid w:val="003E289D"/>
    <w:rsid w:val="003E4681"/>
    <w:rsid w:val="003E6732"/>
    <w:rsid w:val="003F0080"/>
    <w:rsid w:val="003F2E2B"/>
    <w:rsid w:val="003F38E2"/>
    <w:rsid w:val="003F733A"/>
    <w:rsid w:val="003F75F9"/>
    <w:rsid w:val="003F7D86"/>
    <w:rsid w:val="00400952"/>
    <w:rsid w:val="0040099D"/>
    <w:rsid w:val="00401962"/>
    <w:rsid w:val="004032B0"/>
    <w:rsid w:val="004039B2"/>
    <w:rsid w:val="00404DB9"/>
    <w:rsid w:val="00405ACA"/>
    <w:rsid w:val="004070CA"/>
    <w:rsid w:val="0041049D"/>
    <w:rsid w:val="00413166"/>
    <w:rsid w:val="004134B6"/>
    <w:rsid w:val="00413ABD"/>
    <w:rsid w:val="0041470A"/>
    <w:rsid w:val="004159D9"/>
    <w:rsid w:val="004159DA"/>
    <w:rsid w:val="00416C9B"/>
    <w:rsid w:val="00425799"/>
    <w:rsid w:val="00425BFD"/>
    <w:rsid w:val="00426DF6"/>
    <w:rsid w:val="00430469"/>
    <w:rsid w:val="00430533"/>
    <w:rsid w:val="004316F0"/>
    <w:rsid w:val="004343E1"/>
    <w:rsid w:val="004369A4"/>
    <w:rsid w:val="00441C5E"/>
    <w:rsid w:val="00446309"/>
    <w:rsid w:val="00446562"/>
    <w:rsid w:val="004468F0"/>
    <w:rsid w:val="00450CA0"/>
    <w:rsid w:val="00450D73"/>
    <w:rsid w:val="00451100"/>
    <w:rsid w:val="0045393D"/>
    <w:rsid w:val="00455DB6"/>
    <w:rsid w:val="00460421"/>
    <w:rsid w:val="00460A4A"/>
    <w:rsid w:val="00462023"/>
    <w:rsid w:val="00462074"/>
    <w:rsid w:val="00464F39"/>
    <w:rsid w:val="004665A0"/>
    <w:rsid w:val="00470025"/>
    <w:rsid w:val="00470928"/>
    <w:rsid w:val="0047399D"/>
    <w:rsid w:val="00473EE9"/>
    <w:rsid w:val="00474B07"/>
    <w:rsid w:val="004751D1"/>
    <w:rsid w:val="004806FD"/>
    <w:rsid w:val="004817F3"/>
    <w:rsid w:val="00482490"/>
    <w:rsid w:val="004826AD"/>
    <w:rsid w:val="004832E9"/>
    <w:rsid w:val="00490519"/>
    <w:rsid w:val="00495369"/>
    <w:rsid w:val="004A296C"/>
    <w:rsid w:val="004A29E9"/>
    <w:rsid w:val="004A4A43"/>
    <w:rsid w:val="004A5121"/>
    <w:rsid w:val="004A5C56"/>
    <w:rsid w:val="004B036C"/>
    <w:rsid w:val="004B08F0"/>
    <w:rsid w:val="004B1BDD"/>
    <w:rsid w:val="004B1DCB"/>
    <w:rsid w:val="004B27EF"/>
    <w:rsid w:val="004B4187"/>
    <w:rsid w:val="004B5B84"/>
    <w:rsid w:val="004B76CB"/>
    <w:rsid w:val="004B7AAF"/>
    <w:rsid w:val="004B7C73"/>
    <w:rsid w:val="004C103D"/>
    <w:rsid w:val="004C502E"/>
    <w:rsid w:val="004C6C8F"/>
    <w:rsid w:val="004D0279"/>
    <w:rsid w:val="004D0DDA"/>
    <w:rsid w:val="004D282A"/>
    <w:rsid w:val="004D2D94"/>
    <w:rsid w:val="004D39B5"/>
    <w:rsid w:val="004D5AE3"/>
    <w:rsid w:val="004D65F9"/>
    <w:rsid w:val="004D6EC7"/>
    <w:rsid w:val="004D76E1"/>
    <w:rsid w:val="004E067F"/>
    <w:rsid w:val="004E0AE8"/>
    <w:rsid w:val="004E10B4"/>
    <w:rsid w:val="004E2DCC"/>
    <w:rsid w:val="004E43AE"/>
    <w:rsid w:val="004E5485"/>
    <w:rsid w:val="004F26E9"/>
    <w:rsid w:val="00500255"/>
    <w:rsid w:val="00500706"/>
    <w:rsid w:val="00501A21"/>
    <w:rsid w:val="00502928"/>
    <w:rsid w:val="0050351E"/>
    <w:rsid w:val="0050439C"/>
    <w:rsid w:val="00505F23"/>
    <w:rsid w:val="005075FC"/>
    <w:rsid w:val="00507D96"/>
    <w:rsid w:val="00511B1D"/>
    <w:rsid w:val="005123BA"/>
    <w:rsid w:val="00512FDB"/>
    <w:rsid w:val="00513F67"/>
    <w:rsid w:val="00514440"/>
    <w:rsid w:val="005168CB"/>
    <w:rsid w:val="00517710"/>
    <w:rsid w:val="00520290"/>
    <w:rsid w:val="00521428"/>
    <w:rsid w:val="0052372D"/>
    <w:rsid w:val="005244D3"/>
    <w:rsid w:val="00524FFC"/>
    <w:rsid w:val="005256A9"/>
    <w:rsid w:val="00526C71"/>
    <w:rsid w:val="0052744C"/>
    <w:rsid w:val="00527719"/>
    <w:rsid w:val="00536B21"/>
    <w:rsid w:val="00537336"/>
    <w:rsid w:val="00542C38"/>
    <w:rsid w:val="00546C2F"/>
    <w:rsid w:val="005473AE"/>
    <w:rsid w:val="00547DD5"/>
    <w:rsid w:val="0055139A"/>
    <w:rsid w:val="005552CC"/>
    <w:rsid w:val="00555F53"/>
    <w:rsid w:val="00560F0C"/>
    <w:rsid w:val="005612E3"/>
    <w:rsid w:val="0056197E"/>
    <w:rsid w:val="0056213E"/>
    <w:rsid w:val="005639B9"/>
    <w:rsid w:val="005639D0"/>
    <w:rsid w:val="00563E81"/>
    <w:rsid w:val="00565610"/>
    <w:rsid w:val="00565D7C"/>
    <w:rsid w:val="005715C2"/>
    <w:rsid w:val="0057223B"/>
    <w:rsid w:val="0057346A"/>
    <w:rsid w:val="005740F2"/>
    <w:rsid w:val="00575AB4"/>
    <w:rsid w:val="00576456"/>
    <w:rsid w:val="00576905"/>
    <w:rsid w:val="005775F7"/>
    <w:rsid w:val="0058083C"/>
    <w:rsid w:val="005838CD"/>
    <w:rsid w:val="00584B4A"/>
    <w:rsid w:val="00585EC8"/>
    <w:rsid w:val="00587D90"/>
    <w:rsid w:val="00587FC1"/>
    <w:rsid w:val="00592182"/>
    <w:rsid w:val="005921E9"/>
    <w:rsid w:val="00593B01"/>
    <w:rsid w:val="00596B41"/>
    <w:rsid w:val="00597470"/>
    <w:rsid w:val="00597582"/>
    <w:rsid w:val="005A0169"/>
    <w:rsid w:val="005A172C"/>
    <w:rsid w:val="005A1F25"/>
    <w:rsid w:val="005A30B5"/>
    <w:rsid w:val="005A3DB0"/>
    <w:rsid w:val="005B3B24"/>
    <w:rsid w:val="005C0B02"/>
    <w:rsid w:val="005C3D8A"/>
    <w:rsid w:val="005C5C1B"/>
    <w:rsid w:val="005C6872"/>
    <w:rsid w:val="005C705A"/>
    <w:rsid w:val="005D01D2"/>
    <w:rsid w:val="005D1EB6"/>
    <w:rsid w:val="005D2A27"/>
    <w:rsid w:val="005D2A3F"/>
    <w:rsid w:val="005D3448"/>
    <w:rsid w:val="005D3850"/>
    <w:rsid w:val="005D426A"/>
    <w:rsid w:val="005D546F"/>
    <w:rsid w:val="005D73B6"/>
    <w:rsid w:val="005D7934"/>
    <w:rsid w:val="005E1B67"/>
    <w:rsid w:val="005F13A3"/>
    <w:rsid w:val="00600277"/>
    <w:rsid w:val="0060062F"/>
    <w:rsid w:val="00601A9C"/>
    <w:rsid w:val="00601AB6"/>
    <w:rsid w:val="0060427C"/>
    <w:rsid w:val="00604BB1"/>
    <w:rsid w:val="006062F5"/>
    <w:rsid w:val="00607FA2"/>
    <w:rsid w:val="00611472"/>
    <w:rsid w:val="006124BF"/>
    <w:rsid w:val="00615528"/>
    <w:rsid w:val="006169B8"/>
    <w:rsid w:val="00616F83"/>
    <w:rsid w:val="0061767C"/>
    <w:rsid w:val="00620CF1"/>
    <w:rsid w:val="00621C6F"/>
    <w:rsid w:val="00622CFC"/>
    <w:rsid w:val="00624035"/>
    <w:rsid w:val="00624470"/>
    <w:rsid w:val="006265A6"/>
    <w:rsid w:val="006273C0"/>
    <w:rsid w:val="00627440"/>
    <w:rsid w:val="00627D95"/>
    <w:rsid w:val="00630151"/>
    <w:rsid w:val="00631228"/>
    <w:rsid w:val="00632E17"/>
    <w:rsid w:val="0063473A"/>
    <w:rsid w:val="0063489C"/>
    <w:rsid w:val="00641D57"/>
    <w:rsid w:val="006425DC"/>
    <w:rsid w:val="006448AB"/>
    <w:rsid w:val="006521CF"/>
    <w:rsid w:val="00655D41"/>
    <w:rsid w:val="00656C2B"/>
    <w:rsid w:val="00656E26"/>
    <w:rsid w:val="006570CB"/>
    <w:rsid w:val="00660EA6"/>
    <w:rsid w:val="006618CF"/>
    <w:rsid w:val="00662CEA"/>
    <w:rsid w:val="006675FC"/>
    <w:rsid w:val="00671BDE"/>
    <w:rsid w:val="00675F65"/>
    <w:rsid w:val="006778E2"/>
    <w:rsid w:val="00680346"/>
    <w:rsid w:val="00680682"/>
    <w:rsid w:val="00682500"/>
    <w:rsid w:val="0068315F"/>
    <w:rsid w:val="00683535"/>
    <w:rsid w:val="00686B9D"/>
    <w:rsid w:val="00687CF5"/>
    <w:rsid w:val="00690CEB"/>
    <w:rsid w:val="00692109"/>
    <w:rsid w:val="00692DFE"/>
    <w:rsid w:val="006969AB"/>
    <w:rsid w:val="006969C6"/>
    <w:rsid w:val="006A2656"/>
    <w:rsid w:val="006A29E7"/>
    <w:rsid w:val="006A5656"/>
    <w:rsid w:val="006A6E86"/>
    <w:rsid w:val="006A78E7"/>
    <w:rsid w:val="006B0330"/>
    <w:rsid w:val="006B0A60"/>
    <w:rsid w:val="006B2974"/>
    <w:rsid w:val="006B422A"/>
    <w:rsid w:val="006B4769"/>
    <w:rsid w:val="006B615E"/>
    <w:rsid w:val="006B7A04"/>
    <w:rsid w:val="006B7F08"/>
    <w:rsid w:val="006C059E"/>
    <w:rsid w:val="006C27F8"/>
    <w:rsid w:val="006C5194"/>
    <w:rsid w:val="006C600B"/>
    <w:rsid w:val="006C7104"/>
    <w:rsid w:val="006D0156"/>
    <w:rsid w:val="006D0A3D"/>
    <w:rsid w:val="006D335D"/>
    <w:rsid w:val="006D5A15"/>
    <w:rsid w:val="006D68A4"/>
    <w:rsid w:val="006D6D4D"/>
    <w:rsid w:val="006D7746"/>
    <w:rsid w:val="006D7DB7"/>
    <w:rsid w:val="006E17D5"/>
    <w:rsid w:val="006E5A86"/>
    <w:rsid w:val="006E62B4"/>
    <w:rsid w:val="006F1982"/>
    <w:rsid w:val="006F2B62"/>
    <w:rsid w:val="006F2F68"/>
    <w:rsid w:val="006F53E1"/>
    <w:rsid w:val="006F5BBB"/>
    <w:rsid w:val="00700C45"/>
    <w:rsid w:val="00700CAC"/>
    <w:rsid w:val="00704C2F"/>
    <w:rsid w:val="007059CB"/>
    <w:rsid w:val="007119EF"/>
    <w:rsid w:val="00711A35"/>
    <w:rsid w:val="00714A56"/>
    <w:rsid w:val="00717D2B"/>
    <w:rsid w:val="007210DA"/>
    <w:rsid w:val="0072115C"/>
    <w:rsid w:val="00723FF6"/>
    <w:rsid w:val="007250FE"/>
    <w:rsid w:val="0072534B"/>
    <w:rsid w:val="00726957"/>
    <w:rsid w:val="00731BCE"/>
    <w:rsid w:val="0073405F"/>
    <w:rsid w:val="00734708"/>
    <w:rsid w:val="00735B72"/>
    <w:rsid w:val="00736927"/>
    <w:rsid w:val="00740574"/>
    <w:rsid w:val="007425AA"/>
    <w:rsid w:val="00743469"/>
    <w:rsid w:val="007441C1"/>
    <w:rsid w:val="007444E0"/>
    <w:rsid w:val="00750662"/>
    <w:rsid w:val="007538C5"/>
    <w:rsid w:val="0075465B"/>
    <w:rsid w:val="007551CD"/>
    <w:rsid w:val="00755CDC"/>
    <w:rsid w:val="00761CCB"/>
    <w:rsid w:val="00762DEE"/>
    <w:rsid w:val="00766770"/>
    <w:rsid w:val="00773E0C"/>
    <w:rsid w:val="007745AA"/>
    <w:rsid w:val="00776514"/>
    <w:rsid w:val="0077678D"/>
    <w:rsid w:val="00781175"/>
    <w:rsid w:val="0078155A"/>
    <w:rsid w:val="007819A1"/>
    <w:rsid w:val="007822AA"/>
    <w:rsid w:val="0078424A"/>
    <w:rsid w:val="00784FCD"/>
    <w:rsid w:val="00794BB1"/>
    <w:rsid w:val="007954D0"/>
    <w:rsid w:val="00795E6F"/>
    <w:rsid w:val="007A1320"/>
    <w:rsid w:val="007A1891"/>
    <w:rsid w:val="007A1BA1"/>
    <w:rsid w:val="007A26C7"/>
    <w:rsid w:val="007A374E"/>
    <w:rsid w:val="007A6079"/>
    <w:rsid w:val="007B0CC8"/>
    <w:rsid w:val="007B23B9"/>
    <w:rsid w:val="007C10CF"/>
    <w:rsid w:val="007C13DA"/>
    <w:rsid w:val="007C1C21"/>
    <w:rsid w:val="007C246B"/>
    <w:rsid w:val="007C2F7D"/>
    <w:rsid w:val="007C6470"/>
    <w:rsid w:val="007C74A1"/>
    <w:rsid w:val="007D0076"/>
    <w:rsid w:val="007D0BC1"/>
    <w:rsid w:val="007D2157"/>
    <w:rsid w:val="007D2385"/>
    <w:rsid w:val="007D2682"/>
    <w:rsid w:val="007D3059"/>
    <w:rsid w:val="007D3106"/>
    <w:rsid w:val="007D6553"/>
    <w:rsid w:val="007D6A54"/>
    <w:rsid w:val="007D6E6F"/>
    <w:rsid w:val="007E03AD"/>
    <w:rsid w:val="007E400B"/>
    <w:rsid w:val="007E534F"/>
    <w:rsid w:val="007E6221"/>
    <w:rsid w:val="007E62C4"/>
    <w:rsid w:val="007E7F66"/>
    <w:rsid w:val="007F5ADD"/>
    <w:rsid w:val="008010FB"/>
    <w:rsid w:val="00803A5E"/>
    <w:rsid w:val="00803D64"/>
    <w:rsid w:val="0080493C"/>
    <w:rsid w:val="008058D3"/>
    <w:rsid w:val="008059F3"/>
    <w:rsid w:val="00806438"/>
    <w:rsid w:val="0080648C"/>
    <w:rsid w:val="0080697D"/>
    <w:rsid w:val="00807B62"/>
    <w:rsid w:val="00807D24"/>
    <w:rsid w:val="00807F33"/>
    <w:rsid w:val="0081014D"/>
    <w:rsid w:val="008114F3"/>
    <w:rsid w:val="0081476D"/>
    <w:rsid w:val="0081551D"/>
    <w:rsid w:val="008157B1"/>
    <w:rsid w:val="008162A4"/>
    <w:rsid w:val="00817225"/>
    <w:rsid w:val="00824130"/>
    <w:rsid w:val="0082429C"/>
    <w:rsid w:val="0082569E"/>
    <w:rsid w:val="00825CF7"/>
    <w:rsid w:val="00826592"/>
    <w:rsid w:val="00833A84"/>
    <w:rsid w:val="00834DC5"/>
    <w:rsid w:val="00834F99"/>
    <w:rsid w:val="00837C5B"/>
    <w:rsid w:val="008400CD"/>
    <w:rsid w:val="00840AA6"/>
    <w:rsid w:val="00842190"/>
    <w:rsid w:val="0084315D"/>
    <w:rsid w:val="008443E7"/>
    <w:rsid w:val="00844D44"/>
    <w:rsid w:val="00845E76"/>
    <w:rsid w:val="008503D0"/>
    <w:rsid w:val="008509E7"/>
    <w:rsid w:val="00851C69"/>
    <w:rsid w:val="00852B8F"/>
    <w:rsid w:val="0085330F"/>
    <w:rsid w:val="00853DAA"/>
    <w:rsid w:val="00855A35"/>
    <w:rsid w:val="00860076"/>
    <w:rsid w:val="008607B0"/>
    <w:rsid w:val="00861099"/>
    <w:rsid w:val="00862C0C"/>
    <w:rsid w:val="0086498A"/>
    <w:rsid w:val="008652D4"/>
    <w:rsid w:val="008662F1"/>
    <w:rsid w:val="008676AE"/>
    <w:rsid w:val="0087217D"/>
    <w:rsid w:val="00874C94"/>
    <w:rsid w:val="0087568B"/>
    <w:rsid w:val="00883AAC"/>
    <w:rsid w:val="008841D9"/>
    <w:rsid w:val="00884BCF"/>
    <w:rsid w:val="00884ECC"/>
    <w:rsid w:val="008853BE"/>
    <w:rsid w:val="0088564B"/>
    <w:rsid w:val="0089040A"/>
    <w:rsid w:val="00890DF7"/>
    <w:rsid w:val="00891451"/>
    <w:rsid w:val="00891764"/>
    <w:rsid w:val="00893A97"/>
    <w:rsid w:val="00894777"/>
    <w:rsid w:val="00894F8E"/>
    <w:rsid w:val="00895FD0"/>
    <w:rsid w:val="00896E0A"/>
    <w:rsid w:val="00897D0B"/>
    <w:rsid w:val="008A15BB"/>
    <w:rsid w:val="008A1EC9"/>
    <w:rsid w:val="008A2A85"/>
    <w:rsid w:val="008A2D4B"/>
    <w:rsid w:val="008A4B26"/>
    <w:rsid w:val="008B0FCC"/>
    <w:rsid w:val="008B437B"/>
    <w:rsid w:val="008B4959"/>
    <w:rsid w:val="008B7578"/>
    <w:rsid w:val="008C0CE0"/>
    <w:rsid w:val="008C148F"/>
    <w:rsid w:val="008C3D1E"/>
    <w:rsid w:val="008C3F4A"/>
    <w:rsid w:val="008C5A4F"/>
    <w:rsid w:val="008C65E8"/>
    <w:rsid w:val="008D1DC3"/>
    <w:rsid w:val="008D203F"/>
    <w:rsid w:val="008D3622"/>
    <w:rsid w:val="008D55A0"/>
    <w:rsid w:val="008D5C5B"/>
    <w:rsid w:val="008E134A"/>
    <w:rsid w:val="008E4C0C"/>
    <w:rsid w:val="008E60E4"/>
    <w:rsid w:val="008E6D68"/>
    <w:rsid w:val="008F0890"/>
    <w:rsid w:val="008F18EC"/>
    <w:rsid w:val="008F1A33"/>
    <w:rsid w:val="008F46AD"/>
    <w:rsid w:val="008F58BA"/>
    <w:rsid w:val="008F591E"/>
    <w:rsid w:val="008F59E4"/>
    <w:rsid w:val="008F5D6E"/>
    <w:rsid w:val="00900339"/>
    <w:rsid w:val="00901278"/>
    <w:rsid w:val="00901EF6"/>
    <w:rsid w:val="009060BE"/>
    <w:rsid w:val="00910027"/>
    <w:rsid w:val="0091121F"/>
    <w:rsid w:val="009133E3"/>
    <w:rsid w:val="00920851"/>
    <w:rsid w:val="00922436"/>
    <w:rsid w:val="009242A3"/>
    <w:rsid w:val="0092549C"/>
    <w:rsid w:val="00925998"/>
    <w:rsid w:val="00926B7A"/>
    <w:rsid w:val="00931BC2"/>
    <w:rsid w:val="0093299E"/>
    <w:rsid w:val="00932AE7"/>
    <w:rsid w:val="00933672"/>
    <w:rsid w:val="00934238"/>
    <w:rsid w:val="00934B79"/>
    <w:rsid w:val="0093502C"/>
    <w:rsid w:val="009375DA"/>
    <w:rsid w:val="00940596"/>
    <w:rsid w:val="009433BC"/>
    <w:rsid w:val="0094694D"/>
    <w:rsid w:val="00946C9F"/>
    <w:rsid w:val="009525CE"/>
    <w:rsid w:val="00957C9B"/>
    <w:rsid w:val="00957D42"/>
    <w:rsid w:val="00961055"/>
    <w:rsid w:val="00962B1C"/>
    <w:rsid w:val="009633B3"/>
    <w:rsid w:val="00966868"/>
    <w:rsid w:val="00966B19"/>
    <w:rsid w:val="00966F22"/>
    <w:rsid w:val="00967C6B"/>
    <w:rsid w:val="00971E5A"/>
    <w:rsid w:val="00974A07"/>
    <w:rsid w:val="00974E93"/>
    <w:rsid w:val="00982B77"/>
    <w:rsid w:val="00982F25"/>
    <w:rsid w:val="00984E6D"/>
    <w:rsid w:val="00984EF1"/>
    <w:rsid w:val="0098536A"/>
    <w:rsid w:val="00985AD1"/>
    <w:rsid w:val="009871A5"/>
    <w:rsid w:val="009876A6"/>
    <w:rsid w:val="00994547"/>
    <w:rsid w:val="009959E8"/>
    <w:rsid w:val="0099784A"/>
    <w:rsid w:val="00997DC5"/>
    <w:rsid w:val="009A0D0D"/>
    <w:rsid w:val="009A2A21"/>
    <w:rsid w:val="009A5E85"/>
    <w:rsid w:val="009B1332"/>
    <w:rsid w:val="009B2397"/>
    <w:rsid w:val="009B4CE1"/>
    <w:rsid w:val="009B4EF0"/>
    <w:rsid w:val="009B555A"/>
    <w:rsid w:val="009B7152"/>
    <w:rsid w:val="009B7D12"/>
    <w:rsid w:val="009C1BCD"/>
    <w:rsid w:val="009C3632"/>
    <w:rsid w:val="009C6D0B"/>
    <w:rsid w:val="009D0344"/>
    <w:rsid w:val="009D1C3D"/>
    <w:rsid w:val="009D4DEA"/>
    <w:rsid w:val="009E3826"/>
    <w:rsid w:val="009E3F70"/>
    <w:rsid w:val="009F0447"/>
    <w:rsid w:val="009F2C9C"/>
    <w:rsid w:val="009F2D8B"/>
    <w:rsid w:val="009F338E"/>
    <w:rsid w:val="009F504E"/>
    <w:rsid w:val="009F5246"/>
    <w:rsid w:val="009F5556"/>
    <w:rsid w:val="009F57F0"/>
    <w:rsid w:val="009F5ABF"/>
    <w:rsid w:val="009F61C2"/>
    <w:rsid w:val="00A018A5"/>
    <w:rsid w:val="00A028B8"/>
    <w:rsid w:val="00A042D3"/>
    <w:rsid w:val="00A04801"/>
    <w:rsid w:val="00A07A44"/>
    <w:rsid w:val="00A12D9B"/>
    <w:rsid w:val="00A13320"/>
    <w:rsid w:val="00A13813"/>
    <w:rsid w:val="00A176F8"/>
    <w:rsid w:val="00A179E8"/>
    <w:rsid w:val="00A2219A"/>
    <w:rsid w:val="00A22435"/>
    <w:rsid w:val="00A22F14"/>
    <w:rsid w:val="00A233AD"/>
    <w:rsid w:val="00A25405"/>
    <w:rsid w:val="00A3162D"/>
    <w:rsid w:val="00A32C3C"/>
    <w:rsid w:val="00A350DF"/>
    <w:rsid w:val="00A35319"/>
    <w:rsid w:val="00A36C80"/>
    <w:rsid w:val="00A443C5"/>
    <w:rsid w:val="00A51D7E"/>
    <w:rsid w:val="00A5336A"/>
    <w:rsid w:val="00A542CA"/>
    <w:rsid w:val="00A56BFA"/>
    <w:rsid w:val="00A60686"/>
    <w:rsid w:val="00A6129E"/>
    <w:rsid w:val="00A658F9"/>
    <w:rsid w:val="00A65AC3"/>
    <w:rsid w:val="00A66149"/>
    <w:rsid w:val="00A67359"/>
    <w:rsid w:val="00A70C65"/>
    <w:rsid w:val="00A71A17"/>
    <w:rsid w:val="00A71D92"/>
    <w:rsid w:val="00A76734"/>
    <w:rsid w:val="00A7707F"/>
    <w:rsid w:val="00A77667"/>
    <w:rsid w:val="00A82988"/>
    <w:rsid w:val="00A83F9E"/>
    <w:rsid w:val="00A90D99"/>
    <w:rsid w:val="00A92CB7"/>
    <w:rsid w:val="00A9531A"/>
    <w:rsid w:val="00A9668E"/>
    <w:rsid w:val="00A976B4"/>
    <w:rsid w:val="00A97B62"/>
    <w:rsid w:val="00AA1969"/>
    <w:rsid w:val="00AA3267"/>
    <w:rsid w:val="00AA345F"/>
    <w:rsid w:val="00AA38EE"/>
    <w:rsid w:val="00AA57F8"/>
    <w:rsid w:val="00AA5D47"/>
    <w:rsid w:val="00AA7098"/>
    <w:rsid w:val="00AB040E"/>
    <w:rsid w:val="00AB3B7C"/>
    <w:rsid w:val="00AB3C16"/>
    <w:rsid w:val="00AB4505"/>
    <w:rsid w:val="00AB4814"/>
    <w:rsid w:val="00AB5307"/>
    <w:rsid w:val="00AB5CA1"/>
    <w:rsid w:val="00AB65F3"/>
    <w:rsid w:val="00AC0E39"/>
    <w:rsid w:val="00AC2781"/>
    <w:rsid w:val="00AC27F5"/>
    <w:rsid w:val="00AC3A72"/>
    <w:rsid w:val="00AC4392"/>
    <w:rsid w:val="00AC7BA8"/>
    <w:rsid w:val="00AD05EF"/>
    <w:rsid w:val="00AD13E6"/>
    <w:rsid w:val="00AD153D"/>
    <w:rsid w:val="00AD16B5"/>
    <w:rsid w:val="00AD200B"/>
    <w:rsid w:val="00AD3036"/>
    <w:rsid w:val="00AD3340"/>
    <w:rsid w:val="00AD7423"/>
    <w:rsid w:val="00AE4A68"/>
    <w:rsid w:val="00AE65B1"/>
    <w:rsid w:val="00AF036E"/>
    <w:rsid w:val="00AF2162"/>
    <w:rsid w:val="00AF23ED"/>
    <w:rsid w:val="00AF2AF3"/>
    <w:rsid w:val="00AF30CB"/>
    <w:rsid w:val="00AF3926"/>
    <w:rsid w:val="00AF4D7D"/>
    <w:rsid w:val="00AF5375"/>
    <w:rsid w:val="00AF6EC5"/>
    <w:rsid w:val="00AF76D7"/>
    <w:rsid w:val="00B00809"/>
    <w:rsid w:val="00B0203F"/>
    <w:rsid w:val="00B035E6"/>
    <w:rsid w:val="00B037D9"/>
    <w:rsid w:val="00B05071"/>
    <w:rsid w:val="00B058C9"/>
    <w:rsid w:val="00B10CF3"/>
    <w:rsid w:val="00B20122"/>
    <w:rsid w:val="00B2296B"/>
    <w:rsid w:val="00B2458A"/>
    <w:rsid w:val="00B31702"/>
    <w:rsid w:val="00B3278E"/>
    <w:rsid w:val="00B3558A"/>
    <w:rsid w:val="00B407A7"/>
    <w:rsid w:val="00B41802"/>
    <w:rsid w:val="00B4320E"/>
    <w:rsid w:val="00B44293"/>
    <w:rsid w:val="00B457D2"/>
    <w:rsid w:val="00B45BC7"/>
    <w:rsid w:val="00B47E9F"/>
    <w:rsid w:val="00B510EE"/>
    <w:rsid w:val="00B5460E"/>
    <w:rsid w:val="00B56A66"/>
    <w:rsid w:val="00B57EF5"/>
    <w:rsid w:val="00B621BF"/>
    <w:rsid w:val="00B63DC9"/>
    <w:rsid w:val="00B63F68"/>
    <w:rsid w:val="00B66841"/>
    <w:rsid w:val="00B67681"/>
    <w:rsid w:val="00B67FBF"/>
    <w:rsid w:val="00B7169A"/>
    <w:rsid w:val="00B72594"/>
    <w:rsid w:val="00B74817"/>
    <w:rsid w:val="00B750BF"/>
    <w:rsid w:val="00B81142"/>
    <w:rsid w:val="00B83862"/>
    <w:rsid w:val="00B84650"/>
    <w:rsid w:val="00B84C1E"/>
    <w:rsid w:val="00B85309"/>
    <w:rsid w:val="00B86D7C"/>
    <w:rsid w:val="00B87EB5"/>
    <w:rsid w:val="00B87F56"/>
    <w:rsid w:val="00B901DB"/>
    <w:rsid w:val="00B90ADF"/>
    <w:rsid w:val="00B927FE"/>
    <w:rsid w:val="00B94E89"/>
    <w:rsid w:val="00B96F71"/>
    <w:rsid w:val="00BA1C41"/>
    <w:rsid w:val="00BA3F4A"/>
    <w:rsid w:val="00BA3F8E"/>
    <w:rsid w:val="00BA3FCC"/>
    <w:rsid w:val="00BA41CE"/>
    <w:rsid w:val="00BA52F6"/>
    <w:rsid w:val="00BA56DC"/>
    <w:rsid w:val="00BA71D2"/>
    <w:rsid w:val="00BB0E61"/>
    <w:rsid w:val="00BB3017"/>
    <w:rsid w:val="00BB41D4"/>
    <w:rsid w:val="00BB464B"/>
    <w:rsid w:val="00BB7AD8"/>
    <w:rsid w:val="00BC1714"/>
    <w:rsid w:val="00BC232F"/>
    <w:rsid w:val="00BC36F8"/>
    <w:rsid w:val="00BC6299"/>
    <w:rsid w:val="00BC6428"/>
    <w:rsid w:val="00BD1478"/>
    <w:rsid w:val="00BD147D"/>
    <w:rsid w:val="00BD1922"/>
    <w:rsid w:val="00BD28B9"/>
    <w:rsid w:val="00BD4277"/>
    <w:rsid w:val="00BD42DA"/>
    <w:rsid w:val="00BD5011"/>
    <w:rsid w:val="00BD6D29"/>
    <w:rsid w:val="00BD7165"/>
    <w:rsid w:val="00BE52D8"/>
    <w:rsid w:val="00BE5723"/>
    <w:rsid w:val="00BE6AFB"/>
    <w:rsid w:val="00BE7731"/>
    <w:rsid w:val="00BF28FD"/>
    <w:rsid w:val="00BF3540"/>
    <w:rsid w:val="00BF6ABF"/>
    <w:rsid w:val="00C02170"/>
    <w:rsid w:val="00C041E5"/>
    <w:rsid w:val="00C05099"/>
    <w:rsid w:val="00C06483"/>
    <w:rsid w:val="00C06B04"/>
    <w:rsid w:val="00C07E71"/>
    <w:rsid w:val="00C10BA9"/>
    <w:rsid w:val="00C11B67"/>
    <w:rsid w:val="00C15645"/>
    <w:rsid w:val="00C1735A"/>
    <w:rsid w:val="00C1779C"/>
    <w:rsid w:val="00C21088"/>
    <w:rsid w:val="00C21FB5"/>
    <w:rsid w:val="00C221F9"/>
    <w:rsid w:val="00C230F6"/>
    <w:rsid w:val="00C2312C"/>
    <w:rsid w:val="00C232E8"/>
    <w:rsid w:val="00C25397"/>
    <w:rsid w:val="00C3067D"/>
    <w:rsid w:val="00C359C7"/>
    <w:rsid w:val="00C37783"/>
    <w:rsid w:val="00C4010B"/>
    <w:rsid w:val="00C40A49"/>
    <w:rsid w:val="00C423D4"/>
    <w:rsid w:val="00C43280"/>
    <w:rsid w:val="00C4435F"/>
    <w:rsid w:val="00C51BD7"/>
    <w:rsid w:val="00C525C6"/>
    <w:rsid w:val="00C535A8"/>
    <w:rsid w:val="00C5463A"/>
    <w:rsid w:val="00C57D20"/>
    <w:rsid w:val="00C61354"/>
    <w:rsid w:val="00C6325C"/>
    <w:rsid w:val="00C638DE"/>
    <w:rsid w:val="00C65837"/>
    <w:rsid w:val="00C658F2"/>
    <w:rsid w:val="00C70201"/>
    <w:rsid w:val="00C73B7B"/>
    <w:rsid w:val="00C759E5"/>
    <w:rsid w:val="00C8011D"/>
    <w:rsid w:val="00C806F1"/>
    <w:rsid w:val="00C80B99"/>
    <w:rsid w:val="00C813ED"/>
    <w:rsid w:val="00C82E59"/>
    <w:rsid w:val="00C8467D"/>
    <w:rsid w:val="00C852B2"/>
    <w:rsid w:val="00C85A2E"/>
    <w:rsid w:val="00C865C1"/>
    <w:rsid w:val="00C90520"/>
    <w:rsid w:val="00C91C40"/>
    <w:rsid w:val="00C91D8B"/>
    <w:rsid w:val="00C94A48"/>
    <w:rsid w:val="00C95275"/>
    <w:rsid w:val="00C959BC"/>
    <w:rsid w:val="00CA08C6"/>
    <w:rsid w:val="00CA1530"/>
    <w:rsid w:val="00CA23DB"/>
    <w:rsid w:val="00CA4A3D"/>
    <w:rsid w:val="00CA4D9A"/>
    <w:rsid w:val="00CA4F40"/>
    <w:rsid w:val="00CA74B5"/>
    <w:rsid w:val="00CA7716"/>
    <w:rsid w:val="00CB0CD6"/>
    <w:rsid w:val="00CB2F27"/>
    <w:rsid w:val="00CB3973"/>
    <w:rsid w:val="00CB43C1"/>
    <w:rsid w:val="00CB6686"/>
    <w:rsid w:val="00CB6F31"/>
    <w:rsid w:val="00CC1AC6"/>
    <w:rsid w:val="00CC2018"/>
    <w:rsid w:val="00CC6022"/>
    <w:rsid w:val="00CC6E15"/>
    <w:rsid w:val="00CC7256"/>
    <w:rsid w:val="00CC7856"/>
    <w:rsid w:val="00CD29CD"/>
    <w:rsid w:val="00CD3A33"/>
    <w:rsid w:val="00CD3C32"/>
    <w:rsid w:val="00CD5DAF"/>
    <w:rsid w:val="00CE05C3"/>
    <w:rsid w:val="00CE078D"/>
    <w:rsid w:val="00CE3009"/>
    <w:rsid w:val="00CE3059"/>
    <w:rsid w:val="00CE5257"/>
    <w:rsid w:val="00CE5381"/>
    <w:rsid w:val="00CE5611"/>
    <w:rsid w:val="00CE5AB0"/>
    <w:rsid w:val="00CF0E78"/>
    <w:rsid w:val="00CF3A72"/>
    <w:rsid w:val="00CF3DD0"/>
    <w:rsid w:val="00CF5D30"/>
    <w:rsid w:val="00CF79C0"/>
    <w:rsid w:val="00CF7F53"/>
    <w:rsid w:val="00D016E1"/>
    <w:rsid w:val="00D02423"/>
    <w:rsid w:val="00D03538"/>
    <w:rsid w:val="00D04C60"/>
    <w:rsid w:val="00D1220B"/>
    <w:rsid w:val="00D12B00"/>
    <w:rsid w:val="00D15973"/>
    <w:rsid w:val="00D170E5"/>
    <w:rsid w:val="00D21309"/>
    <w:rsid w:val="00D21CEF"/>
    <w:rsid w:val="00D22BB7"/>
    <w:rsid w:val="00D27FA4"/>
    <w:rsid w:val="00D329A1"/>
    <w:rsid w:val="00D332DB"/>
    <w:rsid w:val="00D33A0C"/>
    <w:rsid w:val="00D34A30"/>
    <w:rsid w:val="00D34CD0"/>
    <w:rsid w:val="00D34DE6"/>
    <w:rsid w:val="00D34E34"/>
    <w:rsid w:val="00D406CF"/>
    <w:rsid w:val="00D429A5"/>
    <w:rsid w:val="00D51A2D"/>
    <w:rsid w:val="00D53782"/>
    <w:rsid w:val="00D538E1"/>
    <w:rsid w:val="00D54FB7"/>
    <w:rsid w:val="00D56849"/>
    <w:rsid w:val="00D56CA3"/>
    <w:rsid w:val="00D56D4C"/>
    <w:rsid w:val="00D611C9"/>
    <w:rsid w:val="00D61389"/>
    <w:rsid w:val="00D6175E"/>
    <w:rsid w:val="00D64BBC"/>
    <w:rsid w:val="00D64DB9"/>
    <w:rsid w:val="00D65A06"/>
    <w:rsid w:val="00D7178F"/>
    <w:rsid w:val="00D72CF7"/>
    <w:rsid w:val="00D72F14"/>
    <w:rsid w:val="00D772CB"/>
    <w:rsid w:val="00D82204"/>
    <w:rsid w:val="00D8295B"/>
    <w:rsid w:val="00D835BE"/>
    <w:rsid w:val="00D83759"/>
    <w:rsid w:val="00D85CC1"/>
    <w:rsid w:val="00D93CD1"/>
    <w:rsid w:val="00D95647"/>
    <w:rsid w:val="00D96799"/>
    <w:rsid w:val="00DA2918"/>
    <w:rsid w:val="00DA5D36"/>
    <w:rsid w:val="00DA6E84"/>
    <w:rsid w:val="00DB04B7"/>
    <w:rsid w:val="00DB2198"/>
    <w:rsid w:val="00DB2E6B"/>
    <w:rsid w:val="00DB4B7C"/>
    <w:rsid w:val="00DB730C"/>
    <w:rsid w:val="00DB7D3F"/>
    <w:rsid w:val="00DC08C6"/>
    <w:rsid w:val="00DC16E8"/>
    <w:rsid w:val="00DC1B13"/>
    <w:rsid w:val="00DC2A2C"/>
    <w:rsid w:val="00DC4184"/>
    <w:rsid w:val="00DD0526"/>
    <w:rsid w:val="00DD0B81"/>
    <w:rsid w:val="00DD244D"/>
    <w:rsid w:val="00DD4A29"/>
    <w:rsid w:val="00DD6A94"/>
    <w:rsid w:val="00DD711F"/>
    <w:rsid w:val="00DD71C4"/>
    <w:rsid w:val="00DE15B5"/>
    <w:rsid w:val="00DE1713"/>
    <w:rsid w:val="00DE1CC3"/>
    <w:rsid w:val="00DE1E57"/>
    <w:rsid w:val="00DE291E"/>
    <w:rsid w:val="00DE47C8"/>
    <w:rsid w:val="00DE7B40"/>
    <w:rsid w:val="00DE7D03"/>
    <w:rsid w:val="00DF03C6"/>
    <w:rsid w:val="00DF1E07"/>
    <w:rsid w:val="00DF2E6B"/>
    <w:rsid w:val="00DF30C5"/>
    <w:rsid w:val="00DF4B4A"/>
    <w:rsid w:val="00DF55C3"/>
    <w:rsid w:val="00DF6F97"/>
    <w:rsid w:val="00DF7414"/>
    <w:rsid w:val="00DF76B1"/>
    <w:rsid w:val="00DF7748"/>
    <w:rsid w:val="00DF7893"/>
    <w:rsid w:val="00E00921"/>
    <w:rsid w:val="00E01F62"/>
    <w:rsid w:val="00E02397"/>
    <w:rsid w:val="00E03302"/>
    <w:rsid w:val="00E03E27"/>
    <w:rsid w:val="00E05D7F"/>
    <w:rsid w:val="00E05DA8"/>
    <w:rsid w:val="00E062C4"/>
    <w:rsid w:val="00E06C15"/>
    <w:rsid w:val="00E06ED2"/>
    <w:rsid w:val="00E12A08"/>
    <w:rsid w:val="00E13252"/>
    <w:rsid w:val="00E13FBE"/>
    <w:rsid w:val="00E14E7E"/>
    <w:rsid w:val="00E15EC1"/>
    <w:rsid w:val="00E16367"/>
    <w:rsid w:val="00E20397"/>
    <w:rsid w:val="00E20512"/>
    <w:rsid w:val="00E21010"/>
    <w:rsid w:val="00E21FBE"/>
    <w:rsid w:val="00E2312A"/>
    <w:rsid w:val="00E23656"/>
    <w:rsid w:val="00E2577F"/>
    <w:rsid w:val="00E257A2"/>
    <w:rsid w:val="00E2676C"/>
    <w:rsid w:val="00E268B2"/>
    <w:rsid w:val="00E28BFB"/>
    <w:rsid w:val="00E30556"/>
    <w:rsid w:val="00E311D4"/>
    <w:rsid w:val="00E33DA7"/>
    <w:rsid w:val="00E34A3C"/>
    <w:rsid w:val="00E3558A"/>
    <w:rsid w:val="00E37EFF"/>
    <w:rsid w:val="00E40183"/>
    <w:rsid w:val="00E40A54"/>
    <w:rsid w:val="00E4422B"/>
    <w:rsid w:val="00E44830"/>
    <w:rsid w:val="00E50FAF"/>
    <w:rsid w:val="00E537B5"/>
    <w:rsid w:val="00E54046"/>
    <w:rsid w:val="00E54D51"/>
    <w:rsid w:val="00E559EF"/>
    <w:rsid w:val="00E56841"/>
    <w:rsid w:val="00E609AA"/>
    <w:rsid w:val="00E62536"/>
    <w:rsid w:val="00E62E72"/>
    <w:rsid w:val="00E6635D"/>
    <w:rsid w:val="00E66BA1"/>
    <w:rsid w:val="00E67114"/>
    <w:rsid w:val="00E679FD"/>
    <w:rsid w:val="00E72C72"/>
    <w:rsid w:val="00E73AF5"/>
    <w:rsid w:val="00E73DE4"/>
    <w:rsid w:val="00E75C30"/>
    <w:rsid w:val="00E77555"/>
    <w:rsid w:val="00E77A9D"/>
    <w:rsid w:val="00E80098"/>
    <w:rsid w:val="00E8076B"/>
    <w:rsid w:val="00E80B60"/>
    <w:rsid w:val="00E8602C"/>
    <w:rsid w:val="00E90F84"/>
    <w:rsid w:val="00E9120D"/>
    <w:rsid w:val="00E95AA1"/>
    <w:rsid w:val="00EA0FA9"/>
    <w:rsid w:val="00EA42F3"/>
    <w:rsid w:val="00EA58A6"/>
    <w:rsid w:val="00EA673D"/>
    <w:rsid w:val="00EA7A58"/>
    <w:rsid w:val="00EB0360"/>
    <w:rsid w:val="00EB726D"/>
    <w:rsid w:val="00EC3554"/>
    <w:rsid w:val="00EC389B"/>
    <w:rsid w:val="00EC4ED2"/>
    <w:rsid w:val="00EC52AA"/>
    <w:rsid w:val="00EC5361"/>
    <w:rsid w:val="00EC5D81"/>
    <w:rsid w:val="00EC634E"/>
    <w:rsid w:val="00EC704D"/>
    <w:rsid w:val="00ED0058"/>
    <w:rsid w:val="00ED142F"/>
    <w:rsid w:val="00ED2485"/>
    <w:rsid w:val="00ED337F"/>
    <w:rsid w:val="00ED54E7"/>
    <w:rsid w:val="00ED574F"/>
    <w:rsid w:val="00EE03D4"/>
    <w:rsid w:val="00EE06BF"/>
    <w:rsid w:val="00EE264C"/>
    <w:rsid w:val="00EE2BC5"/>
    <w:rsid w:val="00EE358E"/>
    <w:rsid w:val="00EE5175"/>
    <w:rsid w:val="00EE6880"/>
    <w:rsid w:val="00EE7D18"/>
    <w:rsid w:val="00EF0593"/>
    <w:rsid w:val="00EF08F9"/>
    <w:rsid w:val="00EF12C6"/>
    <w:rsid w:val="00EF2603"/>
    <w:rsid w:val="00EF2F9C"/>
    <w:rsid w:val="00EF308C"/>
    <w:rsid w:val="00EF311C"/>
    <w:rsid w:val="00EF3129"/>
    <w:rsid w:val="00EF48BE"/>
    <w:rsid w:val="00EF62DA"/>
    <w:rsid w:val="00EF6C8E"/>
    <w:rsid w:val="00EF6D01"/>
    <w:rsid w:val="00EF6D37"/>
    <w:rsid w:val="00F00E28"/>
    <w:rsid w:val="00F026C0"/>
    <w:rsid w:val="00F0792E"/>
    <w:rsid w:val="00F15C55"/>
    <w:rsid w:val="00F17572"/>
    <w:rsid w:val="00F17998"/>
    <w:rsid w:val="00F179AC"/>
    <w:rsid w:val="00F202A8"/>
    <w:rsid w:val="00F2110C"/>
    <w:rsid w:val="00F23D07"/>
    <w:rsid w:val="00F24403"/>
    <w:rsid w:val="00F248B4"/>
    <w:rsid w:val="00F25417"/>
    <w:rsid w:val="00F26267"/>
    <w:rsid w:val="00F262A4"/>
    <w:rsid w:val="00F2632E"/>
    <w:rsid w:val="00F27CFA"/>
    <w:rsid w:val="00F32400"/>
    <w:rsid w:val="00F34C32"/>
    <w:rsid w:val="00F34C8E"/>
    <w:rsid w:val="00F37F68"/>
    <w:rsid w:val="00F43CC5"/>
    <w:rsid w:val="00F46143"/>
    <w:rsid w:val="00F467D5"/>
    <w:rsid w:val="00F500AE"/>
    <w:rsid w:val="00F5109D"/>
    <w:rsid w:val="00F514C7"/>
    <w:rsid w:val="00F519BE"/>
    <w:rsid w:val="00F54F76"/>
    <w:rsid w:val="00F6006D"/>
    <w:rsid w:val="00F60D4F"/>
    <w:rsid w:val="00F6106F"/>
    <w:rsid w:val="00F62AC1"/>
    <w:rsid w:val="00F649D0"/>
    <w:rsid w:val="00F6652B"/>
    <w:rsid w:val="00F736FB"/>
    <w:rsid w:val="00F77886"/>
    <w:rsid w:val="00F8600F"/>
    <w:rsid w:val="00F86675"/>
    <w:rsid w:val="00F87323"/>
    <w:rsid w:val="00F877BA"/>
    <w:rsid w:val="00F87CCA"/>
    <w:rsid w:val="00F9151C"/>
    <w:rsid w:val="00F93A7F"/>
    <w:rsid w:val="00F94234"/>
    <w:rsid w:val="00F9532D"/>
    <w:rsid w:val="00F95B25"/>
    <w:rsid w:val="00F96E53"/>
    <w:rsid w:val="00F96FB3"/>
    <w:rsid w:val="00FA0683"/>
    <w:rsid w:val="00FA21C3"/>
    <w:rsid w:val="00FB04C3"/>
    <w:rsid w:val="00FB3B2C"/>
    <w:rsid w:val="00FB5F4E"/>
    <w:rsid w:val="00FB6FB1"/>
    <w:rsid w:val="00FB7AA2"/>
    <w:rsid w:val="00FC0951"/>
    <w:rsid w:val="00FC158F"/>
    <w:rsid w:val="00FC19D9"/>
    <w:rsid w:val="00FC2E45"/>
    <w:rsid w:val="00FC577B"/>
    <w:rsid w:val="00FC6D89"/>
    <w:rsid w:val="00FC727E"/>
    <w:rsid w:val="00FC7534"/>
    <w:rsid w:val="00FD18B8"/>
    <w:rsid w:val="00FD2E46"/>
    <w:rsid w:val="00FD3128"/>
    <w:rsid w:val="00FD36ED"/>
    <w:rsid w:val="00FE360F"/>
    <w:rsid w:val="00FE3697"/>
    <w:rsid w:val="00FE40B6"/>
    <w:rsid w:val="00FE52AF"/>
    <w:rsid w:val="00FE66E1"/>
    <w:rsid w:val="00FE745B"/>
    <w:rsid w:val="00FE7ECF"/>
    <w:rsid w:val="00FF1CA4"/>
    <w:rsid w:val="00FF2213"/>
    <w:rsid w:val="00FF2DB4"/>
    <w:rsid w:val="00FF3709"/>
    <w:rsid w:val="00FF408F"/>
    <w:rsid w:val="00FF46B7"/>
    <w:rsid w:val="00FF6262"/>
    <w:rsid w:val="00FF6545"/>
    <w:rsid w:val="0132F68C"/>
    <w:rsid w:val="013D8567"/>
    <w:rsid w:val="0142A862"/>
    <w:rsid w:val="0145B04D"/>
    <w:rsid w:val="018DD5E7"/>
    <w:rsid w:val="01DB6423"/>
    <w:rsid w:val="01F6ED6F"/>
    <w:rsid w:val="023F7DCC"/>
    <w:rsid w:val="02FFF075"/>
    <w:rsid w:val="03EE25B1"/>
    <w:rsid w:val="0446D301"/>
    <w:rsid w:val="048B9D03"/>
    <w:rsid w:val="04E88DE4"/>
    <w:rsid w:val="05DAFC62"/>
    <w:rsid w:val="06D70641"/>
    <w:rsid w:val="07DF91C7"/>
    <w:rsid w:val="07E3C155"/>
    <w:rsid w:val="0916C746"/>
    <w:rsid w:val="0973B606"/>
    <w:rsid w:val="0AE5B7F3"/>
    <w:rsid w:val="0B6C8237"/>
    <w:rsid w:val="0BDBDABC"/>
    <w:rsid w:val="0C68C367"/>
    <w:rsid w:val="0D5207EE"/>
    <w:rsid w:val="0D9A91BA"/>
    <w:rsid w:val="0DCCFE07"/>
    <w:rsid w:val="0E32EA05"/>
    <w:rsid w:val="0E3DAE05"/>
    <w:rsid w:val="0F347189"/>
    <w:rsid w:val="0F87AA96"/>
    <w:rsid w:val="0F99C0D4"/>
    <w:rsid w:val="1038CD32"/>
    <w:rsid w:val="10C18979"/>
    <w:rsid w:val="10CD6845"/>
    <w:rsid w:val="11437D82"/>
    <w:rsid w:val="1155046F"/>
    <w:rsid w:val="11D85485"/>
    <w:rsid w:val="120E6538"/>
    <w:rsid w:val="1214EBB2"/>
    <w:rsid w:val="1300F352"/>
    <w:rsid w:val="145164E8"/>
    <w:rsid w:val="148E5D40"/>
    <w:rsid w:val="1611FA6D"/>
    <w:rsid w:val="164977AE"/>
    <w:rsid w:val="1794F8AD"/>
    <w:rsid w:val="17A1769D"/>
    <w:rsid w:val="18085360"/>
    <w:rsid w:val="1812DD54"/>
    <w:rsid w:val="196140F5"/>
    <w:rsid w:val="19A707FC"/>
    <w:rsid w:val="1A9C1B0E"/>
    <w:rsid w:val="1B9F3F4E"/>
    <w:rsid w:val="1CA9CCEF"/>
    <w:rsid w:val="1D467564"/>
    <w:rsid w:val="1DD1D54B"/>
    <w:rsid w:val="1E489978"/>
    <w:rsid w:val="1E965821"/>
    <w:rsid w:val="1F131F3D"/>
    <w:rsid w:val="1F152709"/>
    <w:rsid w:val="1F79261D"/>
    <w:rsid w:val="1F84CA29"/>
    <w:rsid w:val="1FE47F3D"/>
    <w:rsid w:val="207AAFC8"/>
    <w:rsid w:val="20D219C9"/>
    <w:rsid w:val="21313998"/>
    <w:rsid w:val="21328EA5"/>
    <w:rsid w:val="2133CBE9"/>
    <w:rsid w:val="22A94563"/>
    <w:rsid w:val="235179C6"/>
    <w:rsid w:val="236FB248"/>
    <w:rsid w:val="24096C70"/>
    <w:rsid w:val="24911827"/>
    <w:rsid w:val="24C0A282"/>
    <w:rsid w:val="24D06CFD"/>
    <w:rsid w:val="250D3245"/>
    <w:rsid w:val="255877C2"/>
    <w:rsid w:val="25E43897"/>
    <w:rsid w:val="289F2560"/>
    <w:rsid w:val="29D17A7B"/>
    <w:rsid w:val="2AD697FD"/>
    <w:rsid w:val="2B5B9A69"/>
    <w:rsid w:val="2B920C75"/>
    <w:rsid w:val="2BA60820"/>
    <w:rsid w:val="2C7B1644"/>
    <w:rsid w:val="2C967D74"/>
    <w:rsid w:val="2D306D00"/>
    <w:rsid w:val="2D892133"/>
    <w:rsid w:val="2DA3465D"/>
    <w:rsid w:val="2DFE1307"/>
    <w:rsid w:val="30608826"/>
    <w:rsid w:val="3096756B"/>
    <w:rsid w:val="30A07F90"/>
    <w:rsid w:val="33215955"/>
    <w:rsid w:val="33FE44A6"/>
    <w:rsid w:val="350EDC3D"/>
    <w:rsid w:val="35B42797"/>
    <w:rsid w:val="360C10B2"/>
    <w:rsid w:val="36121DE9"/>
    <w:rsid w:val="3631C6F9"/>
    <w:rsid w:val="3720A9EC"/>
    <w:rsid w:val="37D9118E"/>
    <w:rsid w:val="39830A10"/>
    <w:rsid w:val="398B9943"/>
    <w:rsid w:val="39BC2A9E"/>
    <w:rsid w:val="3A14A2A0"/>
    <w:rsid w:val="3A6CF240"/>
    <w:rsid w:val="3AE062E6"/>
    <w:rsid w:val="3BE028A3"/>
    <w:rsid w:val="3C2DF8F7"/>
    <w:rsid w:val="3C4869F5"/>
    <w:rsid w:val="3CBF11EA"/>
    <w:rsid w:val="3D74BEC6"/>
    <w:rsid w:val="3D95E7BD"/>
    <w:rsid w:val="3E71A2EC"/>
    <w:rsid w:val="3E7F7282"/>
    <w:rsid w:val="3E85F72C"/>
    <w:rsid w:val="40151B3D"/>
    <w:rsid w:val="40364DB1"/>
    <w:rsid w:val="407ED75F"/>
    <w:rsid w:val="40BC7849"/>
    <w:rsid w:val="40EF4A94"/>
    <w:rsid w:val="41EB33FF"/>
    <w:rsid w:val="42259FD1"/>
    <w:rsid w:val="427B2915"/>
    <w:rsid w:val="42AE6650"/>
    <w:rsid w:val="42F8A008"/>
    <w:rsid w:val="42FA48E1"/>
    <w:rsid w:val="44110434"/>
    <w:rsid w:val="44B20683"/>
    <w:rsid w:val="44C979AE"/>
    <w:rsid w:val="461F7FE4"/>
    <w:rsid w:val="4705515B"/>
    <w:rsid w:val="47501813"/>
    <w:rsid w:val="475B6F64"/>
    <w:rsid w:val="4784FE8E"/>
    <w:rsid w:val="47B9B2B6"/>
    <w:rsid w:val="47D53B2E"/>
    <w:rsid w:val="4830E938"/>
    <w:rsid w:val="48B03022"/>
    <w:rsid w:val="495902AE"/>
    <w:rsid w:val="49956328"/>
    <w:rsid w:val="4A924026"/>
    <w:rsid w:val="4B8A47E4"/>
    <w:rsid w:val="4B8D85E7"/>
    <w:rsid w:val="4C70930F"/>
    <w:rsid w:val="4C8BD1A9"/>
    <w:rsid w:val="4C986F4C"/>
    <w:rsid w:val="4D175135"/>
    <w:rsid w:val="4D537BD4"/>
    <w:rsid w:val="4D6B786F"/>
    <w:rsid w:val="4D7BDF03"/>
    <w:rsid w:val="4DD28ADB"/>
    <w:rsid w:val="4E43040F"/>
    <w:rsid w:val="4EDD232D"/>
    <w:rsid w:val="4EEEE2EE"/>
    <w:rsid w:val="4F702070"/>
    <w:rsid w:val="50140D2C"/>
    <w:rsid w:val="5036965C"/>
    <w:rsid w:val="50CFD4FE"/>
    <w:rsid w:val="50D4BDA2"/>
    <w:rsid w:val="5158065E"/>
    <w:rsid w:val="526E20D2"/>
    <w:rsid w:val="5324CC48"/>
    <w:rsid w:val="53452528"/>
    <w:rsid w:val="53DA6BB3"/>
    <w:rsid w:val="546A3F6E"/>
    <w:rsid w:val="54FE4C7E"/>
    <w:rsid w:val="5557D213"/>
    <w:rsid w:val="55F91493"/>
    <w:rsid w:val="56B3F2B6"/>
    <w:rsid w:val="571FA3CC"/>
    <w:rsid w:val="582D0E9D"/>
    <w:rsid w:val="588C0400"/>
    <w:rsid w:val="5897D5C7"/>
    <w:rsid w:val="59B70A05"/>
    <w:rsid w:val="5A029B44"/>
    <w:rsid w:val="5C6754A4"/>
    <w:rsid w:val="5CE384B0"/>
    <w:rsid w:val="5D44F740"/>
    <w:rsid w:val="5D52EFD2"/>
    <w:rsid w:val="5D9AD31F"/>
    <w:rsid w:val="5DF2B8ED"/>
    <w:rsid w:val="5E401221"/>
    <w:rsid w:val="5E6936F8"/>
    <w:rsid w:val="5E90C385"/>
    <w:rsid w:val="5EBC385A"/>
    <w:rsid w:val="5EC488FD"/>
    <w:rsid w:val="5F5FC348"/>
    <w:rsid w:val="618ABA71"/>
    <w:rsid w:val="6197568B"/>
    <w:rsid w:val="620D4A7A"/>
    <w:rsid w:val="62389ECF"/>
    <w:rsid w:val="62D59FC8"/>
    <w:rsid w:val="62FD7B07"/>
    <w:rsid w:val="63BF85FF"/>
    <w:rsid w:val="63DB4017"/>
    <w:rsid w:val="64134607"/>
    <w:rsid w:val="6422A325"/>
    <w:rsid w:val="643013FF"/>
    <w:rsid w:val="64A40C0B"/>
    <w:rsid w:val="655D37CA"/>
    <w:rsid w:val="65987C39"/>
    <w:rsid w:val="6601146C"/>
    <w:rsid w:val="661DE37C"/>
    <w:rsid w:val="6658B4DE"/>
    <w:rsid w:val="66C36FC0"/>
    <w:rsid w:val="66DCE246"/>
    <w:rsid w:val="66F7BA3A"/>
    <w:rsid w:val="66F95305"/>
    <w:rsid w:val="6761BF12"/>
    <w:rsid w:val="682FDC80"/>
    <w:rsid w:val="695DCA46"/>
    <w:rsid w:val="6AA7007B"/>
    <w:rsid w:val="6AAA3E98"/>
    <w:rsid w:val="6AD10B78"/>
    <w:rsid w:val="6AF2C3C2"/>
    <w:rsid w:val="6B06D9DB"/>
    <w:rsid w:val="6B06FA7F"/>
    <w:rsid w:val="6B607725"/>
    <w:rsid w:val="6B960A95"/>
    <w:rsid w:val="6BAB6D6B"/>
    <w:rsid w:val="6BD73E04"/>
    <w:rsid w:val="6C61112C"/>
    <w:rsid w:val="6CB380AA"/>
    <w:rsid w:val="6CB84AFB"/>
    <w:rsid w:val="6CBC1C91"/>
    <w:rsid w:val="6CCAB397"/>
    <w:rsid w:val="6CCFC2DC"/>
    <w:rsid w:val="6DA95FFD"/>
    <w:rsid w:val="6E535C7E"/>
    <w:rsid w:val="6E67BAFE"/>
    <w:rsid w:val="6EE8483A"/>
    <w:rsid w:val="6F262D1B"/>
    <w:rsid w:val="6F8CDDA7"/>
    <w:rsid w:val="6F8E1051"/>
    <w:rsid w:val="6FF006FF"/>
    <w:rsid w:val="70014554"/>
    <w:rsid w:val="700605D8"/>
    <w:rsid w:val="714E6B4D"/>
    <w:rsid w:val="7216FE55"/>
    <w:rsid w:val="73745D48"/>
    <w:rsid w:val="740CC3FD"/>
    <w:rsid w:val="74405B6D"/>
    <w:rsid w:val="7474D5F2"/>
    <w:rsid w:val="74CF643A"/>
    <w:rsid w:val="752FB435"/>
    <w:rsid w:val="7578A017"/>
    <w:rsid w:val="76B0E582"/>
    <w:rsid w:val="7755C767"/>
    <w:rsid w:val="777F2845"/>
    <w:rsid w:val="77B2D8C4"/>
    <w:rsid w:val="7802A0F7"/>
    <w:rsid w:val="789FD1E1"/>
    <w:rsid w:val="78C5AB2D"/>
    <w:rsid w:val="792447B5"/>
    <w:rsid w:val="7946BEDA"/>
    <w:rsid w:val="79578491"/>
    <w:rsid w:val="7A0635DF"/>
    <w:rsid w:val="7A367613"/>
    <w:rsid w:val="7C60CAA4"/>
    <w:rsid w:val="7CBC6D36"/>
    <w:rsid w:val="7DD56C62"/>
    <w:rsid w:val="7E08F7B0"/>
    <w:rsid w:val="7F6B9D76"/>
    <w:rsid w:val="7FF90A24"/>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47B87"/>
  <w15:docId w15:val="{6494D019-2789-44C1-AE65-FDB6D7895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rsid w:val="00A176F8"/>
    <w:pPr>
      <w:widowControl w:val="0"/>
      <w:autoSpaceDE w:val="0"/>
      <w:autoSpaceDN w:val="0"/>
      <w:spacing w:after="0" w:line="240" w:lineRule="auto"/>
    </w:pPr>
    <w:rPr>
      <w:rFonts w:ascii="Arial" w:eastAsia="Arial" w:hAnsi="Arial" w:cs="Arial"/>
    </w:rPr>
  </w:style>
  <w:style w:type="paragraph" w:styleId="Ttulo1">
    <w:name w:val="heading 1"/>
    <w:basedOn w:val="Normal"/>
    <w:link w:val="Ttulo1Char"/>
    <w:uiPriority w:val="1"/>
    <w:rsid w:val="00A176F8"/>
    <w:pPr>
      <w:ind w:left="959"/>
      <w:outlineLvl w:val="0"/>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1"/>
    <w:rsid w:val="00A176F8"/>
    <w:rPr>
      <w:rFonts w:ascii="Arial" w:eastAsia="Arial" w:hAnsi="Arial" w:cs="Arial"/>
      <w:b/>
      <w:bCs/>
      <w:lang w:val="pt-PT"/>
    </w:rPr>
  </w:style>
  <w:style w:type="table" w:customStyle="1" w:styleId="NormalTable0">
    <w:name w:val="Normal Table0"/>
    <w:uiPriority w:val="2"/>
    <w:semiHidden/>
    <w:unhideWhenUsed/>
    <w:qFormat/>
    <w:rsid w:val="00A176F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Sumrio1">
    <w:name w:val="toc 1"/>
    <w:basedOn w:val="Normal"/>
    <w:uiPriority w:val="39"/>
    <w:rsid w:val="00A176F8"/>
    <w:rPr>
      <w:rFonts w:ascii="Calibri" w:hAnsi="Calibri"/>
    </w:rPr>
  </w:style>
  <w:style w:type="paragraph" w:styleId="Corpodetexto">
    <w:name w:val="Body Text"/>
    <w:basedOn w:val="Normal"/>
    <w:link w:val="CorpodetextoChar"/>
    <w:uiPriority w:val="1"/>
    <w:rsid w:val="00A176F8"/>
  </w:style>
  <w:style w:type="character" w:customStyle="1" w:styleId="CorpodetextoChar">
    <w:name w:val="Corpo de texto Char"/>
    <w:basedOn w:val="Fontepargpadro"/>
    <w:link w:val="Corpodetexto"/>
    <w:uiPriority w:val="1"/>
    <w:rsid w:val="00A176F8"/>
    <w:rPr>
      <w:rFonts w:ascii="Arial" w:eastAsia="Arial" w:hAnsi="Arial" w:cs="Arial"/>
      <w:lang w:val="pt-PT"/>
    </w:rPr>
  </w:style>
  <w:style w:type="paragraph" w:styleId="PargrafodaLista">
    <w:name w:val="List Paragraph"/>
    <w:aliases w:val="Item,Tabela,Títulos diss,Lista Colorida - Ênfase 11,List1,List11,List111,List1111,List11111,Citation List,bei normal,List Paragraph1,Numbered Indented Text,List Paragraph Char Char Char,List Paragraph Char Char,Bullet 1,lp1"/>
    <w:basedOn w:val="Normal"/>
    <w:link w:val="PargrafodaListaChar"/>
    <w:uiPriority w:val="34"/>
    <w:qFormat/>
    <w:rsid w:val="00A176F8"/>
    <w:pPr>
      <w:ind w:left="959"/>
      <w:jc w:val="both"/>
    </w:pPr>
  </w:style>
  <w:style w:type="paragraph" w:customStyle="1" w:styleId="TableParagraph">
    <w:name w:val="Table Paragraph"/>
    <w:basedOn w:val="Normal"/>
    <w:uiPriority w:val="1"/>
    <w:rsid w:val="00A176F8"/>
    <w:pPr>
      <w:spacing w:before="24"/>
      <w:ind w:left="59"/>
    </w:pPr>
  </w:style>
  <w:style w:type="character" w:styleId="Refdecomentrio">
    <w:name w:val="annotation reference"/>
    <w:basedOn w:val="Fontepargpadro"/>
    <w:uiPriority w:val="99"/>
    <w:semiHidden/>
    <w:unhideWhenUsed/>
    <w:rsid w:val="00A176F8"/>
    <w:rPr>
      <w:sz w:val="16"/>
      <w:szCs w:val="16"/>
    </w:rPr>
  </w:style>
  <w:style w:type="paragraph" w:styleId="Textodecomentrio">
    <w:name w:val="annotation text"/>
    <w:basedOn w:val="Normal"/>
    <w:link w:val="TextodecomentrioChar"/>
    <w:uiPriority w:val="99"/>
    <w:unhideWhenUsed/>
    <w:rsid w:val="00A176F8"/>
    <w:rPr>
      <w:sz w:val="20"/>
      <w:szCs w:val="20"/>
    </w:rPr>
  </w:style>
  <w:style w:type="character" w:customStyle="1" w:styleId="TextodecomentrioChar">
    <w:name w:val="Texto de comentário Char"/>
    <w:basedOn w:val="Fontepargpadro"/>
    <w:link w:val="Textodecomentrio"/>
    <w:uiPriority w:val="99"/>
    <w:rsid w:val="00A176F8"/>
    <w:rPr>
      <w:rFonts w:ascii="Arial" w:eastAsia="Arial" w:hAnsi="Arial" w:cs="Arial"/>
      <w:sz w:val="20"/>
      <w:szCs w:val="20"/>
      <w:lang w:val="pt-PT"/>
    </w:rPr>
  </w:style>
  <w:style w:type="paragraph" w:styleId="Assuntodocomentrio">
    <w:name w:val="annotation subject"/>
    <w:basedOn w:val="Textodecomentrio"/>
    <w:next w:val="Textodecomentrio"/>
    <w:link w:val="AssuntodocomentrioChar"/>
    <w:uiPriority w:val="99"/>
    <w:semiHidden/>
    <w:unhideWhenUsed/>
    <w:rsid w:val="00A176F8"/>
    <w:rPr>
      <w:b/>
      <w:bCs/>
    </w:rPr>
  </w:style>
  <w:style w:type="character" w:customStyle="1" w:styleId="AssuntodocomentrioChar">
    <w:name w:val="Assunto do comentário Char"/>
    <w:basedOn w:val="TextodecomentrioChar"/>
    <w:link w:val="Assuntodocomentrio"/>
    <w:uiPriority w:val="99"/>
    <w:semiHidden/>
    <w:rsid w:val="00A176F8"/>
    <w:rPr>
      <w:rFonts w:ascii="Arial" w:eastAsia="Arial" w:hAnsi="Arial" w:cs="Arial"/>
      <w:b/>
      <w:bCs/>
      <w:sz w:val="20"/>
      <w:szCs w:val="20"/>
      <w:lang w:val="pt-PT"/>
    </w:rPr>
  </w:style>
  <w:style w:type="paragraph" w:styleId="Textodebalo">
    <w:name w:val="Balloon Text"/>
    <w:basedOn w:val="Normal"/>
    <w:link w:val="TextodebaloChar"/>
    <w:uiPriority w:val="99"/>
    <w:semiHidden/>
    <w:unhideWhenUsed/>
    <w:rsid w:val="00A176F8"/>
    <w:rPr>
      <w:rFonts w:ascii="Segoe UI" w:hAnsi="Segoe UI" w:cs="Segoe UI"/>
      <w:sz w:val="18"/>
      <w:szCs w:val="18"/>
    </w:rPr>
  </w:style>
  <w:style w:type="character" w:customStyle="1" w:styleId="TextodebaloChar">
    <w:name w:val="Texto de balão Char"/>
    <w:basedOn w:val="Fontepargpadro"/>
    <w:link w:val="Textodebalo"/>
    <w:uiPriority w:val="99"/>
    <w:semiHidden/>
    <w:rsid w:val="00A176F8"/>
    <w:rPr>
      <w:rFonts w:ascii="Segoe UI" w:eastAsia="Arial" w:hAnsi="Segoe UI" w:cs="Segoe UI"/>
      <w:sz w:val="18"/>
      <w:szCs w:val="18"/>
      <w:lang w:val="pt-PT"/>
    </w:rPr>
  </w:style>
  <w:style w:type="paragraph" w:styleId="Cabealho">
    <w:name w:val="header"/>
    <w:basedOn w:val="Normal"/>
    <w:link w:val="CabealhoChar"/>
    <w:uiPriority w:val="99"/>
    <w:unhideWhenUsed/>
    <w:rsid w:val="00A176F8"/>
    <w:pPr>
      <w:tabs>
        <w:tab w:val="center" w:pos="4252"/>
        <w:tab w:val="right" w:pos="8504"/>
      </w:tabs>
    </w:pPr>
  </w:style>
  <w:style w:type="character" w:customStyle="1" w:styleId="CabealhoChar">
    <w:name w:val="Cabeçalho Char"/>
    <w:basedOn w:val="Fontepargpadro"/>
    <w:link w:val="Cabealho"/>
    <w:uiPriority w:val="99"/>
    <w:rsid w:val="00A176F8"/>
    <w:rPr>
      <w:rFonts w:ascii="Arial" w:eastAsia="Arial" w:hAnsi="Arial" w:cs="Arial"/>
      <w:lang w:val="pt-PT"/>
    </w:rPr>
  </w:style>
  <w:style w:type="paragraph" w:styleId="Rodap">
    <w:name w:val="footer"/>
    <w:basedOn w:val="Normal"/>
    <w:link w:val="RodapChar"/>
    <w:uiPriority w:val="99"/>
    <w:unhideWhenUsed/>
    <w:rsid w:val="00A176F8"/>
    <w:pPr>
      <w:tabs>
        <w:tab w:val="center" w:pos="4252"/>
        <w:tab w:val="right" w:pos="8504"/>
      </w:tabs>
    </w:pPr>
  </w:style>
  <w:style w:type="character" w:customStyle="1" w:styleId="RodapChar">
    <w:name w:val="Rodapé Char"/>
    <w:basedOn w:val="Fontepargpadro"/>
    <w:link w:val="Rodap"/>
    <w:uiPriority w:val="99"/>
    <w:rsid w:val="00A176F8"/>
    <w:rPr>
      <w:rFonts w:ascii="Arial" w:eastAsia="Arial" w:hAnsi="Arial" w:cs="Arial"/>
      <w:lang w:val="pt-PT"/>
    </w:rPr>
  </w:style>
  <w:style w:type="paragraph" w:styleId="Textodenotaderodap">
    <w:name w:val="footnote text"/>
    <w:basedOn w:val="Normal"/>
    <w:link w:val="TextodenotaderodapChar"/>
    <w:uiPriority w:val="99"/>
    <w:semiHidden/>
    <w:unhideWhenUsed/>
    <w:rsid w:val="00A176F8"/>
    <w:rPr>
      <w:sz w:val="20"/>
      <w:szCs w:val="20"/>
    </w:rPr>
  </w:style>
  <w:style w:type="character" w:customStyle="1" w:styleId="TextodenotaderodapChar">
    <w:name w:val="Texto de nota de rodapé Char"/>
    <w:basedOn w:val="Fontepargpadro"/>
    <w:link w:val="Textodenotaderodap"/>
    <w:uiPriority w:val="99"/>
    <w:semiHidden/>
    <w:rsid w:val="00A176F8"/>
    <w:rPr>
      <w:rFonts w:ascii="Arial" w:eastAsia="Arial" w:hAnsi="Arial" w:cs="Arial"/>
      <w:sz w:val="20"/>
      <w:szCs w:val="20"/>
      <w:lang w:val="pt-PT"/>
    </w:rPr>
  </w:style>
  <w:style w:type="character" w:styleId="Refdenotaderodap">
    <w:name w:val="footnote reference"/>
    <w:basedOn w:val="Fontepargpadro"/>
    <w:uiPriority w:val="99"/>
    <w:semiHidden/>
    <w:unhideWhenUsed/>
    <w:rsid w:val="00A176F8"/>
    <w:rPr>
      <w:vertAlign w:val="superscript"/>
    </w:rPr>
  </w:style>
  <w:style w:type="paragraph" w:customStyle="1" w:styleId="Default">
    <w:name w:val="Default"/>
    <w:rsid w:val="00A176F8"/>
    <w:pPr>
      <w:autoSpaceDE w:val="0"/>
      <w:autoSpaceDN w:val="0"/>
      <w:adjustRightInd w:val="0"/>
      <w:spacing w:after="0" w:line="240" w:lineRule="auto"/>
    </w:pPr>
    <w:rPr>
      <w:rFonts w:ascii="Calibri" w:hAnsi="Calibri" w:cs="Calibri"/>
      <w:color w:val="000000"/>
      <w:sz w:val="24"/>
      <w:szCs w:val="24"/>
    </w:rPr>
  </w:style>
  <w:style w:type="paragraph" w:styleId="CabealhodoSumrio">
    <w:name w:val="TOC Heading"/>
    <w:basedOn w:val="Ttulo1"/>
    <w:next w:val="Normal"/>
    <w:uiPriority w:val="39"/>
    <w:unhideWhenUsed/>
    <w:qFormat/>
    <w:rsid w:val="00A176F8"/>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eastAsia="pt-BR"/>
    </w:rPr>
  </w:style>
  <w:style w:type="character" w:styleId="Hyperlink">
    <w:name w:val="Hyperlink"/>
    <w:basedOn w:val="Fontepargpadro"/>
    <w:uiPriority w:val="99"/>
    <w:unhideWhenUsed/>
    <w:rsid w:val="00A176F8"/>
    <w:rPr>
      <w:color w:val="0000FF" w:themeColor="hyperlink"/>
      <w:u w:val="single"/>
    </w:rPr>
  </w:style>
  <w:style w:type="paragraph" w:styleId="Reviso">
    <w:name w:val="Revision"/>
    <w:hidden/>
    <w:uiPriority w:val="99"/>
    <w:semiHidden/>
    <w:rsid w:val="00A176F8"/>
    <w:pPr>
      <w:spacing w:after="0" w:line="240" w:lineRule="auto"/>
    </w:pPr>
    <w:rPr>
      <w:rFonts w:ascii="Arial" w:eastAsia="Arial" w:hAnsi="Arial" w:cs="Arial"/>
      <w:lang w:val="pt-PT"/>
    </w:rPr>
  </w:style>
  <w:style w:type="table" w:styleId="Tabelacomgrade">
    <w:name w:val="Table Grid"/>
    <w:basedOn w:val="Tabelanormal"/>
    <w:uiPriority w:val="39"/>
    <w:rsid w:val="00A176F8"/>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ulo">
    <w:name w:val="Capítulo"/>
    <w:basedOn w:val="Ttulo1"/>
    <w:link w:val="CaptuloChar"/>
    <w:uiPriority w:val="1"/>
    <w:qFormat/>
    <w:rsid w:val="002D6804"/>
    <w:pPr>
      <w:keepNext/>
      <w:pageBreakBefore/>
      <w:numPr>
        <w:numId w:val="13"/>
      </w:numPr>
      <w:tabs>
        <w:tab w:val="center" w:pos="0"/>
        <w:tab w:val="center" w:pos="1276"/>
      </w:tabs>
      <w:spacing w:before="480" w:after="360" w:line="300" w:lineRule="exact"/>
      <w:jc w:val="center"/>
    </w:pPr>
    <w:rPr>
      <w:rFonts w:asciiTheme="minorHAnsi" w:hAnsiTheme="minorHAnsi" w:cstheme="minorHAnsi"/>
    </w:rPr>
  </w:style>
  <w:style w:type="paragraph" w:customStyle="1" w:styleId="Seo">
    <w:name w:val="Seção"/>
    <w:basedOn w:val="Ttulo1"/>
    <w:link w:val="SeoChar"/>
    <w:uiPriority w:val="1"/>
    <w:qFormat/>
    <w:rsid w:val="00A176F8"/>
    <w:pPr>
      <w:keepNext/>
      <w:spacing w:before="240" w:after="240" w:line="300" w:lineRule="exact"/>
      <w:ind w:left="113" w:hanging="113"/>
      <w:outlineLvl w:val="1"/>
    </w:pPr>
    <w:rPr>
      <w:rFonts w:cstheme="minorHAnsi"/>
    </w:rPr>
  </w:style>
  <w:style w:type="character" w:customStyle="1" w:styleId="CaptuloChar">
    <w:name w:val="Capítulo Char"/>
    <w:basedOn w:val="Ttulo1Char"/>
    <w:link w:val="Captulo"/>
    <w:uiPriority w:val="1"/>
    <w:rsid w:val="002D6804"/>
    <w:rPr>
      <w:rFonts w:ascii="Arial" w:eastAsia="Arial" w:hAnsi="Arial" w:cstheme="minorHAnsi"/>
      <w:b/>
      <w:bCs/>
      <w:lang w:val="pt-PT"/>
    </w:rPr>
  </w:style>
  <w:style w:type="paragraph" w:customStyle="1" w:styleId="Subseo">
    <w:name w:val="Subseção"/>
    <w:basedOn w:val="Ttulo1"/>
    <w:link w:val="SubseoChar"/>
    <w:uiPriority w:val="1"/>
    <w:qFormat/>
    <w:rsid w:val="00A176F8"/>
    <w:pPr>
      <w:keepNext/>
      <w:spacing w:before="240" w:after="240" w:line="300" w:lineRule="exact"/>
      <w:ind w:left="113"/>
      <w:outlineLvl w:val="2"/>
    </w:pPr>
    <w:rPr>
      <w:rFonts w:cstheme="minorHAnsi"/>
    </w:rPr>
  </w:style>
  <w:style w:type="character" w:customStyle="1" w:styleId="SeoChar">
    <w:name w:val="Seção Char"/>
    <w:basedOn w:val="Ttulo1Char"/>
    <w:link w:val="Seo"/>
    <w:uiPriority w:val="1"/>
    <w:rsid w:val="00A176F8"/>
    <w:rPr>
      <w:rFonts w:ascii="Arial" w:eastAsia="Arial" w:hAnsi="Arial" w:cstheme="minorHAnsi"/>
      <w:b/>
      <w:bCs/>
      <w:lang w:val="pt-PT"/>
    </w:rPr>
  </w:style>
  <w:style w:type="character" w:customStyle="1" w:styleId="SubseoChar">
    <w:name w:val="Subseção Char"/>
    <w:basedOn w:val="Ttulo1Char"/>
    <w:link w:val="Subseo"/>
    <w:uiPriority w:val="1"/>
    <w:rsid w:val="00A176F8"/>
    <w:rPr>
      <w:rFonts w:ascii="Arial" w:eastAsia="Arial" w:hAnsi="Arial" w:cstheme="minorHAnsi"/>
      <w:b/>
      <w:bCs/>
      <w:lang w:val="pt-PT"/>
    </w:rPr>
  </w:style>
  <w:style w:type="paragraph" w:styleId="Sumrio2">
    <w:name w:val="toc 2"/>
    <w:basedOn w:val="Normal"/>
    <w:next w:val="Normal"/>
    <w:autoRedefine/>
    <w:uiPriority w:val="39"/>
    <w:unhideWhenUsed/>
    <w:rsid w:val="00A176F8"/>
    <w:pPr>
      <w:spacing w:after="100"/>
      <w:ind w:left="220"/>
    </w:pPr>
    <w:rPr>
      <w:rFonts w:ascii="Calibri" w:hAnsi="Calibri"/>
    </w:rPr>
  </w:style>
  <w:style w:type="paragraph" w:styleId="Sumrio3">
    <w:name w:val="toc 3"/>
    <w:basedOn w:val="Normal"/>
    <w:next w:val="Normal"/>
    <w:autoRedefine/>
    <w:uiPriority w:val="39"/>
    <w:unhideWhenUsed/>
    <w:rsid w:val="00A176F8"/>
    <w:pPr>
      <w:spacing w:after="100"/>
      <w:ind w:left="440"/>
    </w:pPr>
    <w:rPr>
      <w:rFonts w:asciiTheme="minorHAnsi" w:hAnsiTheme="minorHAnsi"/>
    </w:rPr>
  </w:style>
  <w:style w:type="paragraph" w:customStyle="1" w:styleId="GradeMdia1-nfase22">
    <w:name w:val="Grade Média 1 - Ênfase 22"/>
    <w:basedOn w:val="Normal"/>
    <w:qFormat/>
    <w:rsid w:val="00A176F8"/>
    <w:pPr>
      <w:widowControl/>
      <w:autoSpaceDE/>
      <w:autoSpaceDN/>
      <w:spacing w:after="200" w:line="276" w:lineRule="auto"/>
      <w:ind w:left="720"/>
      <w:contextualSpacing/>
    </w:pPr>
    <w:rPr>
      <w:rFonts w:ascii="Calibri" w:eastAsia="Times New Roman" w:hAnsi="Calibri" w:cs="Times New Roman"/>
      <w:lang w:eastAsia="pt-BR"/>
    </w:rPr>
  </w:style>
  <w:style w:type="character" w:customStyle="1" w:styleId="PargrafodaListaChar">
    <w:name w:val="Parágrafo da Lista Char"/>
    <w:aliases w:val="Item Char,Tabela Char,Títulos diss Char,Lista Colorida - Ênfase 11 Char,List1 Char,List11 Char,List111 Char,List1111 Char,List11111 Char,Citation List Char,bei normal Char,List Paragraph1 Char,Numbered Indented Text Char,lp1 Char"/>
    <w:basedOn w:val="Fontepargpadro"/>
    <w:link w:val="PargrafodaLista"/>
    <w:uiPriority w:val="34"/>
    <w:locked/>
    <w:rsid w:val="00A176F8"/>
    <w:rPr>
      <w:rFonts w:ascii="Arial" w:eastAsia="Arial" w:hAnsi="Arial" w:cs="Arial"/>
      <w:lang w:val="pt-PT"/>
    </w:rPr>
  </w:style>
  <w:style w:type="paragraph" w:customStyle="1" w:styleId="T1">
    <w:name w:val="T1"/>
    <w:basedOn w:val="Ttulo1"/>
    <w:uiPriority w:val="1"/>
    <w:qFormat/>
    <w:rsid w:val="00AF23ED"/>
    <w:pPr>
      <w:keepNext/>
      <w:widowControl/>
      <w:tabs>
        <w:tab w:val="left" w:pos="479"/>
      </w:tabs>
      <w:spacing w:before="240" w:line="300" w:lineRule="exact"/>
      <w:ind w:left="0"/>
    </w:pPr>
    <w:rPr>
      <w:rFonts w:ascii="Calibri" w:eastAsia="Calibri" w:hAnsi="Calibri" w:cs="Calibri"/>
      <w:lang w:eastAsia="pt-PT" w:bidi="pt-PT"/>
    </w:rPr>
  </w:style>
  <w:style w:type="numbering" w:customStyle="1" w:styleId="Estilo1">
    <w:name w:val="Estilo1"/>
    <w:uiPriority w:val="99"/>
    <w:rsid w:val="00BE52D8"/>
    <w:pPr>
      <w:numPr>
        <w:numId w:val="22"/>
      </w:numPr>
    </w:pPr>
  </w:style>
  <w:style w:type="paragraph" w:customStyle="1" w:styleId="pf0">
    <w:name w:val="pf0"/>
    <w:basedOn w:val="Normal"/>
    <w:rsid w:val="00641D57"/>
    <w:pPr>
      <w:widowControl/>
      <w:autoSpaceDE/>
      <w:autoSpaceDN/>
      <w:spacing w:before="100" w:beforeAutospacing="1" w:after="100" w:afterAutospacing="1"/>
    </w:pPr>
    <w:rPr>
      <w:rFonts w:ascii="Times New Roman" w:eastAsia="Times New Roman" w:hAnsi="Times New Roman" w:cs="Times New Roman"/>
      <w:sz w:val="24"/>
      <w:szCs w:val="24"/>
      <w:lang w:eastAsia="pt-BR"/>
    </w:rPr>
  </w:style>
  <w:style w:type="character" w:customStyle="1" w:styleId="cf01">
    <w:name w:val="cf01"/>
    <w:basedOn w:val="Fontepargpadro"/>
    <w:rsid w:val="00641D57"/>
    <w:rPr>
      <w:rFonts w:ascii="Segoe UI" w:hAnsi="Segoe UI" w:cs="Segoe UI" w:hint="default"/>
      <w:i/>
      <w:iCs/>
      <w:sz w:val="18"/>
      <w:szCs w:val="18"/>
    </w:rPr>
  </w:style>
  <w:style w:type="paragraph" w:customStyle="1" w:styleId="Level2">
    <w:name w:val="Level 2"/>
    <w:basedOn w:val="PargrafodaLista"/>
    <w:autoRedefine/>
    <w:qFormat/>
    <w:rsid w:val="007D0BC1"/>
    <w:pPr>
      <w:tabs>
        <w:tab w:val="left" w:pos="911"/>
      </w:tabs>
      <w:spacing w:before="120" w:line="300" w:lineRule="exact"/>
      <w:ind w:left="567" w:hanging="567"/>
    </w:pPr>
    <w:rPr>
      <w:rFonts w:asciiTheme="minorHAnsi" w:eastAsia="Calibri" w:hAnsiTheme="minorHAnsi" w:cs="Calibri"/>
      <w:lang w:eastAsia="pt-PT" w:bidi="pt-PT"/>
    </w:rPr>
  </w:style>
  <w:style w:type="paragraph" w:customStyle="1" w:styleId="Level4">
    <w:name w:val="Level 4"/>
    <w:basedOn w:val="PargrafodaLista"/>
    <w:qFormat/>
    <w:rsid w:val="007D0BC1"/>
    <w:pPr>
      <w:tabs>
        <w:tab w:val="left" w:pos="993"/>
      </w:tabs>
      <w:spacing w:before="120" w:line="300" w:lineRule="exact"/>
      <w:ind w:left="851" w:hanging="567"/>
    </w:pPr>
    <w:rPr>
      <w:rFonts w:ascii="Calibri" w:eastAsia="Calibri" w:hAnsi="Calibri" w:cs="Calibri"/>
      <w:lang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262313">
      <w:bodyDiv w:val="1"/>
      <w:marLeft w:val="0"/>
      <w:marRight w:val="0"/>
      <w:marTop w:val="0"/>
      <w:marBottom w:val="0"/>
      <w:divBdr>
        <w:top w:val="none" w:sz="0" w:space="0" w:color="auto"/>
        <w:left w:val="none" w:sz="0" w:space="0" w:color="auto"/>
        <w:bottom w:val="none" w:sz="0" w:space="0" w:color="auto"/>
        <w:right w:val="none" w:sz="0" w:space="0" w:color="auto"/>
      </w:divBdr>
    </w:div>
    <w:div w:id="669144353">
      <w:bodyDiv w:val="1"/>
      <w:marLeft w:val="0"/>
      <w:marRight w:val="0"/>
      <w:marTop w:val="0"/>
      <w:marBottom w:val="0"/>
      <w:divBdr>
        <w:top w:val="none" w:sz="0" w:space="0" w:color="auto"/>
        <w:left w:val="none" w:sz="0" w:space="0" w:color="auto"/>
        <w:bottom w:val="none" w:sz="0" w:space="0" w:color="auto"/>
        <w:right w:val="none" w:sz="0" w:space="0" w:color="auto"/>
      </w:divBdr>
    </w:div>
    <w:div w:id="796069854">
      <w:bodyDiv w:val="1"/>
      <w:marLeft w:val="0"/>
      <w:marRight w:val="0"/>
      <w:marTop w:val="0"/>
      <w:marBottom w:val="0"/>
      <w:divBdr>
        <w:top w:val="none" w:sz="0" w:space="0" w:color="auto"/>
        <w:left w:val="none" w:sz="0" w:space="0" w:color="auto"/>
        <w:bottom w:val="none" w:sz="0" w:space="0" w:color="auto"/>
        <w:right w:val="none" w:sz="0" w:space="0" w:color="auto"/>
      </w:divBdr>
    </w:div>
    <w:div w:id="854153405">
      <w:bodyDiv w:val="1"/>
      <w:marLeft w:val="0"/>
      <w:marRight w:val="0"/>
      <w:marTop w:val="0"/>
      <w:marBottom w:val="0"/>
      <w:divBdr>
        <w:top w:val="none" w:sz="0" w:space="0" w:color="auto"/>
        <w:left w:val="none" w:sz="0" w:space="0" w:color="auto"/>
        <w:bottom w:val="none" w:sz="0" w:space="0" w:color="auto"/>
        <w:right w:val="none" w:sz="0" w:space="0" w:color="auto"/>
      </w:divBdr>
      <w:divsChild>
        <w:div w:id="150299347">
          <w:marLeft w:val="0"/>
          <w:marRight w:val="0"/>
          <w:marTop w:val="0"/>
          <w:marBottom w:val="0"/>
          <w:divBdr>
            <w:top w:val="single" w:sz="2" w:space="0" w:color="E8E8E8"/>
            <w:left w:val="single" w:sz="2" w:space="0" w:color="E8E8E8"/>
            <w:bottom w:val="single" w:sz="2" w:space="0" w:color="E8E8E8"/>
            <w:right w:val="single" w:sz="2" w:space="0" w:color="E8E8E8"/>
          </w:divBdr>
          <w:divsChild>
            <w:div w:id="1594434589">
              <w:marLeft w:val="0"/>
              <w:marRight w:val="0"/>
              <w:marTop w:val="0"/>
              <w:marBottom w:val="0"/>
              <w:divBdr>
                <w:top w:val="none" w:sz="0" w:space="0" w:color="auto"/>
                <w:left w:val="none" w:sz="0" w:space="0" w:color="auto"/>
                <w:bottom w:val="none" w:sz="0" w:space="0" w:color="auto"/>
                <w:right w:val="none" w:sz="0" w:space="0" w:color="auto"/>
              </w:divBdr>
            </w:div>
          </w:divsChild>
        </w:div>
        <w:div w:id="331644507">
          <w:marLeft w:val="0"/>
          <w:marRight w:val="0"/>
          <w:marTop w:val="0"/>
          <w:marBottom w:val="0"/>
          <w:divBdr>
            <w:top w:val="single" w:sz="2" w:space="0" w:color="E8E8E8"/>
            <w:left w:val="single" w:sz="2" w:space="0" w:color="E8E8E8"/>
            <w:bottom w:val="single" w:sz="2" w:space="0" w:color="E8E8E8"/>
            <w:right w:val="single" w:sz="2" w:space="0" w:color="E8E8E8"/>
          </w:divBdr>
          <w:divsChild>
            <w:div w:id="1412194108">
              <w:marLeft w:val="0"/>
              <w:marRight w:val="0"/>
              <w:marTop w:val="0"/>
              <w:marBottom w:val="0"/>
              <w:divBdr>
                <w:top w:val="none" w:sz="0" w:space="0" w:color="auto"/>
                <w:left w:val="none" w:sz="0" w:space="0" w:color="auto"/>
                <w:bottom w:val="none" w:sz="0" w:space="0" w:color="auto"/>
                <w:right w:val="none" w:sz="0" w:space="0" w:color="auto"/>
              </w:divBdr>
            </w:div>
          </w:divsChild>
        </w:div>
        <w:div w:id="482619385">
          <w:marLeft w:val="0"/>
          <w:marRight w:val="0"/>
          <w:marTop w:val="0"/>
          <w:marBottom w:val="0"/>
          <w:divBdr>
            <w:top w:val="single" w:sz="2" w:space="0" w:color="E8E8E8"/>
            <w:left w:val="single" w:sz="2" w:space="0" w:color="E8E8E8"/>
            <w:bottom w:val="single" w:sz="2" w:space="0" w:color="E8E8E8"/>
            <w:right w:val="single" w:sz="2" w:space="0" w:color="E8E8E8"/>
          </w:divBdr>
          <w:divsChild>
            <w:div w:id="1725250745">
              <w:marLeft w:val="0"/>
              <w:marRight w:val="0"/>
              <w:marTop w:val="0"/>
              <w:marBottom w:val="0"/>
              <w:divBdr>
                <w:top w:val="none" w:sz="0" w:space="0" w:color="auto"/>
                <w:left w:val="none" w:sz="0" w:space="0" w:color="auto"/>
                <w:bottom w:val="none" w:sz="0" w:space="0" w:color="auto"/>
                <w:right w:val="none" w:sz="0" w:space="0" w:color="auto"/>
              </w:divBdr>
            </w:div>
          </w:divsChild>
        </w:div>
        <w:div w:id="600258299">
          <w:marLeft w:val="0"/>
          <w:marRight w:val="0"/>
          <w:marTop w:val="0"/>
          <w:marBottom w:val="0"/>
          <w:divBdr>
            <w:top w:val="single" w:sz="2" w:space="0" w:color="E8E8E8"/>
            <w:left w:val="single" w:sz="2" w:space="0" w:color="E8E8E8"/>
            <w:bottom w:val="single" w:sz="2" w:space="0" w:color="E8E8E8"/>
            <w:right w:val="single" w:sz="2" w:space="0" w:color="E8E8E8"/>
          </w:divBdr>
          <w:divsChild>
            <w:div w:id="1612080536">
              <w:marLeft w:val="0"/>
              <w:marRight w:val="0"/>
              <w:marTop w:val="0"/>
              <w:marBottom w:val="0"/>
              <w:divBdr>
                <w:top w:val="none" w:sz="0" w:space="0" w:color="auto"/>
                <w:left w:val="none" w:sz="0" w:space="0" w:color="auto"/>
                <w:bottom w:val="none" w:sz="0" w:space="0" w:color="auto"/>
                <w:right w:val="none" w:sz="0" w:space="0" w:color="auto"/>
              </w:divBdr>
            </w:div>
          </w:divsChild>
        </w:div>
        <w:div w:id="668479700">
          <w:marLeft w:val="0"/>
          <w:marRight w:val="0"/>
          <w:marTop w:val="0"/>
          <w:marBottom w:val="0"/>
          <w:divBdr>
            <w:top w:val="single" w:sz="2" w:space="0" w:color="E8E8E8"/>
            <w:left w:val="single" w:sz="2" w:space="0" w:color="E8E8E8"/>
            <w:bottom w:val="single" w:sz="2" w:space="0" w:color="E8E8E8"/>
            <w:right w:val="single" w:sz="2" w:space="0" w:color="E8E8E8"/>
          </w:divBdr>
          <w:divsChild>
            <w:div w:id="792135354">
              <w:marLeft w:val="0"/>
              <w:marRight w:val="0"/>
              <w:marTop w:val="0"/>
              <w:marBottom w:val="0"/>
              <w:divBdr>
                <w:top w:val="none" w:sz="0" w:space="0" w:color="auto"/>
                <w:left w:val="none" w:sz="0" w:space="0" w:color="auto"/>
                <w:bottom w:val="none" w:sz="0" w:space="0" w:color="auto"/>
                <w:right w:val="none" w:sz="0" w:space="0" w:color="auto"/>
              </w:divBdr>
            </w:div>
          </w:divsChild>
        </w:div>
        <w:div w:id="695737134">
          <w:marLeft w:val="0"/>
          <w:marRight w:val="0"/>
          <w:marTop w:val="0"/>
          <w:marBottom w:val="0"/>
          <w:divBdr>
            <w:top w:val="single" w:sz="2" w:space="0" w:color="E8E8E8"/>
            <w:left w:val="single" w:sz="2" w:space="0" w:color="E8E8E8"/>
            <w:bottom w:val="single" w:sz="2" w:space="0" w:color="E8E8E8"/>
            <w:right w:val="single" w:sz="2" w:space="0" w:color="E8E8E8"/>
          </w:divBdr>
          <w:divsChild>
            <w:div w:id="1139034085">
              <w:marLeft w:val="0"/>
              <w:marRight w:val="0"/>
              <w:marTop w:val="0"/>
              <w:marBottom w:val="0"/>
              <w:divBdr>
                <w:top w:val="none" w:sz="0" w:space="0" w:color="auto"/>
                <w:left w:val="none" w:sz="0" w:space="0" w:color="auto"/>
                <w:bottom w:val="none" w:sz="0" w:space="0" w:color="auto"/>
                <w:right w:val="none" w:sz="0" w:space="0" w:color="auto"/>
              </w:divBdr>
            </w:div>
          </w:divsChild>
        </w:div>
        <w:div w:id="703405933">
          <w:marLeft w:val="0"/>
          <w:marRight w:val="0"/>
          <w:marTop w:val="0"/>
          <w:marBottom w:val="0"/>
          <w:divBdr>
            <w:top w:val="single" w:sz="2" w:space="0" w:color="E8E8E8"/>
            <w:left w:val="single" w:sz="2" w:space="0" w:color="E8E8E8"/>
            <w:bottom w:val="single" w:sz="2" w:space="0" w:color="E8E8E8"/>
            <w:right w:val="single" w:sz="2" w:space="0" w:color="E8E8E8"/>
          </w:divBdr>
          <w:divsChild>
            <w:div w:id="89159980">
              <w:marLeft w:val="0"/>
              <w:marRight w:val="0"/>
              <w:marTop w:val="0"/>
              <w:marBottom w:val="0"/>
              <w:divBdr>
                <w:top w:val="none" w:sz="0" w:space="0" w:color="auto"/>
                <w:left w:val="none" w:sz="0" w:space="0" w:color="auto"/>
                <w:bottom w:val="none" w:sz="0" w:space="0" w:color="auto"/>
                <w:right w:val="none" w:sz="0" w:space="0" w:color="auto"/>
              </w:divBdr>
            </w:div>
          </w:divsChild>
        </w:div>
        <w:div w:id="821039730">
          <w:marLeft w:val="0"/>
          <w:marRight w:val="0"/>
          <w:marTop w:val="0"/>
          <w:marBottom w:val="0"/>
          <w:divBdr>
            <w:top w:val="single" w:sz="2" w:space="0" w:color="E8E8E8"/>
            <w:left w:val="single" w:sz="2" w:space="0" w:color="E8E8E8"/>
            <w:bottom w:val="single" w:sz="2" w:space="0" w:color="E8E8E8"/>
            <w:right w:val="single" w:sz="2" w:space="0" w:color="E8E8E8"/>
          </w:divBdr>
          <w:divsChild>
            <w:div w:id="1136532043">
              <w:marLeft w:val="0"/>
              <w:marRight w:val="0"/>
              <w:marTop w:val="0"/>
              <w:marBottom w:val="0"/>
              <w:divBdr>
                <w:top w:val="none" w:sz="0" w:space="0" w:color="auto"/>
                <w:left w:val="none" w:sz="0" w:space="0" w:color="auto"/>
                <w:bottom w:val="none" w:sz="0" w:space="0" w:color="auto"/>
                <w:right w:val="none" w:sz="0" w:space="0" w:color="auto"/>
              </w:divBdr>
            </w:div>
          </w:divsChild>
        </w:div>
        <w:div w:id="937758414">
          <w:marLeft w:val="0"/>
          <w:marRight w:val="0"/>
          <w:marTop w:val="0"/>
          <w:marBottom w:val="0"/>
          <w:divBdr>
            <w:top w:val="single" w:sz="2" w:space="0" w:color="E8E8E8"/>
            <w:left w:val="single" w:sz="2" w:space="0" w:color="E8E8E8"/>
            <w:bottom w:val="single" w:sz="2" w:space="0" w:color="E8E8E8"/>
            <w:right w:val="single" w:sz="2" w:space="0" w:color="E8E8E8"/>
          </w:divBdr>
          <w:divsChild>
            <w:div w:id="1442530937">
              <w:marLeft w:val="0"/>
              <w:marRight w:val="0"/>
              <w:marTop w:val="0"/>
              <w:marBottom w:val="0"/>
              <w:divBdr>
                <w:top w:val="none" w:sz="0" w:space="0" w:color="auto"/>
                <w:left w:val="none" w:sz="0" w:space="0" w:color="auto"/>
                <w:bottom w:val="none" w:sz="0" w:space="0" w:color="auto"/>
                <w:right w:val="none" w:sz="0" w:space="0" w:color="auto"/>
              </w:divBdr>
            </w:div>
          </w:divsChild>
        </w:div>
        <w:div w:id="938371111">
          <w:marLeft w:val="0"/>
          <w:marRight w:val="0"/>
          <w:marTop w:val="0"/>
          <w:marBottom w:val="0"/>
          <w:divBdr>
            <w:top w:val="single" w:sz="2" w:space="0" w:color="000000"/>
            <w:left w:val="single" w:sz="2" w:space="0" w:color="000000"/>
            <w:bottom w:val="single" w:sz="2" w:space="0" w:color="000000"/>
            <w:right w:val="single" w:sz="2" w:space="0" w:color="000000"/>
          </w:divBdr>
          <w:divsChild>
            <w:div w:id="1054618572">
              <w:marLeft w:val="0"/>
              <w:marRight w:val="0"/>
              <w:marTop w:val="0"/>
              <w:marBottom w:val="0"/>
              <w:divBdr>
                <w:top w:val="none" w:sz="0" w:space="0" w:color="auto"/>
                <w:left w:val="none" w:sz="0" w:space="0" w:color="auto"/>
                <w:bottom w:val="none" w:sz="0" w:space="0" w:color="auto"/>
                <w:right w:val="none" w:sz="0" w:space="0" w:color="auto"/>
              </w:divBdr>
            </w:div>
          </w:divsChild>
        </w:div>
        <w:div w:id="1986423540">
          <w:marLeft w:val="0"/>
          <w:marRight w:val="0"/>
          <w:marTop w:val="0"/>
          <w:marBottom w:val="0"/>
          <w:divBdr>
            <w:top w:val="single" w:sz="2" w:space="0" w:color="E8E8E8"/>
            <w:left w:val="single" w:sz="2" w:space="0" w:color="E8E8E8"/>
            <w:bottom w:val="single" w:sz="2" w:space="0" w:color="E8E8E8"/>
            <w:right w:val="single" w:sz="2" w:space="0" w:color="E8E8E8"/>
          </w:divBdr>
          <w:divsChild>
            <w:div w:id="1465924238">
              <w:marLeft w:val="0"/>
              <w:marRight w:val="0"/>
              <w:marTop w:val="0"/>
              <w:marBottom w:val="0"/>
              <w:divBdr>
                <w:top w:val="none" w:sz="0" w:space="0" w:color="auto"/>
                <w:left w:val="none" w:sz="0" w:space="0" w:color="auto"/>
                <w:bottom w:val="none" w:sz="0" w:space="0" w:color="auto"/>
                <w:right w:val="none" w:sz="0" w:space="0" w:color="auto"/>
              </w:divBdr>
            </w:div>
          </w:divsChild>
        </w:div>
        <w:div w:id="2094011488">
          <w:marLeft w:val="0"/>
          <w:marRight w:val="0"/>
          <w:marTop w:val="0"/>
          <w:marBottom w:val="0"/>
          <w:divBdr>
            <w:top w:val="single" w:sz="2" w:space="0" w:color="000000"/>
            <w:left w:val="single" w:sz="2" w:space="0" w:color="000000"/>
            <w:bottom w:val="single" w:sz="2" w:space="0" w:color="000000"/>
            <w:right w:val="single" w:sz="2" w:space="0" w:color="000000"/>
          </w:divBdr>
          <w:divsChild>
            <w:div w:id="127771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3208">
      <w:bodyDiv w:val="1"/>
      <w:marLeft w:val="0"/>
      <w:marRight w:val="0"/>
      <w:marTop w:val="0"/>
      <w:marBottom w:val="0"/>
      <w:divBdr>
        <w:top w:val="none" w:sz="0" w:space="0" w:color="auto"/>
        <w:left w:val="none" w:sz="0" w:space="0" w:color="auto"/>
        <w:bottom w:val="none" w:sz="0" w:space="0" w:color="auto"/>
        <w:right w:val="none" w:sz="0" w:space="0" w:color="auto"/>
      </w:divBdr>
    </w:div>
    <w:div w:id="1260261001">
      <w:bodyDiv w:val="1"/>
      <w:marLeft w:val="0"/>
      <w:marRight w:val="0"/>
      <w:marTop w:val="0"/>
      <w:marBottom w:val="0"/>
      <w:divBdr>
        <w:top w:val="none" w:sz="0" w:space="0" w:color="auto"/>
        <w:left w:val="none" w:sz="0" w:space="0" w:color="auto"/>
        <w:bottom w:val="none" w:sz="0" w:space="0" w:color="auto"/>
        <w:right w:val="none" w:sz="0" w:space="0" w:color="auto"/>
      </w:divBdr>
    </w:div>
    <w:div w:id="1715814271">
      <w:bodyDiv w:val="1"/>
      <w:marLeft w:val="0"/>
      <w:marRight w:val="0"/>
      <w:marTop w:val="0"/>
      <w:marBottom w:val="0"/>
      <w:divBdr>
        <w:top w:val="none" w:sz="0" w:space="0" w:color="auto"/>
        <w:left w:val="none" w:sz="0" w:space="0" w:color="auto"/>
        <w:bottom w:val="none" w:sz="0" w:space="0" w:color="auto"/>
        <w:right w:val="none" w:sz="0" w:space="0" w:color="auto"/>
      </w:divBdr>
    </w:div>
    <w:div w:id="1783450409">
      <w:bodyDiv w:val="1"/>
      <w:marLeft w:val="0"/>
      <w:marRight w:val="0"/>
      <w:marTop w:val="0"/>
      <w:marBottom w:val="0"/>
      <w:divBdr>
        <w:top w:val="none" w:sz="0" w:space="0" w:color="auto"/>
        <w:left w:val="none" w:sz="0" w:space="0" w:color="auto"/>
        <w:bottom w:val="none" w:sz="0" w:space="0" w:color="auto"/>
        <w:right w:val="none" w:sz="0" w:space="0" w:color="auto"/>
      </w:divBdr>
    </w:div>
    <w:div w:id="1893879940">
      <w:bodyDiv w:val="1"/>
      <w:marLeft w:val="0"/>
      <w:marRight w:val="0"/>
      <w:marTop w:val="0"/>
      <w:marBottom w:val="0"/>
      <w:divBdr>
        <w:top w:val="none" w:sz="0" w:space="0" w:color="auto"/>
        <w:left w:val="none" w:sz="0" w:space="0" w:color="auto"/>
        <w:bottom w:val="none" w:sz="0" w:space="0" w:color="auto"/>
        <w:right w:val="none" w:sz="0" w:space="0" w:color="auto"/>
      </w:divBdr>
    </w:div>
    <w:div w:id="1906409117">
      <w:bodyDiv w:val="1"/>
      <w:marLeft w:val="0"/>
      <w:marRight w:val="0"/>
      <w:marTop w:val="0"/>
      <w:marBottom w:val="0"/>
      <w:divBdr>
        <w:top w:val="none" w:sz="0" w:space="0" w:color="auto"/>
        <w:left w:val="none" w:sz="0" w:space="0" w:color="auto"/>
        <w:bottom w:val="none" w:sz="0" w:space="0" w:color="auto"/>
        <w:right w:val="none" w:sz="0" w:space="0" w:color="auto"/>
      </w:divBdr>
    </w:div>
    <w:div w:id="1930578021">
      <w:bodyDiv w:val="1"/>
      <w:marLeft w:val="0"/>
      <w:marRight w:val="0"/>
      <w:marTop w:val="0"/>
      <w:marBottom w:val="0"/>
      <w:divBdr>
        <w:top w:val="none" w:sz="0" w:space="0" w:color="auto"/>
        <w:left w:val="none" w:sz="0" w:space="0" w:color="auto"/>
        <w:bottom w:val="none" w:sz="0" w:space="0" w:color="auto"/>
        <w:right w:val="none" w:sz="0" w:space="0" w:color="auto"/>
      </w:divBdr>
    </w:div>
    <w:div w:id="2063674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DA2A9E71884021439D98425EA1485905" ma:contentTypeVersion="13" ma:contentTypeDescription="Crie um novo documento." ma:contentTypeScope="" ma:versionID="51be3c3f1305ce0fda59ee068a5767ec">
  <xsd:schema xmlns:xsd="http://www.w3.org/2001/XMLSchema" xmlns:xs="http://www.w3.org/2001/XMLSchema" xmlns:p="http://schemas.microsoft.com/office/2006/metadata/properties" xmlns:ns2="76e3a3a8-a957-4ed9-ab03-2107386cabfe" xmlns:ns3="460d0b83-226b-4141-be71-81fae15e75f6" targetNamespace="http://schemas.microsoft.com/office/2006/metadata/properties" ma:root="true" ma:fieldsID="ba1d25c410da9dd6bfe4f55ad31560aa" ns2:_="" ns3:_="">
    <xsd:import namespace="76e3a3a8-a957-4ed9-ab03-2107386cabfe"/>
    <xsd:import namespace="460d0b83-226b-4141-be71-81fae15e75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e3a3a8-a957-4ed9-ab03-2107386ca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79a47a05-30c7-4e3a-83e8-a72346a22eb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0d0b83-226b-4141-be71-81fae15e75f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e29aa93-7902-41e2-ac58-831580ff7001}" ma:internalName="TaxCatchAll" ma:showField="CatchAllData" ma:web="460d0b83-226b-4141-be71-81fae15e75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6e3a3a8-a957-4ed9-ab03-2107386cabfe">
      <Terms xmlns="http://schemas.microsoft.com/office/infopath/2007/PartnerControls"/>
    </lcf76f155ced4ddcb4097134ff3c332f>
    <TaxCatchAll xmlns="460d0b83-226b-4141-be71-81fae15e75f6" xsi:nil="true"/>
  </documentManagement>
</p:properties>
</file>

<file path=customXml/itemProps1.xml><?xml version="1.0" encoding="utf-8"?>
<ds:datastoreItem xmlns:ds="http://schemas.openxmlformats.org/officeDocument/2006/customXml" ds:itemID="{EA3CE3B8-604B-489F-AF8A-C2483CAA052C}">
  <ds:schemaRefs>
    <ds:schemaRef ds:uri="http://schemas.openxmlformats.org/officeDocument/2006/bibliography"/>
  </ds:schemaRefs>
</ds:datastoreItem>
</file>

<file path=customXml/itemProps2.xml><?xml version="1.0" encoding="utf-8"?>
<ds:datastoreItem xmlns:ds="http://schemas.openxmlformats.org/officeDocument/2006/customXml" ds:itemID="{D0D214F7-CE56-4731-8B0D-E00A356998A2}"/>
</file>

<file path=customXml/itemProps3.xml><?xml version="1.0" encoding="utf-8"?>
<ds:datastoreItem xmlns:ds="http://schemas.openxmlformats.org/officeDocument/2006/customXml" ds:itemID="{9424F392-DFE5-46DD-8506-A5558B1A7C87}">
  <ds:schemaRefs>
    <ds:schemaRef ds:uri="http://schemas.microsoft.com/sharepoint/v3/contenttype/forms"/>
  </ds:schemaRefs>
</ds:datastoreItem>
</file>

<file path=customXml/itemProps4.xml><?xml version="1.0" encoding="utf-8"?>
<ds:datastoreItem xmlns:ds="http://schemas.openxmlformats.org/officeDocument/2006/customXml" ds:itemID="{33474597-FF45-467C-A342-B8008311C712}">
  <ds:schemaRefs>
    <ds:schemaRef ds:uri="http://schemas.microsoft.com/office/2006/metadata/properties"/>
    <ds:schemaRef ds:uri="http://schemas.microsoft.com/office/infopath/2007/PartnerControls"/>
    <ds:schemaRef ds:uri="32f0d4ce-8bb0-459d-92c1-06b653461e6a"/>
    <ds:schemaRef ds:uri="773b8bd2-7f57-461f-a582-e4b5ca31dc27"/>
  </ds:schemaRefs>
</ds:datastoreItem>
</file>

<file path=docMetadata/LabelInfo.xml><?xml version="1.0" encoding="utf-8"?>
<clbl:labelList xmlns:clbl="http://schemas.microsoft.com/office/2020/mipLabelMetadata">
  <clbl:label id="{ab4fbf03-83ba-4139-a617-50f960538fdc}" enabled="1" method="Privileged" siteId="{7e2324c6-6925-427e-b56d-4e6eda16752a}" removed="0"/>
</clbl:labelList>
</file>

<file path=docProps/app.xml><?xml version="1.0" encoding="utf-8"?>
<Properties xmlns="http://schemas.openxmlformats.org/officeDocument/2006/extended-properties" xmlns:vt="http://schemas.openxmlformats.org/officeDocument/2006/docPropsVTypes">
  <Template>Normal.dotm</Template>
  <TotalTime>43</TotalTime>
  <Pages>47</Pages>
  <Words>16076</Words>
  <Characters>89228</Characters>
  <Application>Microsoft Office Word</Application>
  <DocSecurity>0</DocSecurity>
  <Lines>2974</Lines>
  <Paragraphs>658</Paragraphs>
  <ScaleCrop>false</ScaleCrop>
  <Company/>
  <LinksUpToDate>false</LinksUpToDate>
  <CharactersWithSpaces>104646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Conrado da Silveira Frezza</dc:creator>
  <cp:keywords/>
  <cp:lastModifiedBy>Isabela Alves Pereira Oliveira</cp:lastModifiedBy>
  <cp:revision>27</cp:revision>
  <cp:lastPrinted>2024-08-16T02:35:00Z</cp:lastPrinted>
  <dcterms:created xsi:type="dcterms:W3CDTF">2025-09-12T22:36:00Z</dcterms:created>
  <dcterms:modified xsi:type="dcterms:W3CDTF">2025-10-18T16:07:00Z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0x010100DA2A9E71884021439D98425EA1485905</vt:lpwstr>
  </property>
  <property fmtid="{D5CDD505-2E9C-101B-9397-08002B2CF9AE}" pid="3" name="MediaServiceImageTags">
    <vt:lpwstr/>
  </property>
</Properties>
</file>